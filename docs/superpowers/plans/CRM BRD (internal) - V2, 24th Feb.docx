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ins w:author="Rushikesh Kasav" w:id="1" w:date="2026-04-08T09:48:54Z">
        <w:r w:rsidDel="00000000" w:rsidR="00000000" w:rsidRPr="00000000">
          <w:rPr>
            <w:b w:val="1"/>
            <w:bCs w:val="1"/>
            <w:color w:val="2563eb"/>
            <w:sz w:val="28"/>
            <w:szCs w:val="28"/>
            <w:rtl w:val="0"/>
            <w:rPrChange w:author="Rushikesh Kasav" w:id="2" w:date="2026-04-08T09:48:54Z">
              <w:rPr/>
            </w:rPrChange>
          </w:rPr>
          <w:t xml:space="preserve"> </w:t>
        </w:r>
      </w:ins>
      <w:r w:rsidDel="00000000" w:rsidR="00000000" w:rsidRPr="00000000">
        <w:rPr>
          <w:b w:val="1"/>
          <w:bCs w:val="1"/>
          <w:color w:val="2563eb"/>
          <w:sz w:val="28"/>
          <w:szCs w:val="28"/>
          <w:rtl w:val="0"/>
        </w:rPr>
        <w:t xml:space="preserve">Dashboard_Button Schema</w:t>
      </w:r>
      <w:r w:rsidDel="00000000" w:rsidR="00000000" w:rsidRPr="00000000">
        <w:rPr>
          <w:rtl w:val="0"/>
        </w:rPr>
      </w:r>
    </w:p>
    <w:p w:rsidR="00000000" w:rsidDel="00000000" w:rsidP="00000000" w:rsidRDefault="00000000" w:rsidRPr="00000000" w14:paraId="00000002">
      <w:pPr>
        <w:pStyle w:val="Heading2"/>
        <w:keepNext w:val="0"/>
        <w:keepLines w:val="0"/>
        <w:spacing w:after="180" w:before="180" w:line="240" w:lineRule="auto"/>
        <w:rPr>
          <w:sz w:val="28"/>
          <w:szCs w:val="28"/>
        </w:rPr>
      </w:pPr>
      <w:r w:rsidDel="00000000" w:rsidR="00000000" w:rsidRPr="00000000">
        <w:rPr>
          <w:sz w:val="28"/>
          <w:szCs w:val="28"/>
          <w:rtl w:val="0"/>
        </w:rPr>
        <w:t xml:space="preserve">Button Functions &amp; User Interactions</w:t>
      </w:r>
    </w:p>
    <w:p w:rsidR="00000000" w:rsidDel="00000000" w:rsidP="00000000" w:rsidRDefault="00000000" w:rsidRPr="00000000" w14:paraId="00000003">
      <w:pPr>
        <w:pStyle w:val="Heading3"/>
        <w:keepNext w:val="0"/>
        <w:keepLines w:val="0"/>
        <w:spacing w:after="160" w:before="160" w:line="240" w:lineRule="auto"/>
        <w:rPr>
          <w:b w:val="1"/>
          <w:bCs w:val="1"/>
          <w:color w:val="3b82f6"/>
          <w:sz w:val="26"/>
          <w:szCs w:val="26"/>
        </w:rPr>
      </w:pPr>
      <w:bookmarkStart w:colFirst="0" w:colLast="0" w:name="_kq7da0zf3j93" w:id="0"/>
      <w:bookmarkEnd w:id="0"/>
      <w:r w:rsidDel="00000000" w:rsidR="00000000" w:rsidRPr="00000000">
        <w:rPr>
          <w:b w:val="1"/>
          <w:bCs w:val="1"/>
          <w:color w:val="3b82f6"/>
          <w:sz w:val="26"/>
          <w:szCs w:val="26"/>
          <w:rtl w:val="0"/>
        </w:rPr>
        <w:t xml:space="preserve">Top Menu Action Buttons</w:t>
      </w:r>
    </w:p>
    <w:p w:rsidR="00000000" w:rsidDel="00000000" w:rsidP="00000000" w:rsidRDefault="00000000" w:rsidRPr="00000000" w14:paraId="00000004">
      <w:pPr>
        <w:numPr>
          <w:ilvl w:val="0"/>
          <w:numId w:val="6"/>
        </w:numPr>
        <w:spacing w:line="240" w:lineRule="auto"/>
        <w:ind w:left="720" w:hanging="360"/>
        <w:rPr>
          <w:b w:val="1"/>
          <w:bCs w:val="1"/>
          <w:sz w:val="24"/>
          <w:szCs w:val="24"/>
          <w:shd w:fill="b6d7a8" w:val="clear"/>
        </w:rPr>
      </w:pPr>
      <w:r w:rsidDel="00000000" w:rsidR="00000000" w:rsidRPr="00000000">
        <w:rPr>
          <w:b w:val="1"/>
          <w:bCs w:val="1"/>
          <w:sz w:val="24"/>
          <w:szCs w:val="24"/>
          <w:u w:val="single"/>
          <w:shd w:fill="b6d7a8" w:val="clear"/>
          <w:rtl w:val="0"/>
        </w:rPr>
        <w:t xml:space="preserve">SEARCH BAR</w:t>
      </w:r>
    </w:p>
    <w:p w:rsidR="00000000" w:rsidDel="00000000" w:rsidP="00000000" w:rsidRDefault="00000000" w:rsidRPr="00000000" w14:paraId="00000005">
      <w:pPr>
        <w:spacing w:line="240" w:lineRule="auto"/>
        <w:ind w:firstLine="720"/>
        <w:rPr>
          <w:sz w:val="24"/>
          <w:szCs w:val="24"/>
        </w:rPr>
      </w:pPr>
      <w:r w:rsidDel="00000000" w:rsidR="00000000" w:rsidRPr="00000000">
        <w:rPr>
          <w:sz w:val="24"/>
          <w:szCs w:val="24"/>
          <w:rtl w:val="0"/>
        </w:rPr>
        <w:t xml:space="preserve">Purpose: Global search across dealer’s ecosystem.</w:t>
      </w:r>
    </w:p>
    <w:p w:rsidR="00000000" w:rsidDel="00000000" w:rsidP="00000000" w:rsidRDefault="00000000" w:rsidRPr="00000000" w14:paraId="00000006">
      <w:pPr>
        <w:spacing w:line="240" w:lineRule="auto"/>
        <w:ind w:firstLine="720"/>
        <w:rPr>
          <w:sz w:val="24"/>
          <w:szCs w:val="24"/>
        </w:rPr>
      </w:pPr>
      <w:r w:rsidDel="00000000" w:rsidR="00000000" w:rsidRPr="00000000">
        <w:rPr>
          <w:sz w:val="24"/>
          <w:szCs w:val="24"/>
          <w:rtl w:val="0"/>
        </w:rPr>
        <w:t xml:space="preserve">Workflow:</w:t>
      </w:r>
    </w:p>
    <w:p w:rsidR="00000000" w:rsidDel="00000000" w:rsidP="00000000" w:rsidRDefault="00000000" w:rsidRPr="00000000" w14:paraId="00000007">
      <w:pPr>
        <w:numPr>
          <w:ilvl w:val="0"/>
          <w:numId w:val="69"/>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Click → Open global search overlay</w:t>
      </w:r>
    </w:p>
    <w:p w:rsidR="00000000" w:rsidDel="00000000" w:rsidP="00000000" w:rsidRDefault="00000000" w:rsidRPr="00000000" w14:paraId="00000008">
      <w:pPr>
        <w:numPr>
          <w:ilvl w:val="0"/>
          <w:numId w:val="69"/>
        </w:numPr>
        <w:spacing w:line="240" w:lineRule="auto"/>
        <w:ind w:left="720" w:hanging="360"/>
        <w:rPr>
          <w:sz w:val="24"/>
          <w:szCs w:val="24"/>
        </w:rPr>
      </w:pPr>
      <w:r w:rsidDel="00000000" w:rsidR="00000000" w:rsidRPr="00000000">
        <w:rPr>
          <w:sz w:val="24"/>
          <w:szCs w:val="24"/>
          <w:rtl w:val="0"/>
        </w:rPr>
        <w:t xml:space="preserve">Real-time search (debounced API)</w:t>
      </w:r>
    </w:p>
    <w:p w:rsidR="00000000" w:rsidDel="00000000" w:rsidP="00000000" w:rsidRDefault="00000000" w:rsidRPr="00000000" w14:paraId="00000009">
      <w:pPr>
        <w:numPr>
          <w:ilvl w:val="0"/>
          <w:numId w:val="69"/>
        </w:numPr>
        <w:spacing w:line="240" w:lineRule="auto"/>
        <w:ind w:left="720" w:hanging="360"/>
        <w:rPr>
          <w:sz w:val="24"/>
          <w:szCs w:val="24"/>
        </w:rPr>
      </w:pPr>
      <w:r w:rsidDel="00000000" w:rsidR="00000000" w:rsidRPr="00000000">
        <w:rPr>
          <w:sz w:val="24"/>
          <w:szCs w:val="24"/>
          <w:rtl w:val="0"/>
        </w:rPr>
        <w:t xml:space="preserve">Show categorized results:</w:t>
      </w:r>
    </w:p>
    <w:p w:rsidR="00000000" w:rsidDel="00000000" w:rsidP="00000000" w:rsidRDefault="00000000" w:rsidRPr="00000000" w14:paraId="0000000A">
      <w:pPr>
        <w:numPr>
          <w:ilvl w:val="0"/>
          <w:numId w:val="57"/>
        </w:numPr>
        <w:spacing w:line="240" w:lineRule="auto"/>
        <w:ind w:left="1440" w:hanging="360"/>
        <w:rPr>
          <w:sz w:val="24"/>
          <w:szCs w:val="24"/>
        </w:rPr>
      </w:pPr>
      <w:r w:rsidDel="00000000" w:rsidR="00000000" w:rsidRPr="00000000">
        <w:rPr>
          <w:sz w:val="24"/>
          <w:szCs w:val="24"/>
          <w:rtl w:val="0"/>
        </w:rPr>
        <w:t xml:space="preserve">Leads</w:t>
      </w:r>
    </w:p>
    <w:p w:rsidR="00000000" w:rsidDel="00000000" w:rsidP="00000000" w:rsidRDefault="00000000" w:rsidRPr="00000000" w14:paraId="0000000B">
      <w:pPr>
        <w:numPr>
          <w:ilvl w:val="0"/>
          <w:numId w:val="57"/>
        </w:numPr>
        <w:spacing w:line="240" w:lineRule="auto"/>
        <w:ind w:left="1440" w:hanging="360"/>
        <w:rPr>
          <w:sz w:val="24"/>
          <w:szCs w:val="24"/>
        </w:rPr>
      </w:pPr>
      <w:r w:rsidDel="00000000" w:rsidR="00000000" w:rsidRPr="00000000">
        <w:rPr>
          <w:sz w:val="24"/>
          <w:szCs w:val="24"/>
          <w:rtl w:val="0"/>
        </w:rPr>
        <w:t xml:space="preserve">Loans</w:t>
      </w:r>
    </w:p>
    <w:p w:rsidR="00000000" w:rsidDel="00000000" w:rsidP="00000000" w:rsidRDefault="00000000" w:rsidRPr="00000000" w14:paraId="0000000C">
      <w:pPr>
        <w:numPr>
          <w:ilvl w:val="0"/>
          <w:numId w:val="57"/>
        </w:numPr>
        <w:spacing w:line="240" w:lineRule="auto"/>
        <w:ind w:left="1440" w:hanging="360"/>
        <w:rPr>
          <w:sz w:val="24"/>
          <w:szCs w:val="24"/>
        </w:rPr>
      </w:pPr>
      <w:r w:rsidDel="00000000" w:rsidR="00000000" w:rsidRPr="00000000">
        <w:rPr>
          <w:sz w:val="24"/>
          <w:szCs w:val="24"/>
          <w:rtl w:val="0"/>
        </w:rPr>
        <w:t xml:space="preserve">Assets</w:t>
      </w:r>
    </w:p>
    <w:p w:rsidR="00000000" w:rsidDel="00000000" w:rsidP="00000000" w:rsidRDefault="00000000" w:rsidRPr="00000000" w14:paraId="0000000D">
      <w:pPr>
        <w:numPr>
          <w:ilvl w:val="0"/>
          <w:numId w:val="57"/>
        </w:numPr>
        <w:spacing w:line="240" w:lineRule="auto"/>
        <w:ind w:left="1440" w:hanging="360"/>
        <w:rPr>
          <w:sz w:val="24"/>
          <w:szCs w:val="24"/>
        </w:rPr>
      </w:pPr>
      <w:r w:rsidDel="00000000" w:rsidR="00000000" w:rsidRPr="00000000">
        <w:rPr>
          <w:sz w:val="24"/>
          <w:szCs w:val="24"/>
          <w:rtl w:val="0"/>
        </w:rPr>
        <w:t xml:space="preserve">Inventory</w:t>
      </w:r>
    </w:p>
    <w:p w:rsidR="00000000" w:rsidDel="00000000" w:rsidP="00000000" w:rsidRDefault="00000000" w:rsidRPr="00000000" w14:paraId="0000000E">
      <w:pPr>
        <w:numPr>
          <w:ilvl w:val="0"/>
          <w:numId w:val="57"/>
        </w:numPr>
        <w:spacing w:line="240" w:lineRule="auto"/>
        <w:ind w:left="1440" w:hanging="360"/>
        <w:rPr>
          <w:sz w:val="24"/>
          <w:szCs w:val="24"/>
        </w:rPr>
      </w:pPr>
      <w:r w:rsidDel="00000000" w:rsidR="00000000" w:rsidRPr="00000000">
        <w:rPr>
          <w:sz w:val="24"/>
          <w:szCs w:val="24"/>
          <w:rtl w:val="0"/>
        </w:rPr>
        <w:t xml:space="preserve">Campaigns</w:t>
      </w:r>
    </w:p>
    <w:p w:rsidR="00000000" w:rsidDel="00000000" w:rsidP="00000000" w:rsidRDefault="00000000" w:rsidRPr="00000000" w14:paraId="0000000F">
      <w:pPr>
        <w:numPr>
          <w:ilvl w:val="0"/>
          <w:numId w:val="57"/>
        </w:numPr>
        <w:spacing w:line="240" w:lineRule="auto"/>
        <w:ind w:left="1440" w:hanging="360"/>
        <w:rPr>
          <w:sz w:val="24"/>
          <w:szCs w:val="24"/>
        </w:rPr>
      </w:pPr>
      <w:r w:rsidDel="00000000" w:rsidR="00000000" w:rsidRPr="00000000">
        <w:rPr>
          <w:sz w:val="24"/>
          <w:szCs w:val="24"/>
          <w:rtl w:val="0"/>
        </w:rPr>
        <w:t xml:space="preserve">Customers</w:t>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numPr>
          <w:ilvl w:val="0"/>
          <w:numId w:val="54"/>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Each result clickable → redirect to respective module page</w:t>
      </w:r>
    </w:p>
    <w:p w:rsidR="00000000" w:rsidDel="00000000" w:rsidP="00000000" w:rsidRDefault="00000000" w:rsidRPr="00000000" w14:paraId="00000012">
      <w:pPr>
        <w:numPr>
          <w:ilvl w:val="0"/>
          <w:numId w:val="54"/>
        </w:numPr>
        <w:spacing w:line="240" w:lineRule="auto"/>
        <w:ind w:left="720" w:hanging="360"/>
        <w:rPr>
          <w:sz w:val="24"/>
          <w:szCs w:val="24"/>
        </w:rPr>
      </w:pPr>
      <w:r w:rsidDel="00000000" w:rsidR="00000000" w:rsidRPr="00000000">
        <w:rPr>
          <w:sz w:val="24"/>
          <w:szCs w:val="24"/>
          <w:rtl w:val="0"/>
        </w:rPr>
        <w:t xml:space="preserve">Search parameters supported:</w:t>
      </w:r>
    </w:p>
    <w:p w:rsidR="00000000" w:rsidDel="00000000" w:rsidP="00000000" w:rsidRDefault="00000000" w:rsidRPr="00000000" w14:paraId="00000013">
      <w:pPr>
        <w:numPr>
          <w:ilvl w:val="1"/>
          <w:numId w:val="54"/>
        </w:numPr>
        <w:spacing w:line="240" w:lineRule="auto"/>
        <w:ind w:left="1440" w:hanging="360"/>
        <w:rPr>
          <w:sz w:val="24"/>
          <w:szCs w:val="24"/>
        </w:rPr>
      </w:pPr>
      <w:r w:rsidDel="00000000" w:rsidR="00000000" w:rsidRPr="00000000">
        <w:rPr>
          <w:sz w:val="24"/>
          <w:szCs w:val="24"/>
          <w:rtl w:val="0"/>
        </w:rPr>
        <w:t xml:space="preserve">Customer Name</w:t>
      </w:r>
    </w:p>
    <w:p w:rsidR="00000000" w:rsidDel="00000000" w:rsidP="00000000" w:rsidRDefault="00000000" w:rsidRPr="00000000" w14:paraId="00000014">
      <w:pPr>
        <w:numPr>
          <w:ilvl w:val="1"/>
          <w:numId w:val="54"/>
        </w:numPr>
        <w:spacing w:line="240" w:lineRule="auto"/>
        <w:ind w:left="1440" w:hanging="360"/>
        <w:rPr>
          <w:sz w:val="24"/>
          <w:szCs w:val="24"/>
        </w:rPr>
      </w:pPr>
      <w:r w:rsidDel="00000000" w:rsidR="00000000" w:rsidRPr="00000000">
        <w:rPr>
          <w:sz w:val="24"/>
          <w:szCs w:val="24"/>
          <w:rtl w:val="0"/>
        </w:rPr>
        <w:t xml:space="preserve">Mobile Number</w:t>
      </w:r>
    </w:p>
    <w:p w:rsidR="00000000" w:rsidDel="00000000" w:rsidP="00000000" w:rsidRDefault="00000000" w:rsidRPr="00000000" w14:paraId="00000015">
      <w:pPr>
        <w:numPr>
          <w:ilvl w:val="1"/>
          <w:numId w:val="54"/>
        </w:numPr>
        <w:spacing w:line="240" w:lineRule="auto"/>
        <w:ind w:left="1440" w:hanging="360"/>
        <w:rPr>
          <w:sz w:val="24"/>
          <w:szCs w:val="24"/>
        </w:rPr>
      </w:pPr>
      <w:r w:rsidDel="00000000" w:rsidR="00000000" w:rsidRPr="00000000">
        <w:rPr>
          <w:sz w:val="24"/>
          <w:szCs w:val="24"/>
          <w:rtl w:val="0"/>
        </w:rPr>
        <w:t xml:space="preserve">Lead ID</w:t>
      </w:r>
    </w:p>
    <w:p w:rsidR="00000000" w:rsidDel="00000000" w:rsidP="00000000" w:rsidRDefault="00000000" w:rsidRPr="00000000" w14:paraId="00000016">
      <w:pPr>
        <w:numPr>
          <w:ilvl w:val="1"/>
          <w:numId w:val="54"/>
        </w:numPr>
        <w:spacing w:line="240" w:lineRule="auto"/>
        <w:ind w:left="1440" w:hanging="360"/>
        <w:rPr>
          <w:sz w:val="24"/>
          <w:szCs w:val="24"/>
        </w:rPr>
      </w:pPr>
      <w:r w:rsidDel="00000000" w:rsidR="00000000" w:rsidRPr="00000000">
        <w:rPr>
          <w:sz w:val="24"/>
          <w:szCs w:val="24"/>
          <w:rtl w:val="0"/>
        </w:rPr>
        <w:t xml:space="preserve">Loan ID</w:t>
      </w:r>
    </w:p>
    <w:p w:rsidR="00000000" w:rsidDel="00000000" w:rsidP="00000000" w:rsidRDefault="00000000" w:rsidRPr="00000000" w14:paraId="00000017">
      <w:pPr>
        <w:numPr>
          <w:ilvl w:val="1"/>
          <w:numId w:val="54"/>
        </w:numPr>
        <w:spacing w:line="240" w:lineRule="auto"/>
        <w:ind w:left="1440" w:hanging="360"/>
        <w:rPr>
          <w:sz w:val="24"/>
          <w:szCs w:val="24"/>
        </w:rPr>
      </w:pPr>
      <w:r w:rsidDel="00000000" w:rsidR="00000000" w:rsidRPr="00000000">
        <w:rPr>
          <w:sz w:val="24"/>
          <w:szCs w:val="24"/>
          <w:rtl w:val="0"/>
        </w:rPr>
        <w:t xml:space="preserve">Asset ID</w:t>
      </w:r>
    </w:p>
    <w:p w:rsidR="00000000" w:rsidDel="00000000" w:rsidP="00000000" w:rsidRDefault="00000000" w:rsidRPr="00000000" w14:paraId="00000018">
      <w:pPr>
        <w:numPr>
          <w:ilvl w:val="1"/>
          <w:numId w:val="54"/>
        </w:numPr>
        <w:spacing w:line="240" w:lineRule="auto"/>
        <w:ind w:left="1440" w:hanging="360"/>
        <w:rPr>
          <w:sz w:val="24"/>
          <w:szCs w:val="24"/>
        </w:rPr>
      </w:pPr>
      <w:r w:rsidDel="00000000" w:rsidR="00000000" w:rsidRPr="00000000">
        <w:rPr>
          <w:sz w:val="24"/>
          <w:szCs w:val="24"/>
          <w:rtl w:val="0"/>
        </w:rPr>
        <w:t xml:space="preserve">Campaign ID</w:t>
      </w:r>
    </w:p>
    <w:p w:rsidR="00000000" w:rsidDel="00000000" w:rsidP="00000000" w:rsidRDefault="00000000" w:rsidRPr="00000000" w14:paraId="00000019">
      <w:pPr>
        <w:numPr>
          <w:ilvl w:val="1"/>
          <w:numId w:val="54"/>
        </w:numPr>
        <w:spacing w:line="240" w:lineRule="auto"/>
        <w:ind w:left="1440" w:hanging="360"/>
        <w:rPr>
          <w:sz w:val="24"/>
          <w:szCs w:val="24"/>
        </w:rPr>
      </w:pPr>
      <w:r w:rsidDel="00000000" w:rsidR="00000000" w:rsidRPr="00000000">
        <w:rPr>
          <w:sz w:val="24"/>
          <w:szCs w:val="24"/>
          <w:rtl w:val="0"/>
        </w:rPr>
        <w:t xml:space="preserve">Inventory ID</w:t>
      </w:r>
    </w:p>
    <w:p w:rsidR="00000000" w:rsidDel="00000000" w:rsidP="00000000" w:rsidRDefault="00000000" w:rsidRPr="00000000" w14:paraId="0000001A">
      <w:pPr>
        <w:numPr>
          <w:ilvl w:val="1"/>
          <w:numId w:val="54"/>
        </w:numPr>
        <w:spacing w:line="240" w:lineRule="auto"/>
        <w:ind w:left="1440" w:hanging="360"/>
        <w:rPr>
          <w:sz w:val="24"/>
          <w:szCs w:val="24"/>
        </w:rPr>
      </w:pPr>
      <w:r w:rsidDel="00000000" w:rsidR="00000000" w:rsidRPr="00000000">
        <w:rPr>
          <w:sz w:val="24"/>
          <w:szCs w:val="24"/>
          <w:rtl w:val="0"/>
        </w:rPr>
        <w:t xml:space="preserve">Service ticket ID</w:t>
      </w:r>
    </w:p>
    <w:p w:rsidR="00000000" w:rsidDel="00000000" w:rsidP="00000000" w:rsidRDefault="00000000" w:rsidRPr="00000000" w14:paraId="0000001B">
      <w:pPr>
        <w:numPr>
          <w:ilvl w:val="0"/>
          <w:numId w:val="54"/>
        </w:numPr>
        <w:spacing w:line="240" w:lineRule="auto"/>
        <w:ind w:left="720" w:hanging="360"/>
        <w:rPr>
          <w:sz w:val="24"/>
          <w:szCs w:val="24"/>
        </w:rPr>
      </w:pPr>
      <w:r w:rsidDel="00000000" w:rsidR="00000000" w:rsidRPr="00000000">
        <w:rPr>
          <w:sz w:val="24"/>
          <w:szCs w:val="24"/>
          <w:rtl w:val="0"/>
        </w:rPr>
        <w:t xml:space="preserve">Add:</w:t>
      </w:r>
    </w:p>
    <w:p w:rsidR="00000000" w:rsidDel="00000000" w:rsidP="00000000" w:rsidRDefault="00000000" w:rsidRPr="00000000" w14:paraId="0000001C">
      <w:pPr>
        <w:numPr>
          <w:ilvl w:val="1"/>
          <w:numId w:val="54"/>
        </w:numPr>
        <w:spacing w:line="240" w:lineRule="auto"/>
        <w:ind w:left="1440" w:hanging="360"/>
        <w:rPr>
          <w:sz w:val="24"/>
          <w:szCs w:val="24"/>
        </w:rPr>
      </w:pPr>
      <w:r w:rsidDel="00000000" w:rsidR="00000000" w:rsidRPr="00000000">
        <w:rPr>
          <w:sz w:val="24"/>
          <w:szCs w:val="24"/>
          <w:rtl w:val="0"/>
        </w:rPr>
        <w:t xml:space="preserve">Recent searches</w:t>
      </w:r>
    </w:p>
    <w:p w:rsidR="00000000" w:rsidDel="00000000" w:rsidP="00000000" w:rsidRDefault="00000000" w:rsidRPr="00000000" w14:paraId="0000001D">
      <w:pPr>
        <w:numPr>
          <w:ilvl w:val="1"/>
          <w:numId w:val="54"/>
        </w:numPr>
        <w:spacing w:line="240" w:lineRule="auto"/>
        <w:ind w:left="1440" w:hanging="360"/>
        <w:rPr>
          <w:sz w:val="24"/>
          <w:szCs w:val="24"/>
        </w:rPr>
      </w:pPr>
      <w:r w:rsidDel="00000000" w:rsidR="00000000" w:rsidRPr="00000000">
        <w:rPr>
          <w:sz w:val="24"/>
          <w:szCs w:val="24"/>
          <w:rtl w:val="0"/>
        </w:rPr>
        <w:t xml:space="preserve">Fuzzy search</w:t>
      </w:r>
    </w:p>
    <w:p w:rsidR="00000000" w:rsidDel="00000000" w:rsidP="00000000" w:rsidRDefault="00000000" w:rsidRPr="00000000" w14:paraId="0000001E">
      <w:pPr>
        <w:pStyle w:val="Heading2"/>
        <w:keepNext w:val="0"/>
        <w:keepLines w:val="0"/>
        <w:spacing w:after="80" w:line="240" w:lineRule="auto"/>
        <w:rPr>
          <w:b w:val="1"/>
          <w:bCs w:val="1"/>
          <w:sz w:val="34"/>
          <w:szCs w:val="34"/>
          <w:shd w:fill="b6d7a8" w:val="clear"/>
        </w:rPr>
      </w:pPr>
      <w:bookmarkStart w:colFirst="0" w:colLast="0" w:name="_foai704dfzmw" w:id="1"/>
      <w:bookmarkEnd w:id="1"/>
      <w:r w:rsidDel="00000000" w:rsidR="00000000" w:rsidRPr="00000000">
        <w:rPr>
          <w:b w:val="1"/>
          <w:bCs w:val="1"/>
          <w:sz w:val="24"/>
          <w:szCs w:val="24"/>
          <w:shd w:fill="b6d7a8" w:val="clear"/>
          <w:rtl w:val="0"/>
        </w:rPr>
        <w:t xml:space="preserve">2. Dealer Profile Dropdown</w:t>
      </w:r>
      <w:r w:rsidDel="00000000" w:rsidR="00000000" w:rsidRPr="00000000">
        <w:rPr>
          <w:rtl w:val="0"/>
        </w:rPr>
      </w:r>
    </w:p>
    <w:p w:rsidR="00000000" w:rsidDel="00000000" w:rsidP="00000000" w:rsidRDefault="00000000" w:rsidRPr="00000000" w14:paraId="0000001F">
      <w:pPr>
        <w:pStyle w:val="Heading2"/>
        <w:keepNext w:val="0"/>
        <w:keepLines w:val="0"/>
        <w:spacing w:after="80" w:line="240" w:lineRule="auto"/>
        <w:rPr>
          <w:b w:val="1"/>
          <w:bCs w:val="1"/>
          <w:sz w:val="28"/>
          <w:szCs w:val="28"/>
        </w:rPr>
      </w:pPr>
      <w:bookmarkStart w:colFirst="0" w:colLast="0" w:name="_i2iyh7junc0t" w:id="2"/>
      <w:bookmarkEnd w:id="2"/>
      <w:r w:rsidDel="00000000" w:rsidR="00000000" w:rsidRPr="00000000">
        <w:rPr>
          <w:b w:val="1"/>
          <w:bCs w:val="1"/>
          <w:sz w:val="28"/>
          <w:szCs w:val="28"/>
          <w:rtl w:val="0"/>
        </w:rPr>
        <w:t xml:space="preserve">Flow</w:t>
      </w:r>
    </w:p>
    <w:p w:rsidR="00000000" w:rsidDel="00000000" w:rsidP="00000000" w:rsidRDefault="00000000" w:rsidRPr="00000000" w14:paraId="00000020">
      <w:pPr>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Click → dropdown:</w:t>
      </w:r>
    </w:p>
    <w:p w:rsidR="00000000" w:rsidDel="00000000" w:rsidP="00000000" w:rsidRDefault="00000000" w:rsidRPr="00000000" w14:paraId="00000021">
      <w:pPr>
        <w:numPr>
          <w:ilvl w:val="0"/>
          <w:numId w:val="101"/>
        </w:numPr>
        <w:spacing w:after="0" w:afterAutospacing="0" w:before="240" w:line="240" w:lineRule="auto"/>
        <w:ind w:left="720" w:hanging="360"/>
        <w:rPr>
          <w:sz w:val="24"/>
          <w:szCs w:val="24"/>
        </w:rPr>
      </w:pPr>
      <w:r w:rsidDel="00000000" w:rsidR="00000000" w:rsidRPr="00000000">
        <w:rPr>
          <w:sz w:val="24"/>
          <w:szCs w:val="24"/>
          <w:rtl w:val="0"/>
        </w:rPr>
        <w:t xml:space="preserve">View Profile</w:t>
      </w:r>
    </w:p>
    <w:p w:rsidR="00000000" w:rsidDel="00000000" w:rsidP="00000000" w:rsidRDefault="00000000" w:rsidRPr="00000000" w14:paraId="00000022">
      <w:pPr>
        <w:numPr>
          <w:ilvl w:val="0"/>
          <w:numId w:val="101"/>
        </w:numPr>
        <w:spacing w:after="0" w:afterAutospacing="0" w:before="0" w:beforeAutospacing="0" w:line="240" w:lineRule="auto"/>
        <w:ind w:left="720" w:hanging="360"/>
        <w:rPr>
          <w:sz w:val="24"/>
          <w:szCs w:val="24"/>
        </w:rPr>
      </w:pPr>
      <w:r w:rsidDel="00000000" w:rsidR="00000000" w:rsidRPr="00000000">
        <w:rPr>
          <w:sz w:val="24"/>
          <w:szCs w:val="24"/>
          <w:rtl w:val="0"/>
        </w:rPr>
        <w:t xml:space="preserve">Change Password</w:t>
      </w:r>
    </w:p>
    <w:p w:rsidR="00000000" w:rsidDel="00000000" w:rsidP="00000000" w:rsidRDefault="00000000" w:rsidRPr="00000000" w14:paraId="00000023">
      <w:pPr>
        <w:numPr>
          <w:ilvl w:val="0"/>
          <w:numId w:val="101"/>
        </w:numPr>
        <w:spacing w:after="0" w:afterAutospacing="0" w:before="0" w:beforeAutospacing="0" w:line="240" w:lineRule="auto"/>
        <w:ind w:left="720" w:hanging="360"/>
        <w:rPr>
          <w:sz w:val="24"/>
          <w:szCs w:val="24"/>
        </w:rPr>
      </w:pPr>
      <w:r w:rsidDel="00000000" w:rsidR="00000000" w:rsidRPr="00000000">
        <w:rPr>
          <w:sz w:val="24"/>
          <w:szCs w:val="24"/>
          <w:rtl w:val="0"/>
        </w:rPr>
        <w:t xml:space="preserve">Active subscription status</w:t>
      </w:r>
    </w:p>
    <w:p w:rsidR="00000000" w:rsidDel="00000000" w:rsidP="00000000" w:rsidRDefault="00000000" w:rsidRPr="00000000" w14:paraId="00000024">
      <w:pPr>
        <w:numPr>
          <w:ilvl w:val="0"/>
          <w:numId w:val="101"/>
        </w:numPr>
        <w:spacing w:after="240" w:before="0" w:beforeAutospacing="0" w:line="240" w:lineRule="auto"/>
        <w:ind w:left="720" w:hanging="360"/>
        <w:rPr>
          <w:sz w:val="24"/>
          <w:szCs w:val="24"/>
        </w:rPr>
      </w:pPr>
      <w:r w:rsidDel="00000000" w:rsidR="00000000" w:rsidRPr="00000000">
        <w:rPr>
          <w:sz w:val="24"/>
          <w:szCs w:val="24"/>
          <w:rtl w:val="0"/>
        </w:rPr>
        <w:t xml:space="preserve">Logout</w:t>
      </w:r>
    </w:p>
    <w:p w:rsidR="00000000" w:rsidDel="00000000" w:rsidP="00000000" w:rsidRDefault="00000000" w:rsidRPr="00000000" w14:paraId="00000025">
      <w:pPr>
        <w:spacing w:line="240" w:lineRule="auto"/>
        <w:rPr>
          <w:sz w:val="24"/>
          <w:szCs w:val="24"/>
        </w:rPr>
      </w:pPr>
      <w:r w:rsidDel="00000000" w:rsidR="00000000" w:rsidRPr="00000000">
        <w:rPr>
          <w:rtl w:val="0"/>
        </w:rPr>
      </w:r>
    </w:p>
    <w:p w:rsidR="00000000" w:rsidDel="00000000" w:rsidP="00000000" w:rsidRDefault="00000000" w:rsidRPr="00000000" w14:paraId="00000026">
      <w:pPr>
        <w:spacing w:line="240" w:lineRule="auto"/>
        <w:rPr>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after="160" w:before="160" w:line="240" w:lineRule="auto"/>
        <w:rPr>
          <w:b w:val="1"/>
          <w:bCs w:val="1"/>
          <w:color w:val="3b82f6"/>
          <w:sz w:val="26"/>
          <w:szCs w:val="26"/>
        </w:rPr>
      </w:pPr>
      <w:r w:rsidDel="00000000" w:rsidR="00000000" w:rsidRPr="00000000">
        <w:rPr>
          <w:rtl w:val="0"/>
        </w:rPr>
      </w:r>
    </w:p>
    <w:p w:rsidR="00000000" w:rsidDel="00000000" w:rsidP="00000000" w:rsidRDefault="00000000" w:rsidRPr="00000000" w14:paraId="00000028">
      <w:pPr>
        <w:pStyle w:val="Heading3"/>
        <w:keepNext w:val="0"/>
        <w:keepLines w:val="0"/>
        <w:spacing w:after="160" w:before="160" w:line="240" w:lineRule="auto"/>
        <w:rPr>
          <w:b w:val="1"/>
          <w:bCs w:val="1"/>
          <w:color w:val="3b82f6"/>
          <w:sz w:val="26"/>
          <w:szCs w:val="26"/>
        </w:rPr>
      </w:pPr>
      <w:r w:rsidDel="00000000" w:rsidR="00000000" w:rsidRPr="00000000">
        <w:rPr>
          <w:b w:val="1"/>
          <w:bCs w:val="1"/>
          <w:color w:val="3b82f6"/>
          <w:sz w:val="26"/>
          <w:szCs w:val="26"/>
          <w:rtl w:val="0"/>
        </w:rPr>
        <w:t xml:space="preserve">Main Action Buttons</w:t>
      </w:r>
    </w:p>
    <w:p w:rsidR="00000000" w:rsidDel="00000000" w:rsidP="00000000" w:rsidRDefault="00000000" w:rsidRPr="00000000" w14:paraId="00000029">
      <w:pPr>
        <w:pStyle w:val="Heading3"/>
        <w:keepNext w:val="0"/>
        <w:keepLines w:val="0"/>
        <w:numPr>
          <w:ilvl w:val="0"/>
          <w:numId w:val="94"/>
        </w:numPr>
        <w:spacing w:after="160" w:before="160" w:line="240" w:lineRule="auto"/>
        <w:ind w:left="720" w:hanging="360"/>
        <w:rPr>
          <w:b w:val="1"/>
          <w:bCs w:val="1"/>
          <w:sz w:val="24"/>
          <w:szCs w:val="24"/>
          <w:shd w:fill="b6d7a8" w:val="clear"/>
        </w:rPr>
      </w:pPr>
      <w:r w:rsidDel="00000000" w:rsidR="00000000" w:rsidRPr="00000000">
        <w:rPr>
          <w:b w:val="1"/>
          <w:bCs w:val="1"/>
          <w:color w:val="000000"/>
          <w:sz w:val="24"/>
          <w:szCs w:val="24"/>
          <w:shd w:fill="b6d7a8" w:val="clear"/>
          <w:rtl w:val="0"/>
        </w:rPr>
        <w:t xml:space="preserve">NEW LEAD</w:t>
      </w:r>
      <w:r w:rsidDel="00000000" w:rsidR="00000000" w:rsidRPr="00000000">
        <w:rPr>
          <w:b w:val="1"/>
          <w:bCs w:val="1"/>
          <w:color w:val="000000"/>
          <w:sz w:val="46"/>
          <w:szCs w:val="46"/>
          <w:rtl w:val="0"/>
        </w:rPr>
        <w:t xml:space="preserve"> </w:t>
      </w:r>
    </w:p>
    <w:p w:rsidR="00000000" w:rsidDel="00000000" w:rsidP="00000000" w:rsidRDefault="00000000" w:rsidRPr="00000000" w14:paraId="0000002A">
      <w:pPr>
        <w:pStyle w:val="Heading3"/>
        <w:keepNext w:val="0"/>
        <w:keepLines w:val="0"/>
        <w:spacing w:after="160" w:before="160" w:line="240" w:lineRule="auto"/>
        <w:ind w:left="720" w:firstLine="0"/>
        <w:rPr>
          <w:color w:val="000000"/>
          <w:sz w:val="24"/>
          <w:szCs w:val="24"/>
        </w:rPr>
      </w:pPr>
      <w:r w:rsidDel="00000000" w:rsidR="00000000" w:rsidRPr="00000000">
        <w:rPr>
          <w:b w:val="1"/>
          <w:bCs w:val="1"/>
          <w:color w:val="000000"/>
          <w:sz w:val="26"/>
          <w:szCs w:val="26"/>
          <w:rtl w:val="0"/>
        </w:rPr>
        <w:t xml:space="preserve">Keep Modal Flow (</w:t>
      </w:r>
      <w:r w:rsidDel="00000000" w:rsidR="00000000" w:rsidRPr="00000000">
        <w:rPr>
          <w:rFonts w:ascii="Arial Unicode MS" w:cs="Arial Unicode MS" w:eastAsia="Arial Unicode MS" w:hAnsi="Arial Unicode MS"/>
          <w:color w:val="000000"/>
          <w:sz w:val="24"/>
          <w:szCs w:val="24"/>
          <w:rtl w:val="0"/>
        </w:rPr>
        <w:t xml:space="preserve">Click → Create New Lead Form)</w:t>
      </w:r>
    </w:p>
    <w:p w:rsidR="00000000" w:rsidDel="00000000" w:rsidP="00000000" w:rsidRDefault="00000000" w:rsidRPr="00000000" w14:paraId="0000002B">
      <w:pPr>
        <w:numPr>
          <w:ilvl w:val="0"/>
          <w:numId w:val="94"/>
        </w:numPr>
        <w:spacing w:line="240" w:lineRule="auto"/>
        <w:ind w:left="720" w:hanging="360"/>
        <w:rPr>
          <w:sz w:val="24"/>
          <w:szCs w:val="24"/>
        </w:rPr>
      </w:pPr>
      <w:r w:rsidDel="00000000" w:rsidR="00000000" w:rsidRPr="00000000">
        <w:rPr>
          <w:b w:val="1"/>
          <w:bCs w:val="1"/>
          <w:sz w:val="24"/>
          <w:szCs w:val="24"/>
          <w:shd w:fill="b6d7a8" w:val="clear"/>
          <w:rtl w:val="0"/>
        </w:rPr>
        <w:t xml:space="preserve">PROCESS LOAN (LOAN FACILITATION)</w:t>
      </w:r>
    </w:p>
    <w:p w:rsidR="00000000" w:rsidDel="00000000" w:rsidP="00000000" w:rsidRDefault="00000000" w:rsidRPr="00000000" w14:paraId="0000002C">
      <w:pPr>
        <w:spacing w:line="240" w:lineRule="auto"/>
        <w:ind w:left="720" w:firstLine="0"/>
        <w:rPr>
          <w:b w:val="1"/>
          <w:bCs w:val="1"/>
          <w:sz w:val="24"/>
          <w:szCs w:val="24"/>
          <w:shd w:fill="b6d7a8" w:val="clear"/>
        </w:rPr>
      </w:pPr>
      <w:r w:rsidDel="00000000" w:rsidR="00000000" w:rsidRPr="00000000">
        <w:rPr>
          <w:rtl w:val="0"/>
        </w:rPr>
      </w:r>
    </w:p>
    <w:p w:rsidR="00000000" w:rsidDel="00000000" w:rsidP="00000000" w:rsidRDefault="00000000" w:rsidRPr="00000000" w14:paraId="0000002D">
      <w:pPr>
        <w:spacing w:line="240" w:lineRule="auto"/>
        <w:ind w:left="720" w:firstLine="0"/>
        <w:rPr>
          <w:b w:val="1"/>
          <w:bCs w:val="1"/>
          <w:sz w:val="24"/>
          <w:szCs w:val="24"/>
          <w:u w:val="single"/>
          <w:shd w:fill="b6d7a8" w:val="clear"/>
        </w:rPr>
      </w:pPr>
      <w:r w:rsidDel="00000000" w:rsidR="00000000" w:rsidRPr="00000000">
        <w:rPr>
          <w:sz w:val="24"/>
          <w:szCs w:val="24"/>
          <w:u w:val="single"/>
          <w:rtl w:val="0"/>
        </w:rPr>
        <w:t xml:space="preserve">Logic</w:t>
      </w:r>
      <w:r w:rsidDel="00000000" w:rsidR="00000000" w:rsidRPr="00000000">
        <w:rPr>
          <w:rtl w:val="0"/>
        </w:rPr>
      </w:r>
    </w:p>
    <w:p w:rsidR="00000000" w:rsidDel="00000000" w:rsidP="00000000" w:rsidRDefault="00000000" w:rsidRPr="00000000" w14:paraId="0000002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F">
      <w:pPr>
        <w:spacing w:line="240" w:lineRule="auto"/>
        <w:ind w:left="720" w:firstLine="720"/>
        <w:rPr>
          <w:sz w:val="24"/>
          <w:szCs w:val="24"/>
        </w:rPr>
      </w:pPr>
      <w:r w:rsidDel="00000000" w:rsidR="00000000" w:rsidRPr="00000000">
        <w:rPr>
          <w:sz w:val="24"/>
          <w:szCs w:val="24"/>
          <w:rtl w:val="0"/>
        </w:rPr>
        <w:t xml:space="preserve">‘Payment_Method = Finance/Loan</w:t>
      </w:r>
    </w:p>
    <w:p w:rsidR="00000000" w:rsidDel="00000000" w:rsidP="00000000" w:rsidRDefault="00000000" w:rsidRPr="00000000" w14:paraId="00000030">
      <w:pPr>
        <w:spacing w:line="240" w:lineRule="auto"/>
        <w:ind w:left="720" w:firstLine="720"/>
        <w:rPr>
          <w:sz w:val="24"/>
          <w:szCs w:val="24"/>
        </w:rPr>
      </w:pPr>
      <w:r w:rsidDel="00000000" w:rsidR="00000000" w:rsidRPr="00000000">
        <w:rPr>
          <w:sz w:val="24"/>
          <w:szCs w:val="24"/>
          <w:rtl w:val="0"/>
        </w:rPr>
        <w:t xml:space="preserve">AND</w:t>
      </w:r>
    </w:p>
    <w:p w:rsidR="00000000" w:rsidDel="00000000" w:rsidP="00000000" w:rsidRDefault="00000000" w:rsidRPr="00000000" w14:paraId="00000031">
      <w:pPr>
        <w:spacing w:line="240" w:lineRule="auto"/>
        <w:ind w:left="720" w:firstLine="720"/>
        <w:rPr>
          <w:sz w:val="24"/>
          <w:szCs w:val="24"/>
        </w:rPr>
      </w:pPr>
      <w:r w:rsidDel="00000000" w:rsidR="00000000" w:rsidRPr="00000000">
        <w:rPr>
          <w:sz w:val="24"/>
          <w:szCs w:val="24"/>
          <w:rtl w:val="0"/>
        </w:rPr>
        <w:t xml:space="preserve">documents_uploaded = true</w:t>
      </w:r>
    </w:p>
    <w:p w:rsidR="00000000" w:rsidDel="00000000" w:rsidP="00000000" w:rsidRDefault="00000000" w:rsidRPr="00000000" w14:paraId="00000032">
      <w:pPr>
        <w:spacing w:line="240" w:lineRule="auto"/>
        <w:ind w:left="720" w:firstLine="720"/>
        <w:rPr>
          <w:sz w:val="24"/>
          <w:szCs w:val="24"/>
        </w:rPr>
      </w:pPr>
      <w:r w:rsidDel="00000000" w:rsidR="00000000" w:rsidRPr="00000000">
        <w:rPr>
          <w:sz w:val="24"/>
          <w:szCs w:val="24"/>
          <w:rtl w:val="0"/>
        </w:rPr>
        <w:t xml:space="preserve">AND</w:t>
      </w:r>
    </w:p>
    <w:p w:rsidR="00000000" w:rsidDel="00000000" w:rsidP="00000000" w:rsidRDefault="00000000" w:rsidRPr="00000000" w14:paraId="00000033">
      <w:pPr>
        <w:spacing w:line="240" w:lineRule="auto"/>
        <w:ind w:left="720" w:firstLine="720"/>
        <w:rPr>
          <w:sz w:val="24"/>
          <w:szCs w:val="24"/>
        </w:rPr>
      </w:pPr>
      <w:r w:rsidDel="00000000" w:rsidR="00000000" w:rsidRPr="00000000">
        <w:rPr>
          <w:sz w:val="24"/>
          <w:szCs w:val="24"/>
          <w:rtl w:val="0"/>
        </w:rPr>
        <w:t xml:space="preserve">facilitation_fee_status != PAID’</w:t>
      </w:r>
    </w:p>
    <w:p w:rsidR="00000000" w:rsidDel="00000000" w:rsidP="00000000" w:rsidRDefault="00000000" w:rsidRPr="00000000" w14:paraId="0000003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35">
      <w:pPr>
        <w:spacing w:line="240" w:lineRule="auto"/>
        <w:ind w:left="720" w:firstLine="0"/>
        <w:rPr>
          <w:sz w:val="24"/>
          <w:szCs w:val="24"/>
        </w:rPr>
      </w:pPr>
      <w:r w:rsidDel="00000000" w:rsidR="00000000" w:rsidRPr="00000000">
        <w:rPr>
          <w:sz w:val="24"/>
          <w:szCs w:val="24"/>
          <w:u w:val="single"/>
          <w:rtl w:val="0"/>
        </w:rPr>
        <w:t xml:space="preserve">Probable screen</w:t>
      </w:r>
      <w:r w:rsidDel="00000000" w:rsidR="00000000" w:rsidRPr="00000000">
        <w:rPr>
          <w:sz w:val="24"/>
          <w:szCs w:val="24"/>
          <w:rtl w:val="0"/>
        </w:rPr>
        <w:t xml:space="preserve">:</w:t>
      </w:r>
    </w:p>
    <w:p w:rsidR="00000000" w:rsidDel="00000000" w:rsidP="00000000" w:rsidRDefault="00000000" w:rsidRPr="00000000" w14:paraId="00000036">
      <w:pPr>
        <w:spacing w:after="240" w:before="240" w:line="240" w:lineRule="auto"/>
        <w:ind w:firstLine="720"/>
        <w:rPr>
          <w:sz w:val="24"/>
          <w:szCs w:val="24"/>
        </w:rPr>
      </w:pPr>
      <w:r w:rsidDel="00000000" w:rsidR="00000000" w:rsidRPr="00000000">
        <w:rPr>
          <w:sz w:val="24"/>
          <w:szCs w:val="24"/>
          <w:rtl w:val="0"/>
        </w:rPr>
        <w:t xml:space="preserve">Open Loan Facilitation Queue screen</w:t>
      </w:r>
    </w:p>
    <w:p w:rsidR="00000000" w:rsidDel="00000000" w:rsidP="00000000" w:rsidRDefault="00000000" w:rsidRPr="00000000" w14:paraId="00000037">
      <w:pPr>
        <w:numPr>
          <w:ilvl w:val="0"/>
          <w:numId w:val="13"/>
        </w:numPr>
        <w:spacing w:after="240" w:before="240" w:line="240" w:lineRule="auto"/>
        <w:ind w:left="1440" w:hanging="360"/>
        <w:rPr>
          <w:sz w:val="24"/>
          <w:szCs w:val="24"/>
        </w:rPr>
      </w:pPr>
      <w:r w:rsidDel="00000000" w:rsidR="00000000" w:rsidRPr="00000000">
        <w:rPr>
          <w:sz w:val="24"/>
          <w:szCs w:val="24"/>
          <w:rtl w:val="0"/>
        </w:rPr>
        <w:t xml:space="preserve">Table View:</w:t>
      </w:r>
    </w:p>
    <w:p w:rsidR="00000000" w:rsidDel="00000000" w:rsidP="00000000" w:rsidRDefault="00000000" w:rsidRPr="00000000" w14:paraId="00000038">
      <w:pPr>
        <w:spacing w:after="240" w:before="240" w:line="240" w:lineRule="auto"/>
        <w:ind w:firstLine="720"/>
        <w:rPr>
          <w:sz w:val="24"/>
          <w:szCs w:val="24"/>
        </w:rPr>
      </w:pPr>
      <w:r w:rsidDel="00000000" w:rsidR="00000000" w:rsidRPr="00000000">
        <w:rPr>
          <w:sz w:val="24"/>
          <w:szCs w:val="24"/>
          <w:rtl w:val="0"/>
        </w:rPr>
        <w:t xml:space="preserve">Columns:</w:t>
      </w:r>
    </w:p>
    <w:p w:rsidR="00000000" w:rsidDel="00000000" w:rsidP="00000000" w:rsidRDefault="00000000" w:rsidRPr="00000000" w14:paraId="00000039">
      <w:pPr>
        <w:numPr>
          <w:ilvl w:val="0"/>
          <w:numId w:val="5"/>
        </w:numPr>
        <w:spacing w:after="0" w:afterAutospacing="0" w:before="240" w:line="240" w:lineRule="auto"/>
        <w:ind w:left="1440" w:hanging="360"/>
        <w:rPr>
          <w:sz w:val="24"/>
          <w:szCs w:val="24"/>
        </w:rPr>
      </w:pPr>
      <w:r w:rsidDel="00000000" w:rsidR="00000000" w:rsidRPr="00000000">
        <w:rPr>
          <w:sz w:val="24"/>
          <w:szCs w:val="24"/>
          <w:rtl w:val="0"/>
        </w:rPr>
        <w:t xml:space="preserve">Customer Name</w:t>
      </w:r>
    </w:p>
    <w:p w:rsidR="00000000" w:rsidDel="00000000" w:rsidP="00000000" w:rsidRDefault="00000000" w:rsidRPr="00000000" w14:paraId="0000003A">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Mobile</w:t>
      </w:r>
    </w:p>
    <w:p w:rsidR="00000000" w:rsidDel="00000000" w:rsidP="00000000" w:rsidRDefault="00000000" w:rsidRPr="00000000" w14:paraId="0000003B">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Document Status</w:t>
      </w:r>
    </w:p>
    <w:p w:rsidR="00000000" w:rsidDel="00000000" w:rsidP="00000000" w:rsidRDefault="00000000" w:rsidRPr="00000000" w14:paraId="0000003C">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Company Validation Status</w:t>
      </w:r>
    </w:p>
    <w:p w:rsidR="00000000" w:rsidDel="00000000" w:rsidP="00000000" w:rsidRDefault="00000000" w:rsidRPr="00000000" w14:paraId="0000003D">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Facilitation Fee Status</w:t>
      </w:r>
    </w:p>
    <w:p w:rsidR="00000000" w:rsidDel="00000000" w:rsidP="00000000" w:rsidRDefault="00000000" w:rsidRPr="00000000" w14:paraId="0000003E">
      <w:pPr>
        <w:numPr>
          <w:ilvl w:val="0"/>
          <w:numId w:val="5"/>
        </w:numPr>
        <w:spacing w:after="0" w:afterAutospacing="0" w:before="0" w:beforeAutospacing="0" w:line="240" w:lineRule="auto"/>
        <w:ind w:left="1440" w:hanging="360"/>
        <w:rPr>
          <w:sz w:val="24"/>
          <w:szCs w:val="24"/>
        </w:rPr>
      </w:pPr>
      <w:r w:rsidDel="00000000" w:rsidR="00000000" w:rsidRPr="00000000">
        <w:rPr>
          <w:sz w:val="24"/>
          <w:szCs w:val="24"/>
          <w:rtl w:val="0"/>
        </w:rPr>
        <w:t xml:space="preserve">Action</w:t>
      </w:r>
    </w:p>
    <w:p w:rsidR="00000000" w:rsidDel="00000000" w:rsidP="00000000" w:rsidRDefault="00000000" w:rsidRPr="00000000" w14:paraId="0000003F">
      <w:pPr>
        <w:numPr>
          <w:ilvl w:val="0"/>
          <w:numId w:val="39"/>
        </w:numPr>
        <w:spacing w:after="0" w:afterAutospacing="0" w:before="0" w:beforeAutospacing="0" w:line="240" w:lineRule="auto"/>
        <w:ind w:left="1440" w:hanging="360"/>
        <w:rPr>
          <w:sz w:val="24"/>
          <w:szCs w:val="24"/>
        </w:rPr>
      </w:pPr>
      <w:r w:rsidDel="00000000" w:rsidR="00000000" w:rsidRPr="00000000">
        <w:rPr>
          <w:sz w:val="24"/>
          <w:szCs w:val="24"/>
          <w:rtl w:val="0"/>
        </w:rPr>
        <w:t xml:space="preserve">Filters:</w:t>
      </w:r>
    </w:p>
    <w:p w:rsidR="00000000" w:rsidDel="00000000" w:rsidP="00000000" w:rsidRDefault="00000000" w:rsidRPr="00000000" w14:paraId="00000040">
      <w:pPr>
        <w:numPr>
          <w:ilvl w:val="1"/>
          <w:numId w:val="39"/>
        </w:numPr>
        <w:spacing w:after="0" w:afterAutospacing="0" w:before="0" w:beforeAutospacing="0" w:line="240" w:lineRule="auto"/>
        <w:ind w:left="2160" w:hanging="360"/>
        <w:rPr>
          <w:sz w:val="24"/>
          <w:szCs w:val="24"/>
        </w:rPr>
      </w:pPr>
      <w:r w:rsidDel="00000000" w:rsidR="00000000" w:rsidRPr="00000000">
        <w:rPr>
          <w:sz w:val="24"/>
          <w:szCs w:val="24"/>
          <w:rtl w:val="0"/>
        </w:rPr>
        <w:t xml:space="preserve">Document Uploaded</w:t>
      </w:r>
    </w:p>
    <w:p w:rsidR="00000000" w:rsidDel="00000000" w:rsidP="00000000" w:rsidRDefault="00000000" w:rsidRPr="00000000" w14:paraId="00000041">
      <w:pPr>
        <w:numPr>
          <w:ilvl w:val="1"/>
          <w:numId w:val="39"/>
        </w:numPr>
        <w:spacing w:after="0" w:afterAutospacing="0" w:before="0" w:beforeAutospacing="0" w:line="240" w:lineRule="auto"/>
        <w:ind w:left="2160" w:hanging="360"/>
        <w:rPr>
          <w:sz w:val="24"/>
          <w:szCs w:val="24"/>
        </w:rPr>
      </w:pPr>
      <w:r w:rsidDel="00000000" w:rsidR="00000000" w:rsidRPr="00000000">
        <w:rPr>
          <w:sz w:val="24"/>
          <w:szCs w:val="24"/>
          <w:rtl w:val="0"/>
        </w:rPr>
        <w:t xml:space="preserve">Under Validation</w:t>
      </w:r>
    </w:p>
    <w:p w:rsidR="00000000" w:rsidDel="00000000" w:rsidP="00000000" w:rsidRDefault="00000000" w:rsidRPr="00000000" w14:paraId="00000042">
      <w:pPr>
        <w:numPr>
          <w:ilvl w:val="1"/>
          <w:numId w:val="39"/>
        </w:numPr>
        <w:spacing w:after="0" w:afterAutospacing="0" w:before="0" w:beforeAutospacing="0" w:line="240" w:lineRule="auto"/>
        <w:ind w:left="2160" w:hanging="360"/>
        <w:rPr>
          <w:sz w:val="24"/>
          <w:szCs w:val="24"/>
        </w:rPr>
      </w:pPr>
      <w:r w:rsidDel="00000000" w:rsidR="00000000" w:rsidRPr="00000000">
        <w:rPr>
          <w:sz w:val="24"/>
          <w:szCs w:val="24"/>
          <w:rtl w:val="0"/>
        </w:rPr>
        <w:t xml:space="preserve">Validation Passed</w:t>
      </w:r>
    </w:p>
    <w:p w:rsidR="00000000" w:rsidDel="00000000" w:rsidP="00000000" w:rsidRDefault="00000000" w:rsidRPr="00000000" w14:paraId="00000043">
      <w:pPr>
        <w:numPr>
          <w:ilvl w:val="1"/>
          <w:numId w:val="39"/>
        </w:numPr>
        <w:spacing w:after="0" w:afterAutospacing="0" w:before="0" w:beforeAutospacing="0" w:line="240" w:lineRule="auto"/>
        <w:ind w:left="2160" w:hanging="360"/>
        <w:rPr>
          <w:sz w:val="24"/>
          <w:szCs w:val="24"/>
        </w:rPr>
      </w:pPr>
      <w:r w:rsidDel="00000000" w:rsidR="00000000" w:rsidRPr="00000000">
        <w:rPr>
          <w:sz w:val="24"/>
          <w:szCs w:val="24"/>
          <w:rtl w:val="0"/>
        </w:rPr>
        <w:t xml:space="preserve">Fee Pending</w:t>
      </w:r>
    </w:p>
    <w:p w:rsidR="00000000" w:rsidDel="00000000" w:rsidP="00000000" w:rsidRDefault="00000000" w:rsidRPr="00000000" w14:paraId="00000044">
      <w:pPr>
        <w:numPr>
          <w:ilvl w:val="0"/>
          <w:numId w:val="39"/>
        </w:numPr>
        <w:spacing w:after="240" w:before="0" w:beforeAutospacing="0" w:line="240" w:lineRule="auto"/>
        <w:ind w:left="1440" w:hanging="360"/>
        <w:rPr>
          <w:sz w:val="24"/>
          <w:szCs w:val="24"/>
        </w:rPr>
      </w:pPr>
      <w:r w:rsidDel="00000000" w:rsidR="00000000" w:rsidRPr="00000000">
        <w:rPr>
          <w:sz w:val="24"/>
          <w:szCs w:val="24"/>
          <w:rtl w:val="0"/>
        </w:rPr>
        <w:t xml:space="preserve">Click "Process"</w:t>
      </w:r>
    </w:p>
    <w:p w:rsidR="00000000" w:rsidDel="00000000" w:rsidP="00000000" w:rsidRDefault="00000000" w:rsidRPr="00000000" w14:paraId="00000045">
      <w:pPr>
        <w:spacing w:after="240" w:before="240" w:line="240" w:lineRule="auto"/>
        <w:ind w:firstLine="720"/>
        <w:rPr>
          <w:sz w:val="24"/>
          <w:szCs w:val="24"/>
        </w:rPr>
      </w:pPr>
      <w:r w:rsidDel="00000000" w:rsidR="00000000" w:rsidRPr="00000000">
        <w:rPr>
          <w:rtl w:val="0"/>
        </w:rPr>
      </w:r>
    </w:p>
    <w:p w:rsidR="00000000" w:rsidDel="00000000" w:rsidP="00000000" w:rsidRDefault="00000000" w:rsidRPr="00000000" w14:paraId="00000046">
      <w:pPr>
        <w:spacing w:after="240" w:before="240" w:line="240" w:lineRule="auto"/>
        <w:ind w:left="720" w:firstLine="720"/>
        <w:rPr>
          <w:sz w:val="24"/>
          <w:szCs w:val="24"/>
        </w:rPr>
      </w:pPr>
      <w:r w:rsidDel="00000000" w:rsidR="00000000" w:rsidRPr="00000000">
        <w:rPr>
          <w:sz w:val="24"/>
          <w:szCs w:val="24"/>
          <w:rtl w:val="0"/>
        </w:rPr>
        <w:t xml:space="preserve">Open detailed pseudo screen:</w:t>
      </w:r>
    </w:p>
    <w:p w:rsidR="00000000" w:rsidDel="00000000" w:rsidP="00000000" w:rsidRDefault="00000000" w:rsidRPr="00000000" w14:paraId="00000047">
      <w:pPr>
        <w:numPr>
          <w:ilvl w:val="0"/>
          <w:numId w:val="48"/>
        </w:numPr>
        <w:spacing w:after="0" w:afterAutospacing="0" w:before="240" w:line="240" w:lineRule="auto"/>
        <w:ind w:left="2160" w:hanging="360"/>
        <w:rPr>
          <w:sz w:val="24"/>
          <w:szCs w:val="24"/>
        </w:rPr>
      </w:pPr>
      <w:r w:rsidDel="00000000" w:rsidR="00000000" w:rsidRPr="00000000">
        <w:rPr>
          <w:sz w:val="24"/>
          <w:szCs w:val="24"/>
          <w:rtl w:val="0"/>
        </w:rPr>
        <w:t xml:space="preserve">Uploaded Documents viewer</w:t>
      </w:r>
    </w:p>
    <w:p w:rsidR="00000000" w:rsidDel="00000000" w:rsidP="00000000" w:rsidRDefault="00000000" w:rsidRPr="00000000" w14:paraId="00000048">
      <w:pPr>
        <w:numPr>
          <w:ilvl w:val="0"/>
          <w:numId w:val="48"/>
        </w:numPr>
        <w:spacing w:after="0" w:afterAutospacing="0" w:before="0" w:beforeAutospacing="0" w:line="240" w:lineRule="auto"/>
        <w:ind w:left="2160" w:hanging="360"/>
        <w:rPr>
          <w:sz w:val="24"/>
          <w:szCs w:val="24"/>
        </w:rPr>
      </w:pPr>
      <w:r w:rsidDel="00000000" w:rsidR="00000000" w:rsidRPr="00000000">
        <w:rPr>
          <w:sz w:val="24"/>
          <w:szCs w:val="24"/>
          <w:rtl w:val="0"/>
        </w:rPr>
        <w:t xml:space="preserve">Validation notes</w:t>
      </w:r>
    </w:p>
    <w:p w:rsidR="00000000" w:rsidDel="00000000" w:rsidP="00000000" w:rsidRDefault="00000000" w:rsidRPr="00000000" w14:paraId="00000049">
      <w:pPr>
        <w:numPr>
          <w:ilvl w:val="0"/>
          <w:numId w:val="48"/>
        </w:numPr>
        <w:spacing w:after="0" w:afterAutospacing="0" w:before="0" w:beforeAutospacing="0" w:line="240" w:lineRule="auto"/>
        <w:ind w:left="2160" w:hanging="360"/>
        <w:rPr>
          <w:sz w:val="24"/>
          <w:szCs w:val="24"/>
        </w:rPr>
      </w:pPr>
      <w:r w:rsidDel="00000000" w:rsidR="00000000" w:rsidRPr="00000000">
        <w:rPr>
          <w:sz w:val="24"/>
          <w:szCs w:val="24"/>
          <w:rtl w:val="0"/>
        </w:rPr>
        <w:t xml:space="preserve">Fee amount payable</w:t>
      </w:r>
    </w:p>
    <w:p w:rsidR="00000000" w:rsidDel="00000000" w:rsidP="00000000" w:rsidRDefault="00000000" w:rsidRPr="00000000" w14:paraId="0000004A">
      <w:pPr>
        <w:numPr>
          <w:ilvl w:val="0"/>
          <w:numId w:val="48"/>
        </w:numPr>
        <w:spacing w:after="0" w:afterAutospacing="0" w:before="0" w:beforeAutospacing="0" w:line="240" w:lineRule="auto"/>
        <w:ind w:left="2160" w:hanging="360"/>
        <w:rPr>
          <w:sz w:val="24"/>
          <w:szCs w:val="24"/>
        </w:rPr>
      </w:pPr>
      <w:r w:rsidDel="00000000" w:rsidR="00000000" w:rsidRPr="00000000">
        <w:rPr>
          <w:sz w:val="24"/>
          <w:szCs w:val="24"/>
          <w:rtl w:val="0"/>
        </w:rPr>
        <w:t xml:space="preserve">Pay Facilitation Fee button</w:t>
      </w:r>
    </w:p>
    <w:p w:rsidR="00000000" w:rsidDel="00000000" w:rsidP="00000000" w:rsidRDefault="00000000" w:rsidRPr="00000000" w14:paraId="0000004B">
      <w:pPr>
        <w:numPr>
          <w:ilvl w:val="0"/>
          <w:numId w:val="93"/>
        </w:numPr>
        <w:spacing w:after="0" w:afterAutospacing="0" w:before="0" w:beforeAutospacing="0" w:line="240" w:lineRule="auto"/>
        <w:ind w:left="1440" w:hanging="360"/>
        <w:rPr>
          <w:sz w:val="24"/>
          <w:szCs w:val="24"/>
        </w:rPr>
      </w:pPr>
      <w:r w:rsidDel="00000000" w:rsidR="00000000" w:rsidRPr="00000000">
        <w:rPr>
          <w:sz w:val="24"/>
          <w:szCs w:val="24"/>
          <w:rtl w:val="0"/>
        </w:rPr>
        <w:t xml:space="preserve">On Fee Payment:</w:t>
      </w:r>
    </w:p>
    <w:p w:rsidR="00000000" w:rsidDel="00000000" w:rsidP="00000000" w:rsidRDefault="00000000" w:rsidRPr="00000000" w14:paraId="0000004C">
      <w:pPr>
        <w:numPr>
          <w:ilvl w:val="1"/>
          <w:numId w:val="93"/>
        </w:numPr>
        <w:spacing w:after="0" w:afterAutospacing="0" w:before="0" w:beforeAutospacing="0" w:line="24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Update status → FEE_PAID</w:t>
      </w:r>
    </w:p>
    <w:p w:rsidR="00000000" w:rsidDel="00000000" w:rsidP="00000000" w:rsidRDefault="00000000" w:rsidRPr="00000000" w14:paraId="0000004D">
      <w:pPr>
        <w:numPr>
          <w:ilvl w:val="1"/>
          <w:numId w:val="93"/>
        </w:numPr>
        <w:spacing w:after="240" w:before="0" w:beforeAutospacing="0" w:line="240" w:lineRule="auto"/>
        <w:ind w:left="2160" w:hanging="360"/>
        <w:rPr>
          <w:sz w:val="24"/>
          <w:szCs w:val="24"/>
        </w:rPr>
      </w:pPr>
      <w:r w:rsidDel="00000000" w:rsidR="00000000" w:rsidRPr="00000000">
        <w:rPr>
          <w:sz w:val="24"/>
          <w:szCs w:val="24"/>
          <w:rtl w:val="0"/>
        </w:rPr>
        <w:t xml:space="preserve">Move file to Loan Management module</w:t>
      </w:r>
    </w:p>
    <w:p w:rsidR="00000000" w:rsidDel="00000000" w:rsidP="00000000" w:rsidRDefault="00000000" w:rsidRPr="00000000" w14:paraId="0000004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4F">
      <w:pPr>
        <w:numPr>
          <w:ilvl w:val="0"/>
          <w:numId w:val="94"/>
        </w:numPr>
        <w:spacing w:line="240" w:lineRule="auto"/>
        <w:ind w:left="720" w:hanging="360"/>
        <w:rPr>
          <w:sz w:val="24"/>
          <w:szCs w:val="24"/>
        </w:rPr>
      </w:pPr>
      <w:r w:rsidDel="00000000" w:rsidR="00000000" w:rsidRPr="00000000">
        <w:rPr>
          <w:b w:val="1"/>
          <w:bCs w:val="1"/>
          <w:sz w:val="24"/>
          <w:szCs w:val="24"/>
          <w:shd w:fill="b6d7a8" w:val="clear"/>
          <w:rtl w:val="0"/>
        </w:rPr>
        <w:t xml:space="preserve">Add Assets</w:t>
      </w:r>
    </w:p>
    <w:p w:rsidR="00000000" w:rsidDel="00000000" w:rsidP="00000000" w:rsidRDefault="00000000" w:rsidRPr="00000000" w14:paraId="00000050">
      <w:pPr>
        <w:pStyle w:val="Heading3"/>
        <w:keepNext w:val="0"/>
        <w:keepLines w:val="0"/>
        <w:spacing w:after="160" w:before="160" w:line="240" w:lineRule="auto"/>
        <w:ind w:left="720" w:firstLine="0"/>
        <w:rPr>
          <w:color w:val="000000"/>
          <w:sz w:val="24"/>
          <w:szCs w:val="24"/>
        </w:rPr>
      </w:pPr>
      <w:bookmarkStart w:colFirst="0" w:colLast="0" w:name="_qwqyd5viirfl" w:id="3"/>
      <w:bookmarkEnd w:id="3"/>
      <w:r w:rsidDel="00000000" w:rsidR="00000000" w:rsidRPr="00000000">
        <w:rPr>
          <w:b w:val="1"/>
          <w:bCs w:val="1"/>
          <w:color w:val="000000"/>
          <w:sz w:val="26"/>
          <w:szCs w:val="26"/>
          <w:rtl w:val="0"/>
        </w:rPr>
        <w:t xml:space="preserve">(</w:t>
      </w:r>
      <w:r w:rsidDel="00000000" w:rsidR="00000000" w:rsidRPr="00000000">
        <w:rPr>
          <w:rFonts w:ascii="Arial Unicode MS" w:cs="Arial Unicode MS" w:eastAsia="Arial Unicode MS" w:hAnsi="Arial Unicode MS"/>
          <w:color w:val="000000"/>
          <w:sz w:val="24"/>
          <w:szCs w:val="24"/>
          <w:rtl w:val="0"/>
        </w:rPr>
        <w:t xml:space="preserve">Click → Pseudo Screen)</w:t>
      </w:r>
    </w:p>
    <w:p w:rsidR="00000000" w:rsidDel="00000000" w:rsidP="00000000" w:rsidRDefault="00000000" w:rsidRPr="00000000" w14:paraId="00000051">
      <w:pPr>
        <w:numPr>
          <w:ilvl w:val="0"/>
          <w:numId w:val="94"/>
        </w:numPr>
        <w:spacing w:line="240" w:lineRule="auto"/>
        <w:ind w:left="720" w:hanging="360"/>
        <w:rPr>
          <w:sz w:val="24"/>
          <w:szCs w:val="24"/>
        </w:rPr>
      </w:pPr>
      <w:r w:rsidDel="00000000" w:rsidR="00000000" w:rsidRPr="00000000">
        <w:rPr>
          <w:b w:val="1"/>
          <w:bCs w:val="1"/>
          <w:sz w:val="24"/>
          <w:szCs w:val="24"/>
          <w:shd w:fill="b6d7a8" w:val="clear"/>
          <w:rtl w:val="0"/>
        </w:rPr>
        <w:t xml:space="preserve">VIEW (Recent Leads)</w:t>
      </w:r>
    </w:p>
    <w:p w:rsidR="00000000" w:rsidDel="00000000" w:rsidP="00000000" w:rsidRDefault="00000000" w:rsidRPr="00000000" w14:paraId="0000005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53">
      <w:pPr>
        <w:numPr>
          <w:ilvl w:val="0"/>
          <w:numId w:val="17"/>
        </w:numPr>
        <w:spacing w:line="240" w:lineRule="auto"/>
        <w:ind w:left="720" w:hanging="360"/>
        <w:rPr>
          <w:sz w:val="24"/>
          <w:szCs w:val="24"/>
        </w:rPr>
      </w:pPr>
      <w:r w:rsidDel="00000000" w:rsidR="00000000" w:rsidRPr="00000000">
        <w:rPr>
          <w:sz w:val="24"/>
          <w:szCs w:val="24"/>
          <w:rtl w:val="0"/>
        </w:rPr>
        <w:t xml:space="preserve">Displays modal with customer information, lead status, timeline, associated loans, edit options, and action buttons</w:t>
      </w:r>
    </w:p>
    <w:p w:rsidR="00000000" w:rsidDel="00000000" w:rsidP="00000000" w:rsidRDefault="00000000" w:rsidRPr="00000000" w14:paraId="00000054">
      <w:pPr>
        <w:numPr>
          <w:ilvl w:val="0"/>
          <w:numId w:val="17"/>
        </w:numPr>
        <w:spacing w:line="240" w:lineRule="auto"/>
        <w:ind w:left="720" w:hanging="360"/>
        <w:rPr>
          <w:sz w:val="24"/>
          <w:szCs w:val="24"/>
        </w:rPr>
      </w:pPr>
      <w:r w:rsidDel="00000000" w:rsidR="00000000" w:rsidRPr="00000000">
        <w:rPr>
          <w:sz w:val="24"/>
          <w:szCs w:val="24"/>
          <w:rtl w:val="0"/>
        </w:rPr>
        <w:t xml:space="preserve">Display time since last contact with alert if &gt;7 days</w:t>
      </w:r>
    </w:p>
    <w:p w:rsidR="00000000" w:rsidDel="00000000" w:rsidP="00000000" w:rsidRDefault="00000000" w:rsidRPr="00000000" w14:paraId="00000055">
      <w:pPr>
        <w:numPr>
          <w:ilvl w:val="0"/>
          <w:numId w:val="17"/>
        </w:numPr>
        <w:spacing w:line="240" w:lineRule="auto"/>
        <w:ind w:left="720" w:hanging="360"/>
        <w:rPr>
          <w:sz w:val="24"/>
          <w:szCs w:val="24"/>
        </w:rPr>
      </w:pPr>
      <w:r w:rsidDel="00000000" w:rsidR="00000000" w:rsidRPr="00000000">
        <w:rPr>
          <w:sz w:val="24"/>
          <w:szCs w:val="24"/>
          <w:rtl w:val="0"/>
        </w:rPr>
        <w:t xml:space="preserve">View Lead </w:t>
      </w: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sz w:val="24"/>
          <w:szCs w:val="24"/>
          <w:rtl w:val="0"/>
        </w:rPr>
        <w:t xml:space="preserve">Click → Lead Page)</w:t>
      </w:r>
    </w:p>
    <w:p w:rsidR="00000000" w:rsidDel="00000000" w:rsidP="00000000" w:rsidRDefault="00000000" w:rsidRPr="00000000" w14:paraId="00000056">
      <w:pPr>
        <w:numPr>
          <w:ilvl w:val="0"/>
          <w:numId w:val="94"/>
        </w:numPr>
        <w:spacing w:line="240" w:lineRule="auto"/>
        <w:ind w:left="720" w:hanging="360"/>
        <w:rPr>
          <w:sz w:val="24"/>
          <w:szCs w:val="24"/>
        </w:rPr>
      </w:pPr>
      <w:r w:rsidDel="00000000" w:rsidR="00000000" w:rsidRPr="00000000">
        <w:rPr>
          <w:b w:val="1"/>
          <w:bCs w:val="1"/>
          <w:sz w:val="24"/>
          <w:szCs w:val="24"/>
          <w:shd w:fill="b6d7a8" w:val="clear"/>
          <w:rtl w:val="0"/>
        </w:rPr>
        <w:t xml:space="preserve">START CAMPAIGN</w:t>
      </w:r>
    </w:p>
    <w:p w:rsidR="00000000" w:rsidDel="00000000" w:rsidP="00000000" w:rsidRDefault="00000000" w:rsidRPr="00000000" w14:paraId="00000057">
      <w:pPr>
        <w:spacing w:line="240" w:lineRule="auto"/>
        <w:ind w:firstLine="720"/>
        <w:rPr>
          <w:sz w:val="24"/>
          <w:szCs w:val="24"/>
        </w:rPr>
      </w:pP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sz w:val="24"/>
          <w:szCs w:val="24"/>
          <w:rtl w:val="0"/>
        </w:rPr>
        <w:t xml:space="preserve">Click → Pseudo Screen)</w:t>
      </w:r>
    </w:p>
    <w:p w:rsidR="00000000" w:rsidDel="00000000" w:rsidP="00000000" w:rsidRDefault="00000000" w:rsidRPr="00000000" w14:paraId="00000058">
      <w:pPr>
        <w:spacing w:line="240" w:lineRule="auto"/>
        <w:ind w:firstLine="720"/>
        <w:rPr>
          <w:sz w:val="24"/>
          <w:szCs w:val="24"/>
        </w:rPr>
      </w:pPr>
      <w:r w:rsidDel="00000000" w:rsidR="00000000" w:rsidRPr="00000000">
        <w:rPr>
          <w:rtl w:val="0"/>
        </w:rPr>
      </w:r>
    </w:p>
    <w:p w:rsidR="00000000" w:rsidDel="00000000" w:rsidP="00000000" w:rsidRDefault="00000000" w:rsidRPr="00000000" w14:paraId="00000059">
      <w:pPr>
        <w:spacing w:line="240" w:lineRule="auto"/>
        <w:ind w:left="720" w:firstLine="0"/>
        <w:rPr>
          <w:sz w:val="24"/>
          <w:szCs w:val="24"/>
        </w:rPr>
      </w:pPr>
      <w:r w:rsidDel="00000000" w:rsidR="00000000" w:rsidRPr="00000000">
        <w:rPr>
          <w:sz w:val="24"/>
          <w:szCs w:val="24"/>
          <w:rtl w:val="0"/>
        </w:rPr>
        <w:t xml:space="preserve">Probable Logic: Opens campaign wizard with audience selection, message composition, channel selection, and confirmation</w:t>
      </w:r>
    </w:p>
    <w:p w:rsidR="00000000" w:rsidDel="00000000" w:rsidP="00000000" w:rsidRDefault="00000000" w:rsidRPr="00000000" w14:paraId="0000005A">
      <w:pPr>
        <w:numPr>
          <w:ilvl w:val="0"/>
          <w:numId w:val="17"/>
        </w:numPr>
        <w:spacing w:line="240" w:lineRule="auto"/>
        <w:ind w:left="720" w:hanging="360"/>
        <w:rPr>
          <w:sz w:val="24"/>
          <w:szCs w:val="24"/>
        </w:rPr>
      </w:pPr>
      <w:r w:rsidDel="00000000" w:rsidR="00000000" w:rsidRPr="00000000">
        <w:rPr>
          <w:sz w:val="24"/>
          <w:szCs w:val="24"/>
          <w:rtl w:val="0"/>
        </w:rPr>
        <w:t xml:space="preserve">Pre-built segments: All Customers, Hot Leads, Pending Loans, Overdue Payments, Inactive Customers</w:t>
      </w:r>
    </w:p>
    <w:p w:rsidR="00000000" w:rsidDel="00000000" w:rsidP="00000000" w:rsidRDefault="00000000" w:rsidRPr="00000000" w14:paraId="0000005B">
      <w:pPr>
        <w:numPr>
          <w:ilvl w:val="0"/>
          <w:numId w:val="17"/>
        </w:numPr>
        <w:spacing w:line="240" w:lineRule="auto"/>
        <w:ind w:left="720" w:hanging="360"/>
        <w:rPr>
          <w:sz w:val="24"/>
          <w:szCs w:val="24"/>
        </w:rPr>
      </w:pPr>
      <w:r w:rsidDel="00000000" w:rsidR="00000000" w:rsidRPr="00000000">
        <w:rPr>
          <w:sz w:val="24"/>
          <w:szCs w:val="24"/>
          <w:rtl w:val="0"/>
        </w:rPr>
        <w:t xml:space="preserve">Custom segment builder with AND/OR logic</w:t>
      </w:r>
    </w:p>
    <w:p w:rsidR="00000000" w:rsidDel="00000000" w:rsidP="00000000" w:rsidRDefault="00000000" w:rsidRPr="00000000" w14:paraId="0000005C">
      <w:pPr>
        <w:numPr>
          <w:ilvl w:val="0"/>
          <w:numId w:val="17"/>
        </w:numPr>
        <w:spacing w:line="240" w:lineRule="auto"/>
        <w:ind w:left="720" w:hanging="360"/>
        <w:rPr>
          <w:sz w:val="24"/>
          <w:szCs w:val="24"/>
        </w:rPr>
      </w:pPr>
      <w:r w:rsidDel="00000000" w:rsidR="00000000" w:rsidRPr="00000000">
        <w:rPr>
          <w:sz w:val="24"/>
          <w:szCs w:val="24"/>
          <w:rtl w:val="0"/>
        </w:rPr>
        <w:t xml:space="preserve">Filter criteria: Lead status, Loan status, Purchase history, Last contact date, Location, Product interest</w:t>
      </w:r>
    </w:p>
    <w:p w:rsidR="00000000" w:rsidDel="00000000" w:rsidP="00000000" w:rsidRDefault="00000000" w:rsidRPr="00000000" w14:paraId="0000005D">
      <w:pPr>
        <w:numPr>
          <w:ilvl w:val="0"/>
          <w:numId w:val="17"/>
        </w:numPr>
        <w:spacing w:line="240" w:lineRule="auto"/>
        <w:ind w:left="720" w:hanging="360"/>
        <w:rPr>
          <w:sz w:val="24"/>
          <w:szCs w:val="24"/>
        </w:rPr>
      </w:pPr>
      <w:r w:rsidDel="00000000" w:rsidR="00000000" w:rsidRPr="00000000">
        <w:rPr>
          <w:sz w:val="24"/>
          <w:szCs w:val="24"/>
          <w:rtl w:val="0"/>
        </w:rPr>
        <w:t xml:space="preserve">Show estimated audience size as filters are applied</w:t>
      </w:r>
    </w:p>
    <w:p w:rsidR="00000000" w:rsidDel="00000000" w:rsidP="00000000" w:rsidRDefault="00000000" w:rsidRPr="00000000" w14:paraId="0000005E">
      <w:pPr>
        <w:numPr>
          <w:ilvl w:val="0"/>
          <w:numId w:val="17"/>
        </w:numPr>
        <w:spacing w:line="240" w:lineRule="auto"/>
        <w:ind w:left="720" w:hanging="360"/>
        <w:rPr>
          <w:sz w:val="24"/>
          <w:szCs w:val="24"/>
        </w:rPr>
      </w:pPr>
      <w:r w:rsidDel="00000000" w:rsidR="00000000" w:rsidRPr="00000000">
        <w:rPr>
          <w:sz w:val="24"/>
          <w:szCs w:val="24"/>
          <w:rtl w:val="0"/>
        </w:rPr>
        <w:t xml:space="preserve">Save custom segments for future use</w:t>
      </w:r>
    </w:p>
    <w:p w:rsidR="00000000" w:rsidDel="00000000" w:rsidP="00000000" w:rsidRDefault="00000000" w:rsidRPr="00000000" w14:paraId="0000005F">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60">
      <w:pPr>
        <w:spacing w:line="240" w:lineRule="auto"/>
        <w:rPr>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pacing w:after="160" w:before="160" w:line="240" w:lineRule="auto"/>
        <w:rPr>
          <w:b w:val="1"/>
          <w:bCs w:val="1"/>
          <w:color w:val="3b82f6"/>
          <w:sz w:val="26"/>
          <w:szCs w:val="26"/>
        </w:rPr>
      </w:pPr>
      <w:r w:rsidDel="00000000" w:rsidR="00000000" w:rsidRPr="00000000">
        <w:rPr>
          <w:b w:val="1"/>
          <w:bCs w:val="1"/>
          <w:color w:val="3b82f6"/>
          <w:sz w:val="26"/>
          <w:szCs w:val="26"/>
          <w:rtl w:val="0"/>
        </w:rPr>
        <w:t xml:space="preserve">Navigation Menu Functions</w:t>
      </w:r>
    </w:p>
    <w:p w:rsidR="00000000" w:rsidDel="00000000" w:rsidP="00000000" w:rsidRDefault="00000000" w:rsidRPr="00000000" w14:paraId="00000062">
      <w:pPr>
        <w:numPr>
          <w:ilvl w:val="0"/>
          <w:numId w:val="42"/>
        </w:numPr>
        <w:spacing w:line="240" w:lineRule="auto"/>
        <w:ind w:left="720" w:hanging="360"/>
        <w:rPr>
          <w:sz w:val="24"/>
          <w:szCs w:val="24"/>
        </w:rPr>
      </w:pPr>
      <w:r w:rsidDel="00000000" w:rsidR="00000000" w:rsidRPr="00000000">
        <w:rPr>
          <w:b w:val="1"/>
          <w:bCs w:val="1"/>
          <w:sz w:val="24"/>
          <w:szCs w:val="24"/>
          <w:shd w:fill="b6d7a8" w:val="clear"/>
          <w:rtl w:val="0"/>
        </w:rPr>
        <w:t xml:space="preserve">LEAD MANAGEMENT</w:t>
      </w:r>
    </w:p>
    <w:p w:rsidR="00000000" w:rsidDel="00000000" w:rsidP="00000000" w:rsidRDefault="00000000" w:rsidRPr="00000000" w14:paraId="00000063">
      <w:pPr>
        <w:spacing w:line="240" w:lineRule="auto"/>
        <w:ind w:firstLine="720"/>
        <w:rPr>
          <w:sz w:val="24"/>
          <w:szCs w:val="24"/>
        </w:rPr>
      </w:pP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sz w:val="24"/>
          <w:szCs w:val="24"/>
          <w:rtl w:val="0"/>
        </w:rPr>
        <w:t xml:space="preserve">Click → All Lead list with filters(Pseudo screen))</w:t>
      </w:r>
    </w:p>
    <w:p w:rsidR="00000000" w:rsidDel="00000000" w:rsidP="00000000" w:rsidRDefault="00000000" w:rsidRPr="00000000" w14:paraId="00000064">
      <w:pPr>
        <w:spacing w:line="240" w:lineRule="auto"/>
        <w:ind w:firstLine="720"/>
        <w:rPr>
          <w:sz w:val="24"/>
          <w:szCs w:val="24"/>
        </w:rPr>
      </w:pPr>
      <w:r w:rsidDel="00000000" w:rsidR="00000000" w:rsidRPr="00000000">
        <w:rPr>
          <w:sz w:val="24"/>
          <w:szCs w:val="24"/>
          <w:rtl w:val="0"/>
        </w:rPr>
        <w:t xml:space="preserve">table view, sorting, bulk actions, Create New Lead button</w:t>
      </w:r>
    </w:p>
    <w:p w:rsidR="00000000" w:rsidDel="00000000" w:rsidP="00000000" w:rsidRDefault="00000000" w:rsidRPr="00000000" w14:paraId="00000065">
      <w:pPr>
        <w:numPr>
          <w:ilvl w:val="0"/>
          <w:numId w:val="42"/>
        </w:numPr>
        <w:spacing w:line="240" w:lineRule="auto"/>
        <w:ind w:left="720" w:hanging="360"/>
        <w:rPr>
          <w:sz w:val="24"/>
          <w:szCs w:val="24"/>
        </w:rPr>
      </w:pPr>
      <w:r w:rsidDel="00000000" w:rsidR="00000000" w:rsidRPr="00000000">
        <w:rPr>
          <w:b w:val="1"/>
          <w:bCs w:val="1"/>
          <w:sz w:val="24"/>
          <w:szCs w:val="24"/>
          <w:shd w:fill="b6d7a8" w:val="clear"/>
          <w:rtl w:val="0"/>
        </w:rPr>
        <w:t xml:space="preserve">Loan MANAGEMENT</w:t>
      </w:r>
    </w:p>
    <w:p w:rsidR="00000000" w:rsidDel="00000000" w:rsidP="00000000" w:rsidRDefault="00000000" w:rsidRPr="00000000" w14:paraId="00000066">
      <w:pPr>
        <w:spacing w:line="240" w:lineRule="auto"/>
        <w:ind w:firstLine="720"/>
        <w:rPr>
          <w:sz w:val="24"/>
          <w:szCs w:val="24"/>
        </w:rPr>
      </w:pP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sz w:val="24"/>
          <w:szCs w:val="24"/>
          <w:rtl w:val="0"/>
        </w:rPr>
        <w:t xml:space="preserve">Click → All Loan file list with payment processed filters, post disbursal payment and actionable(Pseudo screen))</w:t>
      </w:r>
    </w:p>
    <w:p w:rsidR="00000000" w:rsidDel="00000000" w:rsidP="00000000" w:rsidRDefault="00000000" w:rsidRPr="00000000" w14:paraId="00000067">
      <w:pPr>
        <w:numPr>
          <w:ilvl w:val="0"/>
          <w:numId w:val="42"/>
        </w:numPr>
        <w:spacing w:line="240" w:lineRule="auto"/>
        <w:ind w:left="720" w:hanging="360"/>
        <w:rPr>
          <w:sz w:val="24"/>
          <w:szCs w:val="24"/>
        </w:rPr>
      </w:pPr>
      <w:r w:rsidDel="00000000" w:rsidR="00000000" w:rsidRPr="00000000">
        <w:rPr>
          <w:b w:val="1"/>
          <w:bCs w:val="1"/>
          <w:sz w:val="24"/>
          <w:szCs w:val="24"/>
          <w:shd w:fill="b6d7a8" w:val="clear"/>
          <w:rtl w:val="0"/>
        </w:rPr>
        <w:t xml:space="preserve">Deploy Asset MANAGEMENT</w:t>
      </w:r>
    </w:p>
    <w:p w:rsidR="00000000" w:rsidDel="00000000" w:rsidP="00000000" w:rsidRDefault="00000000" w:rsidRPr="00000000" w14:paraId="00000068">
      <w:pPr>
        <w:spacing w:line="240" w:lineRule="auto"/>
        <w:ind w:left="720" w:firstLine="0"/>
        <w:rPr>
          <w:sz w:val="24"/>
          <w:szCs w:val="24"/>
        </w:rPr>
      </w:pP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sz w:val="24"/>
          <w:szCs w:val="24"/>
          <w:rtl w:val="0"/>
        </w:rPr>
        <w:t xml:space="preserve">Click →Deployed Asset table, filters by type payment type, product type and status, QR code generation, deployment history, maintenance tracking, battery health tracking, telemetry support (Pseudo screen))</w:t>
      </w:r>
    </w:p>
    <w:p w:rsidR="00000000" w:rsidDel="00000000" w:rsidP="00000000" w:rsidRDefault="00000000" w:rsidRPr="00000000" w14:paraId="00000069">
      <w:pPr>
        <w:numPr>
          <w:ilvl w:val="0"/>
          <w:numId w:val="42"/>
        </w:numPr>
        <w:spacing w:line="240" w:lineRule="auto"/>
        <w:ind w:left="720" w:hanging="360"/>
        <w:rPr>
          <w:sz w:val="24"/>
          <w:szCs w:val="24"/>
        </w:rPr>
      </w:pPr>
      <w:r w:rsidDel="00000000" w:rsidR="00000000" w:rsidRPr="00000000">
        <w:rPr>
          <w:b w:val="1"/>
          <w:bCs w:val="1"/>
          <w:sz w:val="24"/>
          <w:szCs w:val="24"/>
          <w:shd w:fill="b6d7a8" w:val="clear"/>
          <w:rtl w:val="0"/>
        </w:rPr>
        <w:t xml:space="preserve">Service  MANAGEMENT</w:t>
      </w:r>
    </w:p>
    <w:p w:rsidR="00000000" w:rsidDel="00000000" w:rsidP="00000000" w:rsidRDefault="00000000" w:rsidRPr="00000000" w14:paraId="0000006A">
      <w:pPr>
        <w:pStyle w:val="Heading3"/>
        <w:keepNext w:val="0"/>
        <w:keepLines w:val="0"/>
        <w:spacing w:after="160" w:before="160" w:line="240" w:lineRule="auto"/>
        <w:ind w:left="720" w:firstLine="0"/>
        <w:rPr>
          <w:color w:val="000000"/>
          <w:sz w:val="24"/>
          <w:szCs w:val="24"/>
        </w:rPr>
      </w:pPr>
      <w:bookmarkStart w:colFirst="0" w:colLast="0" w:name="_71ze1q1fyrit" w:id="4"/>
      <w:bookmarkEnd w:id="4"/>
      <w:r w:rsidDel="00000000" w:rsidR="00000000" w:rsidRPr="00000000">
        <w:rPr>
          <w:b w:val="1"/>
          <w:bCs w:val="1"/>
          <w:color w:val="000000"/>
          <w:sz w:val="26"/>
          <w:szCs w:val="26"/>
          <w:rtl w:val="0"/>
        </w:rPr>
        <w:t xml:space="preserve">(</w:t>
      </w:r>
      <w:r w:rsidDel="00000000" w:rsidR="00000000" w:rsidRPr="00000000">
        <w:rPr>
          <w:rFonts w:ascii="Arial Unicode MS" w:cs="Arial Unicode MS" w:eastAsia="Arial Unicode MS" w:hAnsi="Arial Unicode MS"/>
          <w:color w:val="000000"/>
          <w:sz w:val="24"/>
          <w:szCs w:val="24"/>
          <w:rtl w:val="0"/>
        </w:rPr>
        <w:t xml:space="preserve">Click → Pseudo Screen)</w:t>
      </w:r>
    </w:p>
    <w:p w:rsidR="00000000" w:rsidDel="00000000" w:rsidP="00000000" w:rsidRDefault="00000000" w:rsidRPr="00000000" w14:paraId="0000006B">
      <w:pPr>
        <w:numPr>
          <w:ilvl w:val="0"/>
          <w:numId w:val="42"/>
        </w:numPr>
        <w:spacing w:line="240" w:lineRule="auto"/>
        <w:ind w:left="720" w:hanging="360"/>
        <w:rPr>
          <w:sz w:val="24"/>
          <w:szCs w:val="24"/>
        </w:rPr>
      </w:pPr>
      <w:r w:rsidDel="00000000" w:rsidR="00000000" w:rsidRPr="00000000">
        <w:rPr>
          <w:b w:val="1"/>
          <w:bCs w:val="1"/>
          <w:sz w:val="24"/>
          <w:szCs w:val="24"/>
          <w:shd w:fill="b6d7a8" w:val="clear"/>
          <w:rtl w:val="0"/>
        </w:rPr>
        <w:t xml:space="preserve">ORDERS FROM OEM</w:t>
      </w:r>
    </w:p>
    <w:p w:rsidR="00000000" w:rsidDel="00000000" w:rsidP="00000000" w:rsidRDefault="00000000" w:rsidRPr="00000000" w14:paraId="0000006C">
      <w:pPr>
        <w:pStyle w:val="Heading3"/>
        <w:keepNext w:val="0"/>
        <w:keepLines w:val="0"/>
        <w:spacing w:after="160" w:before="160" w:line="240" w:lineRule="auto"/>
        <w:ind w:left="720" w:firstLine="0"/>
        <w:rPr>
          <w:color w:val="000000"/>
          <w:sz w:val="24"/>
          <w:szCs w:val="24"/>
        </w:rPr>
      </w:pPr>
      <w:bookmarkStart w:colFirst="0" w:colLast="0" w:name="_sis0zn4gobt1" w:id="5"/>
      <w:bookmarkEnd w:id="5"/>
      <w:r w:rsidDel="00000000" w:rsidR="00000000" w:rsidRPr="00000000">
        <w:rPr>
          <w:b w:val="1"/>
          <w:bCs w:val="1"/>
          <w:color w:val="000000"/>
          <w:sz w:val="26"/>
          <w:szCs w:val="26"/>
          <w:rtl w:val="0"/>
        </w:rPr>
        <w:t xml:space="preserve">(</w:t>
      </w:r>
      <w:r w:rsidDel="00000000" w:rsidR="00000000" w:rsidRPr="00000000">
        <w:rPr>
          <w:rFonts w:ascii="Arial Unicode MS" w:cs="Arial Unicode MS" w:eastAsia="Arial Unicode MS" w:hAnsi="Arial Unicode MS"/>
          <w:color w:val="000000"/>
          <w:sz w:val="24"/>
          <w:szCs w:val="24"/>
          <w:rtl w:val="0"/>
        </w:rPr>
        <w:t xml:space="preserve">Click → Pseudo Screen)</w:t>
      </w:r>
    </w:p>
    <w:p w:rsidR="00000000" w:rsidDel="00000000" w:rsidP="00000000" w:rsidRDefault="00000000" w:rsidRPr="00000000" w14:paraId="0000006D">
      <w:pPr>
        <w:numPr>
          <w:ilvl w:val="0"/>
          <w:numId w:val="42"/>
        </w:numPr>
        <w:spacing w:line="240" w:lineRule="auto"/>
        <w:ind w:left="720" w:hanging="360"/>
        <w:rPr>
          <w:sz w:val="24"/>
          <w:szCs w:val="24"/>
        </w:rPr>
      </w:pPr>
      <w:r w:rsidDel="00000000" w:rsidR="00000000" w:rsidRPr="00000000">
        <w:rPr>
          <w:b w:val="1"/>
          <w:bCs w:val="1"/>
          <w:sz w:val="24"/>
          <w:szCs w:val="24"/>
          <w:shd w:fill="b6d7a8" w:val="clear"/>
          <w:rtl w:val="0"/>
        </w:rPr>
        <w:t xml:space="preserve">INVENTORY</w:t>
      </w:r>
    </w:p>
    <w:p w:rsidR="00000000" w:rsidDel="00000000" w:rsidP="00000000" w:rsidRDefault="00000000" w:rsidRPr="00000000" w14:paraId="0000006E">
      <w:pPr>
        <w:pStyle w:val="Heading3"/>
        <w:keepNext w:val="0"/>
        <w:keepLines w:val="0"/>
        <w:spacing w:after="160" w:before="160" w:line="240" w:lineRule="auto"/>
        <w:ind w:left="720" w:firstLine="0"/>
        <w:rPr>
          <w:b w:val="1"/>
          <w:bCs w:val="1"/>
          <w:color w:val="3b82f6"/>
          <w:sz w:val="26"/>
          <w:szCs w:val="26"/>
        </w:rPr>
      </w:pPr>
      <w:bookmarkStart w:colFirst="0" w:colLast="0" w:name="_qhsn1kd711" w:id="6"/>
      <w:bookmarkEnd w:id="6"/>
      <w:r w:rsidDel="00000000" w:rsidR="00000000" w:rsidRPr="00000000">
        <w:rPr>
          <w:b w:val="1"/>
          <w:bCs w:val="1"/>
          <w:color w:val="000000"/>
          <w:sz w:val="26"/>
          <w:szCs w:val="26"/>
          <w:rtl w:val="0"/>
        </w:rPr>
        <w:t xml:space="preserve">(</w:t>
      </w:r>
      <w:r w:rsidDel="00000000" w:rsidR="00000000" w:rsidRPr="00000000">
        <w:rPr>
          <w:rFonts w:ascii="Arial Unicode MS" w:cs="Arial Unicode MS" w:eastAsia="Arial Unicode MS" w:hAnsi="Arial Unicode MS"/>
          <w:color w:val="000000"/>
          <w:sz w:val="24"/>
          <w:szCs w:val="24"/>
          <w:rtl w:val="0"/>
        </w:rPr>
        <w:t xml:space="preserve">Click → Pseudo Screen)</w:t>
      </w:r>
      <w:r w:rsidDel="00000000" w:rsidR="00000000" w:rsidRPr="00000000">
        <w:rPr>
          <w:rtl w:val="0"/>
        </w:rPr>
      </w:r>
    </w:p>
    <w:p w:rsidR="00000000" w:rsidDel="00000000" w:rsidP="00000000" w:rsidRDefault="00000000" w:rsidRPr="00000000" w14:paraId="0000006F">
      <w:pPr>
        <w:spacing w:line="240" w:lineRule="auto"/>
        <w:ind w:left="720" w:firstLine="0"/>
        <w:rPr>
          <w:b w:val="1"/>
          <w:bCs w:val="1"/>
          <w:sz w:val="24"/>
          <w:szCs w:val="24"/>
          <w:shd w:fill="b6d7a8" w:val="clear"/>
        </w:rPr>
      </w:pPr>
      <w:r w:rsidDel="00000000" w:rsidR="00000000" w:rsidRPr="00000000">
        <w:rPr>
          <w:rtl w:val="0"/>
        </w:rPr>
      </w:r>
    </w:p>
    <w:p w:rsidR="00000000" w:rsidDel="00000000" w:rsidP="00000000" w:rsidRDefault="00000000" w:rsidRPr="00000000" w14:paraId="00000070">
      <w:pPr>
        <w:spacing w:line="240" w:lineRule="auto"/>
        <w:ind w:left="720" w:firstLine="0"/>
        <w:rPr>
          <w:b w:val="1"/>
          <w:bCs w:val="1"/>
          <w:sz w:val="24"/>
          <w:szCs w:val="24"/>
          <w:shd w:fill="b6d7a8" w:val="clear"/>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drawing>
          <wp:inline distB="114300" distT="114300" distL="114300" distR="114300">
            <wp:extent cx="5943600" cy="5448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sz w:val="24"/>
          <w:szCs w:val="24"/>
        </w:rPr>
      </w:pPr>
      <w:r w:rsidDel="00000000" w:rsidR="00000000" w:rsidRPr="00000000">
        <w:rPr>
          <w:b w:val="1"/>
          <w:bCs w:val="1"/>
          <w:color w:val="2563eb"/>
          <w:sz w:val="26"/>
          <w:szCs w:val="26"/>
          <w:rtl w:val="0"/>
        </w:rPr>
        <w:t xml:space="preserve">Create New Lead_Button Schema</w:t>
      </w:r>
      <w:r w:rsidDel="00000000" w:rsidR="00000000" w:rsidRPr="00000000">
        <w:rPr>
          <w:b w:val="1"/>
          <w:bCs w:val="1"/>
          <w:color w:val="2563eb"/>
          <w:sz w:val="28"/>
          <w:szCs w:val="28"/>
          <w:rtl w:val="0"/>
        </w:rPr>
        <w:tab/>
      </w:r>
      <w:r w:rsidDel="00000000" w:rsidR="00000000" w:rsidRPr="00000000">
        <w:rPr>
          <w:rtl w:val="0"/>
        </w:rPr>
      </w:r>
    </w:p>
    <w:p w:rsidR="00000000" w:rsidDel="00000000" w:rsidP="00000000" w:rsidRDefault="00000000" w:rsidRPr="00000000" w14:paraId="00000074">
      <w:pPr>
        <w:pStyle w:val="Heading2"/>
        <w:keepNext w:val="0"/>
        <w:keepLines w:val="0"/>
        <w:spacing w:after="180" w:before="180" w:line="240" w:lineRule="auto"/>
        <w:rPr>
          <w:sz w:val="24"/>
          <w:szCs w:val="24"/>
        </w:rPr>
      </w:pPr>
      <w:bookmarkStart w:colFirst="0" w:colLast="0" w:name="_exf3sr5paauo" w:id="7"/>
      <w:bookmarkEnd w:id="7"/>
      <w:r w:rsidDel="00000000" w:rsidR="00000000" w:rsidRPr="00000000">
        <w:rPr>
          <w:sz w:val="24"/>
          <w:szCs w:val="24"/>
          <w:rtl w:val="0"/>
        </w:rPr>
        <w:t xml:space="preserve">Button Functions &amp; User Interactions</w:t>
      </w:r>
    </w:p>
    <w:p w:rsidR="00000000" w:rsidDel="00000000" w:rsidP="00000000" w:rsidRDefault="00000000" w:rsidRPr="00000000" w14:paraId="00000075">
      <w:pPr>
        <w:pStyle w:val="Heading2"/>
        <w:keepNext w:val="0"/>
        <w:keepLines w:val="0"/>
        <w:spacing w:after="180" w:before="180" w:line="240" w:lineRule="auto"/>
        <w:rPr>
          <w:b w:val="1"/>
          <w:bCs w:val="1"/>
          <w:color w:val="2563eb"/>
          <w:sz w:val="26"/>
          <w:szCs w:val="26"/>
        </w:rPr>
      </w:pPr>
      <w:bookmarkStart w:colFirst="0" w:colLast="0" w:name="_16mh8t5k98md" w:id="8"/>
      <w:bookmarkEnd w:id="8"/>
      <w:r w:rsidDel="00000000" w:rsidR="00000000" w:rsidRPr="00000000">
        <w:rPr>
          <w:b w:val="1"/>
          <w:bCs w:val="1"/>
          <w:color w:val="2563eb"/>
          <w:sz w:val="26"/>
          <w:szCs w:val="26"/>
          <w:rtl w:val="0"/>
        </w:rPr>
        <w:t xml:space="preserve">Screen Overview</w:t>
      </w:r>
    </w:p>
    <w:p w:rsidR="00000000" w:rsidDel="00000000" w:rsidP="00000000" w:rsidRDefault="00000000" w:rsidRPr="00000000" w14:paraId="00000076">
      <w:pPr>
        <w:spacing w:after="200" w:line="240" w:lineRule="auto"/>
        <w:rPr>
          <w:sz w:val="24"/>
          <w:szCs w:val="24"/>
        </w:rPr>
      </w:pPr>
      <w:r w:rsidDel="00000000" w:rsidR="00000000" w:rsidRPr="00000000">
        <w:rPr>
          <w:sz w:val="24"/>
          <w:szCs w:val="24"/>
          <w:rtl w:val="0"/>
        </w:rPr>
        <w:t xml:space="preserve">This is the first step in a 5-step workflow for creating a new lead in the iTarang CRM system. The screen collects personal information, product details, vehicle details, and lead classification data.</w:t>
      </w:r>
    </w:p>
    <w:p w:rsidR="00000000" w:rsidDel="00000000" w:rsidP="00000000" w:rsidRDefault="00000000" w:rsidRPr="00000000" w14:paraId="00000077">
      <w:pPr>
        <w:spacing w:line="240" w:lineRule="auto"/>
        <w:rPr>
          <w:sz w:val="24"/>
          <w:szCs w:val="24"/>
        </w:rPr>
      </w:pPr>
      <w:r w:rsidDel="00000000" w:rsidR="00000000" w:rsidRPr="00000000">
        <w:rPr>
          <w:b w:val="1"/>
          <w:bCs w:val="1"/>
          <w:color w:val="3b82f6"/>
          <w:sz w:val="26"/>
          <w:szCs w:val="26"/>
          <w:rtl w:val="0"/>
        </w:rPr>
        <w:t xml:space="preserve">Workflow Position: Step 1 of 5</w:t>
      </w:r>
      <w:r w:rsidDel="00000000" w:rsidR="00000000" w:rsidRPr="00000000">
        <w:rPr>
          <w:rtl w:val="0"/>
        </w:rPr>
      </w:r>
    </w:p>
    <w:p w:rsidR="00000000" w:rsidDel="00000000" w:rsidP="00000000" w:rsidRDefault="00000000" w:rsidRPr="00000000" w14:paraId="00000078">
      <w:pPr>
        <w:spacing w:after="400" w:line="240" w:lineRule="auto"/>
        <w:rPr>
          <w:sz w:val="24"/>
          <w:szCs w:val="24"/>
        </w:rPr>
      </w:pPr>
      <w:r w:rsidDel="00000000" w:rsidR="00000000" w:rsidRPr="00000000">
        <w:rPr>
          <w:sz w:val="24"/>
          <w:szCs w:val="24"/>
          <w:rtl w:val="0"/>
        </w:rPr>
        <w:t xml:space="preserve">Reference ID Format: #IT-2026-0000001 (Auto-generated)</w:t>
      </w:r>
    </w:p>
    <w:p w:rsidR="00000000" w:rsidDel="00000000" w:rsidP="00000000" w:rsidRDefault="00000000" w:rsidRPr="00000000" w14:paraId="00000079">
      <w:pPr>
        <w:spacing w:after="240" w:before="240" w:line="240" w:lineRule="auto"/>
        <w:rPr>
          <w:sz w:val="24"/>
          <w:szCs w:val="24"/>
        </w:rPr>
      </w:pPr>
      <w:r w:rsidDel="00000000" w:rsidR="00000000" w:rsidRPr="00000000">
        <w:rPr>
          <w:sz w:val="24"/>
          <w:szCs w:val="24"/>
          <w:rtl w:val="0"/>
        </w:rPr>
        <w:t xml:space="preserve">Generate reference:</w:t>
      </w:r>
      <w:r w:rsidDel="00000000" w:rsidR="00000000" w:rsidRPr="00000000">
        <w:rPr>
          <w:rtl w:val="0"/>
        </w:rPr>
        <w:t xml:space="preserve"> #IT-[YEAR]-[SEQUENCE]</w:t>
      </w:r>
      <w:r w:rsidDel="00000000" w:rsidR="00000000" w:rsidRPr="00000000">
        <w:rPr>
          <w:rtl w:val="0"/>
        </w:rPr>
      </w:r>
    </w:p>
    <w:p w:rsidR="00000000" w:rsidDel="00000000" w:rsidP="00000000" w:rsidRDefault="00000000" w:rsidRPr="00000000" w14:paraId="0000007A">
      <w:pPr>
        <w:pStyle w:val="Heading3"/>
        <w:keepNext w:val="0"/>
        <w:keepLines w:val="0"/>
        <w:spacing w:after="160" w:before="160" w:line="240" w:lineRule="auto"/>
        <w:rPr>
          <w:b w:val="1"/>
          <w:bCs w:val="1"/>
          <w:color w:val="3b82f6"/>
          <w:sz w:val="26"/>
          <w:szCs w:val="26"/>
        </w:rPr>
      </w:pPr>
      <w:bookmarkStart w:colFirst="0" w:colLast="0" w:name="_j1p1j3fm7o5d" w:id="9"/>
      <w:bookmarkEnd w:id="9"/>
      <w:r w:rsidDel="00000000" w:rsidR="00000000" w:rsidRPr="00000000">
        <w:rPr>
          <w:b w:val="1"/>
          <w:bCs w:val="1"/>
          <w:color w:val="3b82f6"/>
          <w:sz w:val="26"/>
          <w:szCs w:val="26"/>
          <w:rtl w:val="0"/>
        </w:rPr>
        <w:t xml:space="preserve">Top Menu Action Buttons</w:t>
      </w:r>
    </w:p>
    <w:p w:rsidR="00000000" w:rsidDel="00000000" w:rsidP="00000000" w:rsidRDefault="00000000" w:rsidRPr="00000000" w14:paraId="0000007B">
      <w:pPr>
        <w:spacing w:line="240" w:lineRule="auto"/>
        <w:rPr/>
      </w:pPr>
      <w:r w:rsidDel="00000000" w:rsidR="00000000" w:rsidRPr="00000000">
        <w:rPr>
          <w:rtl w:val="0"/>
        </w:rPr>
        <w:t xml:space="preserve">Workflow Type: Multi-step transactional form</w:t>
      </w:r>
    </w:p>
    <w:p w:rsidR="00000000" w:rsidDel="00000000" w:rsidP="00000000" w:rsidRDefault="00000000" w:rsidRPr="00000000" w14:paraId="0000007C">
      <w:pPr>
        <w:spacing w:line="240" w:lineRule="auto"/>
        <w:rPr/>
      </w:pPr>
      <w:r w:rsidDel="00000000" w:rsidR="00000000" w:rsidRPr="00000000">
        <w:rPr>
          <w:rtl w:val="0"/>
        </w:rPr>
        <w:t xml:space="preserve">State: </w:t>
      </w:r>
      <w:r w:rsidDel="00000000" w:rsidR="00000000" w:rsidRPr="00000000">
        <w:rPr>
          <w:rFonts w:ascii="Roboto Mono" w:cs="Roboto Mono" w:eastAsia="Roboto Mono" w:hAnsi="Roboto Mono"/>
          <w:color w:val="188038"/>
          <w:rtl w:val="0"/>
        </w:rPr>
        <w:t xml:space="preserve">LEAD_DRAFT</w:t>
      </w:r>
      <w:r w:rsidDel="00000000" w:rsidR="00000000" w:rsidRPr="00000000">
        <w:rPr>
          <w:rtl w:val="0"/>
        </w:rPr>
        <w:t xml:space="preserve"> until final submission</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numPr>
          <w:ilvl w:val="0"/>
          <w:numId w:val="16"/>
        </w:numPr>
        <w:spacing w:line="240" w:lineRule="auto"/>
        <w:ind w:left="720" w:hanging="360"/>
      </w:pPr>
      <w:r w:rsidDel="00000000" w:rsidR="00000000" w:rsidRPr="00000000">
        <w:rPr>
          <w:b w:val="1"/>
          <w:bCs w:val="1"/>
          <w:sz w:val="24"/>
          <w:szCs w:val="24"/>
          <w:shd w:fill="b6d7a8" w:val="clear"/>
          <w:rtl w:val="0"/>
        </w:rPr>
        <w:t xml:space="preserve">HEADER BUTTONS &amp; ELEMENTS</w:t>
      </w:r>
      <w:r w:rsidDel="00000000" w:rsidR="00000000" w:rsidRPr="00000000">
        <w:rPr>
          <w:rtl w:val="0"/>
        </w:rPr>
      </w:r>
    </w:p>
    <w:p w:rsidR="00000000" w:rsidDel="00000000" w:rsidP="00000000" w:rsidRDefault="00000000" w:rsidRPr="00000000" w14:paraId="0000007F">
      <w:pPr>
        <w:spacing w:line="240" w:lineRule="auto"/>
        <w:ind w:firstLine="720"/>
        <w:rPr>
          <w:sz w:val="20"/>
          <w:szCs w:val="20"/>
        </w:rPr>
      </w:pPr>
      <w:r w:rsidDel="00000000" w:rsidR="00000000" w:rsidRPr="00000000">
        <w:rPr>
          <w:b w:val="1"/>
          <w:bCs w:val="1"/>
          <w:rtl w:val="0"/>
        </w:rPr>
        <w:t xml:space="preserve">Frontend</w:t>
      </w:r>
      <w:r w:rsidDel="00000000" w:rsidR="00000000" w:rsidRPr="00000000">
        <w:rPr>
          <w:sz w:val="20"/>
          <w:szCs w:val="20"/>
          <w:rtl w:val="0"/>
        </w:rPr>
        <w:t xml:space="preserve">: </w:t>
      </w:r>
    </w:p>
    <w:p w:rsidR="00000000" w:rsidDel="00000000" w:rsidP="00000000" w:rsidRDefault="00000000" w:rsidRPr="00000000" w14:paraId="00000080">
      <w:pPr>
        <w:spacing w:line="240" w:lineRule="auto"/>
        <w:ind w:left="720" w:firstLine="720"/>
        <w:rPr>
          <w:sz w:val="32"/>
          <w:szCs w:val="32"/>
        </w:rPr>
      </w:pPr>
      <w:r w:rsidDel="00000000" w:rsidR="00000000" w:rsidRPr="00000000">
        <w:rPr>
          <w:sz w:val="20"/>
          <w:szCs w:val="20"/>
          <w:rtl w:val="0"/>
        </w:rPr>
        <w:t xml:space="preserve">Workflow Progress Bar</w:t>
      </w:r>
      <w:r w:rsidDel="00000000" w:rsidR="00000000" w:rsidRPr="00000000">
        <w:rPr>
          <w:rtl w:val="0"/>
        </w:rPr>
      </w:r>
    </w:p>
    <w:p w:rsidR="00000000" w:rsidDel="00000000" w:rsidP="00000000" w:rsidRDefault="00000000" w:rsidRPr="00000000" w14:paraId="00000081">
      <w:pPr>
        <w:spacing w:line="240" w:lineRule="auto"/>
        <w:ind w:left="720" w:firstLine="720"/>
        <w:rPr/>
      </w:pPr>
      <w:r w:rsidDel="00000000" w:rsidR="00000000" w:rsidRPr="00000000">
        <w:rPr>
          <w:b w:val="1"/>
          <w:bCs w:val="1"/>
          <w:sz w:val="20"/>
          <w:szCs w:val="20"/>
          <w:rtl w:val="0"/>
        </w:rPr>
        <w:t xml:space="preserve">Type</w:t>
      </w:r>
      <w:r w:rsidDel="00000000" w:rsidR="00000000" w:rsidRPr="00000000">
        <w:rPr>
          <w:sz w:val="20"/>
          <w:szCs w:val="20"/>
          <w:rtl w:val="0"/>
        </w:rPr>
        <w:t xml:space="preserve">:</w:t>
      </w:r>
      <w:r w:rsidDel="00000000" w:rsidR="00000000" w:rsidRPr="00000000">
        <w:rPr>
          <w:sz w:val="24"/>
          <w:szCs w:val="24"/>
          <w:rtl w:val="0"/>
        </w:rPr>
        <w:t xml:space="preserve"> </w:t>
      </w:r>
      <w:r w:rsidDel="00000000" w:rsidR="00000000" w:rsidRPr="00000000">
        <w:rPr>
          <w:rtl w:val="0"/>
        </w:rPr>
        <w:t xml:space="preserve">Display-only component</w:t>
      </w:r>
    </w:p>
    <w:p w:rsidR="00000000" w:rsidDel="00000000" w:rsidP="00000000" w:rsidRDefault="00000000" w:rsidRPr="00000000" w14:paraId="00000082">
      <w:pPr>
        <w:spacing w:line="240" w:lineRule="auto"/>
        <w:ind w:left="720" w:firstLine="720"/>
        <w:rPr>
          <w:sz w:val="24"/>
          <w:szCs w:val="24"/>
        </w:rPr>
      </w:pPr>
      <w:r w:rsidDel="00000000" w:rsidR="00000000" w:rsidRPr="00000000">
        <w:rPr>
          <w:b w:val="1"/>
          <w:bCs w:val="1"/>
          <w:sz w:val="20"/>
          <w:szCs w:val="20"/>
          <w:rtl w:val="0"/>
        </w:rPr>
        <w:t xml:space="preserve">Function</w:t>
      </w:r>
      <w:r w:rsidDel="00000000" w:rsidR="00000000" w:rsidRPr="00000000">
        <w:rPr>
          <w:rtl w:val="0"/>
        </w:rPr>
      </w:r>
    </w:p>
    <w:p w:rsidR="00000000" w:rsidDel="00000000" w:rsidP="00000000" w:rsidRDefault="00000000" w:rsidRPr="00000000" w14:paraId="00000083">
      <w:pPr>
        <w:numPr>
          <w:ilvl w:val="0"/>
          <w:numId w:val="97"/>
        </w:numPr>
        <w:spacing w:after="0" w:afterAutospacing="0" w:line="240" w:lineRule="auto"/>
        <w:ind w:left="2160" w:hanging="360"/>
      </w:pPr>
      <w:r w:rsidDel="00000000" w:rsidR="00000000" w:rsidRPr="00000000">
        <w:rPr>
          <w:rtl w:val="0"/>
        </w:rPr>
        <w:t xml:space="preserve">Shows: </w:t>
      </w:r>
      <w:r w:rsidDel="00000000" w:rsidR="00000000" w:rsidRPr="00000000">
        <w:rPr>
          <w:rFonts w:ascii="Roboto Mono" w:cs="Roboto Mono" w:eastAsia="Roboto Mono" w:hAnsi="Roboto Mono"/>
          <w:color w:val="188038"/>
          <w:rtl w:val="0"/>
        </w:rPr>
        <w:t xml:space="preserve">Step 1 of 5</w:t>
      </w:r>
    </w:p>
    <w:p w:rsidR="00000000" w:rsidDel="00000000" w:rsidP="00000000" w:rsidRDefault="00000000" w:rsidRPr="00000000" w14:paraId="00000084">
      <w:pPr>
        <w:numPr>
          <w:ilvl w:val="0"/>
          <w:numId w:val="97"/>
        </w:numPr>
        <w:spacing w:after="0" w:afterAutospacing="0" w:before="0" w:beforeAutospacing="0" w:line="240" w:lineRule="auto"/>
        <w:ind w:left="2160" w:hanging="360"/>
      </w:pPr>
      <w:r w:rsidDel="00000000" w:rsidR="00000000" w:rsidRPr="00000000">
        <w:rPr>
          <w:rtl w:val="0"/>
        </w:rPr>
        <w:t xml:space="preserve">Highlights current step</w:t>
      </w:r>
    </w:p>
    <w:p w:rsidR="00000000" w:rsidDel="00000000" w:rsidP="00000000" w:rsidRDefault="00000000" w:rsidRPr="00000000" w14:paraId="00000085">
      <w:pPr>
        <w:numPr>
          <w:ilvl w:val="0"/>
          <w:numId w:val="97"/>
        </w:numPr>
        <w:spacing w:after="240" w:before="0" w:beforeAutospacing="0" w:line="240" w:lineRule="auto"/>
        <w:ind w:left="2160" w:hanging="360"/>
      </w:pPr>
      <w:r w:rsidDel="00000000" w:rsidR="00000000" w:rsidRPr="00000000">
        <w:rPr>
          <w:rtl w:val="0"/>
        </w:rPr>
        <w:t xml:space="preserve">Non-clickable</w:t>
      </w:r>
    </w:p>
    <w:p w:rsidR="00000000" w:rsidDel="00000000" w:rsidP="00000000" w:rsidRDefault="00000000" w:rsidRPr="00000000" w14:paraId="00000086">
      <w:pPr>
        <w:pStyle w:val="Heading3"/>
        <w:keepNext w:val="0"/>
        <w:keepLines w:val="0"/>
        <w:spacing w:before="280" w:line="240" w:lineRule="auto"/>
        <w:ind w:left="720" w:firstLine="0"/>
        <w:rPr>
          <w:b w:val="1"/>
          <w:bCs w:val="1"/>
          <w:color w:val="000000"/>
          <w:sz w:val="22"/>
          <w:szCs w:val="22"/>
        </w:rPr>
      </w:pPr>
      <w:bookmarkStart w:colFirst="0" w:colLast="0" w:name="_6s0bxci1h3v8" w:id="10"/>
      <w:bookmarkEnd w:id="10"/>
      <w:r w:rsidDel="00000000" w:rsidR="00000000" w:rsidRPr="00000000">
        <w:rPr>
          <w:b w:val="1"/>
          <w:bCs w:val="1"/>
          <w:color w:val="000000"/>
          <w:sz w:val="22"/>
          <w:szCs w:val="22"/>
          <w:rtl w:val="0"/>
        </w:rPr>
        <w:t xml:space="preserve">Backend:</w:t>
      </w:r>
    </w:p>
    <w:p w:rsidR="00000000" w:rsidDel="00000000" w:rsidP="00000000" w:rsidRDefault="00000000" w:rsidRPr="00000000" w14:paraId="00000087">
      <w:pPr>
        <w:numPr>
          <w:ilvl w:val="0"/>
          <w:numId w:val="52"/>
        </w:numPr>
        <w:spacing w:line="240" w:lineRule="auto"/>
        <w:ind w:left="1440" w:hanging="360"/>
        <w:rPr>
          <w:sz w:val="20"/>
          <w:szCs w:val="20"/>
        </w:rPr>
      </w:pPr>
      <w:r w:rsidDel="00000000" w:rsidR="00000000" w:rsidRPr="00000000">
        <w:rPr>
          <w:sz w:val="20"/>
          <w:szCs w:val="20"/>
          <w:rtl w:val="0"/>
        </w:rPr>
        <w:t xml:space="preserve">No API.</w:t>
      </w:r>
    </w:p>
    <w:p w:rsidR="00000000" w:rsidDel="00000000" w:rsidP="00000000" w:rsidRDefault="00000000" w:rsidRPr="00000000" w14:paraId="00000088">
      <w:pPr>
        <w:numPr>
          <w:ilvl w:val="0"/>
          <w:numId w:val="52"/>
        </w:numPr>
        <w:spacing w:line="240" w:lineRule="auto"/>
        <w:ind w:left="1440" w:hanging="360"/>
        <w:rPr>
          <w:sz w:val="20"/>
          <w:szCs w:val="20"/>
        </w:rPr>
      </w:pPr>
      <w:r w:rsidDel="00000000" w:rsidR="00000000" w:rsidRPr="00000000">
        <w:rPr>
          <w:sz w:val="20"/>
          <w:szCs w:val="20"/>
          <w:rtl w:val="0"/>
        </w:rPr>
        <w:t xml:space="preserve">Progress state derived from route /leads/create?step=1</w:t>
      </w:r>
    </w:p>
    <w:p w:rsidR="00000000" w:rsidDel="00000000" w:rsidP="00000000" w:rsidRDefault="00000000" w:rsidRPr="00000000" w14:paraId="00000089">
      <w:pPr>
        <w:spacing w:line="240" w:lineRule="auto"/>
        <w:rPr>
          <w:sz w:val="24"/>
          <w:szCs w:val="24"/>
        </w:rPr>
      </w:pPr>
      <w:r w:rsidDel="00000000" w:rsidR="00000000" w:rsidRPr="00000000">
        <w:rPr>
          <w:rtl w:val="0"/>
        </w:rPr>
      </w:r>
    </w:p>
    <w:p w:rsidR="00000000" w:rsidDel="00000000" w:rsidP="00000000" w:rsidRDefault="00000000" w:rsidRPr="00000000" w14:paraId="0000008A">
      <w:pPr>
        <w:numPr>
          <w:ilvl w:val="0"/>
          <w:numId w:val="16"/>
        </w:numPr>
        <w:spacing w:line="240" w:lineRule="auto"/>
        <w:ind w:left="720" w:hanging="360"/>
      </w:pPr>
      <w:r w:rsidDel="00000000" w:rsidR="00000000" w:rsidRPr="00000000">
        <w:rPr>
          <w:b w:val="1"/>
          <w:bCs w:val="1"/>
          <w:sz w:val="24"/>
          <w:szCs w:val="24"/>
          <w:shd w:fill="b6d7a8" w:val="clear"/>
          <w:rtl w:val="0"/>
        </w:rPr>
        <w:t xml:space="preserve">Info (ℹ️) Button</w:t>
      </w:r>
      <w:r w:rsidDel="00000000" w:rsidR="00000000" w:rsidRPr="00000000">
        <w:rPr>
          <w:rtl w:val="0"/>
        </w:rPr>
      </w:r>
    </w:p>
    <w:p w:rsidR="00000000" w:rsidDel="00000000" w:rsidP="00000000" w:rsidRDefault="00000000" w:rsidRPr="00000000" w14:paraId="0000008B">
      <w:pPr>
        <w:spacing w:line="240" w:lineRule="auto"/>
        <w:ind w:left="720" w:firstLine="0"/>
        <w:rPr>
          <w:b w:val="1"/>
          <w:bCs w:val="1"/>
        </w:rPr>
      </w:pPr>
      <w:r w:rsidDel="00000000" w:rsidR="00000000" w:rsidRPr="00000000">
        <w:rPr>
          <w:b w:val="1"/>
          <w:bCs w:val="1"/>
          <w:rtl w:val="0"/>
        </w:rPr>
        <w:t xml:space="preserve">Frontend:</w:t>
      </w:r>
    </w:p>
    <w:p w:rsidR="00000000" w:rsidDel="00000000" w:rsidP="00000000" w:rsidRDefault="00000000" w:rsidRPr="00000000" w14:paraId="0000008C">
      <w:pPr>
        <w:numPr>
          <w:ilvl w:val="0"/>
          <w:numId w:val="52"/>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On click → Open help modal</w:t>
      </w:r>
    </w:p>
    <w:p w:rsidR="00000000" w:rsidDel="00000000" w:rsidP="00000000" w:rsidRDefault="00000000" w:rsidRPr="00000000" w14:paraId="0000008D">
      <w:pPr>
        <w:numPr>
          <w:ilvl w:val="0"/>
          <w:numId w:val="52"/>
        </w:numPr>
        <w:spacing w:line="240" w:lineRule="auto"/>
        <w:ind w:left="1440" w:hanging="360"/>
        <w:rPr>
          <w:sz w:val="20"/>
          <w:szCs w:val="20"/>
        </w:rPr>
      </w:pPr>
      <w:r w:rsidDel="00000000" w:rsidR="00000000" w:rsidRPr="00000000">
        <w:rPr>
          <w:sz w:val="20"/>
          <w:szCs w:val="20"/>
          <w:rtl w:val="0"/>
        </w:rPr>
        <w:t xml:space="preserve">Modal shows</w:t>
      </w:r>
      <w:r w:rsidDel="00000000" w:rsidR="00000000" w:rsidRPr="00000000">
        <w:rPr>
          <w:rtl w:val="0"/>
        </w:rPr>
        <w:t xml:space="preserve">:</w:t>
      </w:r>
    </w:p>
    <w:p w:rsidR="00000000" w:rsidDel="00000000" w:rsidP="00000000" w:rsidRDefault="00000000" w:rsidRPr="00000000" w14:paraId="0000008E">
      <w:pPr>
        <w:numPr>
          <w:ilvl w:val="1"/>
          <w:numId w:val="52"/>
        </w:numPr>
        <w:spacing w:line="240" w:lineRule="auto"/>
        <w:ind w:left="2160" w:hanging="360"/>
        <w:rPr>
          <w:sz w:val="20"/>
          <w:szCs w:val="20"/>
        </w:rPr>
      </w:pPr>
      <w:r w:rsidDel="00000000" w:rsidR="00000000" w:rsidRPr="00000000">
        <w:rPr>
          <w:sz w:val="20"/>
          <w:szCs w:val="20"/>
          <w:rtl w:val="0"/>
        </w:rPr>
        <w:t xml:space="preserve">Required fields explanation</w:t>
      </w:r>
    </w:p>
    <w:p w:rsidR="00000000" w:rsidDel="00000000" w:rsidP="00000000" w:rsidRDefault="00000000" w:rsidRPr="00000000" w14:paraId="0000008F">
      <w:pPr>
        <w:numPr>
          <w:ilvl w:val="1"/>
          <w:numId w:val="52"/>
        </w:numPr>
        <w:spacing w:line="240" w:lineRule="auto"/>
        <w:ind w:left="2160" w:hanging="360"/>
        <w:rPr>
          <w:sz w:val="20"/>
          <w:szCs w:val="20"/>
        </w:rPr>
      </w:pPr>
      <w:r w:rsidDel="00000000" w:rsidR="00000000" w:rsidRPr="00000000">
        <w:rPr>
          <w:sz w:val="20"/>
          <w:szCs w:val="20"/>
          <w:rtl w:val="0"/>
        </w:rPr>
        <w:t xml:space="preserve">Loan compliance guidelines</w:t>
      </w:r>
    </w:p>
    <w:p w:rsidR="00000000" w:rsidDel="00000000" w:rsidP="00000000" w:rsidRDefault="00000000" w:rsidRPr="00000000" w14:paraId="00000090">
      <w:pPr>
        <w:numPr>
          <w:ilvl w:val="1"/>
          <w:numId w:val="52"/>
        </w:numPr>
        <w:spacing w:line="240" w:lineRule="auto"/>
        <w:ind w:left="2160" w:hanging="360"/>
        <w:rPr>
          <w:sz w:val="20"/>
          <w:szCs w:val="20"/>
        </w:rPr>
      </w:pPr>
      <w:r w:rsidDel="00000000" w:rsidR="00000000" w:rsidRPr="00000000">
        <w:rPr>
          <w:sz w:val="20"/>
          <w:szCs w:val="20"/>
          <w:rtl w:val="0"/>
        </w:rPr>
        <w:t xml:space="preserve">Example formats</w:t>
      </w:r>
    </w:p>
    <w:p w:rsidR="00000000" w:rsidDel="00000000" w:rsidP="00000000" w:rsidRDefault="00000000" w:rsidRPr="00000000" w14:paraId="00000091">
      <w:pPr>
        <w:spacing w:after="240" w:before="240" w:line="240" w:lineRule="auto"/>
        <w:ind w:firstLine="720"/>
        <w:rPr>
          <w:b w:val="1"/>
          <w:bCs w:val="1"/>
          <w:sz w:val="24"/>
          <w:szCs w:val="24"/>
          <w:shd w:fill="b6d7a8" w:val="clear"/>
        </w:rPr>
      </w:pPr>
      <w:r w:rsidDel="00000000" w:rsidR="00000000" w:rsidRPr="00000000">
        <w:rPr>
          <w:b w:val="1"/>
          <w:bCs w:val="1"/>
          <w:rtl w:val="0"/>
        </w:rPr>
        <w:t xml:space="preserve">Backend</w:t>
      </w:r>
      <w:r w:rsidDel="00000000" w:rsidR="00000000" w:rsidRPr="00000000">
        <w:rPr>
          <w:b w:val="1"/>
          <w:bCs w:val="1"/>
          <w:sz w:val="24"/>
          <w:szCs w:val="24"/>
          <w:rtl w:val="0"/>
        </w:rPr>
        <w:t xml:space="preserve">: </w:t>
      </w:r>
      <w:r w:rsidDel="00000000" w:rsidR="00000000" w:rsidRPr="00000000">
        <w:rPr>
          <w:sz w:val="20"/>
          <w:szCs w:val="20"/>
          <w:rtl w:val="0"/>
        </w:rPr>
        <w:t xml:space="preserve">Static content or fetched: GET /api/help/lead-step-1</w:t>
      </w:r>
      <w:r w:rsidDel="00000000" w:rsidR="00000000" w:rsidRPr="00000000">
        <w:rPr>
          <w:rtl w:val="0"/>
        </w:rPr>
      </w:r>
    </w:p>
    <w:p w:rsidR="00000000" w:rsidDel="00000000" w:rsidP="00000000" w:rsidRDefault="00000000" w:rsidRPr="00000000" w14:paraId="00000092">
      <w:pPr>
        <w:numPr>
          <w:ilvl w:val="0"/>
          <w:numId w:val="16"/>
        </w:numPr>
        <w:spacing w:line="240" w:lineRule="auto"/>
        <w:ind w:left="720" w:hanging="360"/>
      </w:pPr>
      <w:r w:rsidDel="00000000" w:rsidR="00000000" w:rsidRPr="00000000">
        <w:rPr>
          <w:b w:val="1"/>
          <w:bCs w:val="1"/>
          <w:sz w:val="24"/>
          <w:szCs w:val="24"/>
          <w:shd w:fill="b6d7a8" w:val="clear"/>
          <w:rtl w:val="0"/>
        </w:rPr>
        <w:t xml:space="preserve">Auto-fill from ID </w:t>
      </w:r>
      <w:r w:rsidDel="00000000" w:rsidR="00000000" w:rsidRPr="00000000">
        <w:rPr>
          <w:b w:val="1"/>
          <w:bCs w:val="1"/>
          <w:color w:val="2b303b"/>
          <w:rtl w:val="0"/>
        </w:rPr>
        <w:t xml:space="preserve">[</w:t>
      </w:r>
      <w:hyperlink r:id="rId8">
        <w:r w:rsidDel="00000000" w:rsidR="00000000" w:rsidRPr="00000000">
          <w:rPr>
            <w:b w:val="1"/>
            <w:bCs w:val="1"/>
            <w:color w:val="1155cc"/>
            <w:u w:val="single"/>
            <w:rtl w:val="0"/>
          </w:rPr>
          <w:t xml:space="preserve">Document Link</w:t>
        </w:r>
      </w:hyperlink>
      <w:r w:rsidDel="00000000" w:rsidR="00000000" w:rsidRPr="00000000">
        <w:rPr>
          <w:b w:val="1"/>
          <w:bCs w:val="1"/>
          <w:color w:val="2b303b"/>
          <w:rtl w:val="0"/>
        </w:rPr>
        <w:t xml:space="preserve">]</w:t>
      </w:r>
      <w:r w:rsidDel="00000000" w:rsidR="00000000" w:rsidRPr="00000000">
        <w:rPr>
          <w:rtl w:val="0"/>
        </w:rPr>
      </w:r>
    </w:p>
    <w:p w:rsidR="00000000" w:rsidDel="00000000" w:rsidP="00000000" w:rsidRDefault="00000000" w:rsidRPr="00000000" w14:paraId="00000093">
      <w:pPr>
        <w:spacing w:line="240" w:lineRule="auto"/>
        <w:ind w:left="720" w:firstLine="0"/>
        <w:rPr>
          <w:b w:val="1"/>
          <w:bCs w:val="1"/>
          <w:sz w:val="24"/>
          <w:szCs w:val="24"/>
        </w:rPr>
      </w:pPr>
      <w:r w:rsidDel="00000000" w:rsidR="00000000" w:rsidRPr="00000000">
        <w:rPr>
          <w:b w:val="1"/>
          <w:bCs w:val="1"/>
          <w:rtl w:val="0"/>
        </w:rPr>
        <w:t xml:space="preserve">Frontend</w:t>
      </w:r>
      <w:r w:rsidDel="00000000" w:rsidR="00000000" w:rsidRPr="00000000">
        <w:rPr>
          <w:rtl w:val="0"/>
        </w:rPr>
      </w:r>
    </w:p>
    <w:p w:rsidR="00000000" w:rsidDel="00000000" w:rsidP="00000000" w:rsidRDefault="00000000" w:rsidRPr="00000000" w14:paraId="00000094">
      <w:pPr>
        <w:numPr>
          <w:ilvl w:val="0"/>
          <w:numId w:val="80"/>
        </w:numPr>
        <w:spacing w:after="0" w:afterAutospacing="0"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Click → Open ‘Auto fill customer details pop up’ modal</w:t>
      </w:r>
      <w:r w:rsidDel="00000000" w:rsidR="00000000" w:rsidRPr="00000000">
        <w:rPr>
          <w:rtl w:val="0"/>
        </w:rPr>
      </w:r>
    </w:p>
    <w:p w:rsidR="00000000" w:rsidDel="00000000" w:rsidP="00000000" w:rsidRDefault="00000000" w:rsidRPr="00000000" w14:paraId="00000095">
      <w:pPr>
        <w:numPr>
          <w:ilvl w:val="0"/>
          <w:numId w:val="80"/>
        </w:numPr>
        <w:spacing w:after="0" w:afterAutospacing="0" w:before="0" w:beforeAutospacing="0" w:line="240" w:lineRule="auto"/>
        <w:ind w:left="1440" w:hanging="360"/>
        <w:rPr>
          <w:sz w:val="20"/>
          <w:szCs w:val="20"/>
        </w:rPr>
      </w:pPr>
      <w:r w:rsidDel="00000000" w:rsidR="00000000" w:rsidRPr="00000000">
        <w:rPr>
          <w:sz w:val="20"/>
          <w:szCs w:val="20"/>
          <w:rtl w:val="0"/>
        </w:rPr>
        <w:t xml:space="preserve">User click:</w:t>
      </w:r>
    </w:p>
    <w:p w:rsidR="00000000" w:rsidDel="00000000" w:rsidP="00000000" w:rsidRDefault="00000000" w:rsidRPr="00000000" w14:paraId="00000096">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Aadhaar Front: To upload image in png, jpeg and PDF </w:t>
      </w:r>
    </w:p>
    <w:p w:rsidR="00000000" w:rsidDel="00000000" w:rsidP="00000000" w:rsidRDefault="00000000" w:rsidRPr="00000000" w14:paraId="00000097">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Aadhaar Back: To upload image in png,jpeg and PDF</w:t>
      </w:r>
    </w:p>
    <w:p w:rsidR="00000000" w:rsidDel="00000000" w:rsidP="00000000" w:rsidRDefault="00000000" w:rsidRPr="00000000" w14:paraId="00000098">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Start scanning: CALL API initiate OCR API, Both the uploaded images run through OCR and extract Name, Husband/Father Name, Date of Birth, Current Address</w:t>
      </w:r>
    </w:p>
    <w:p w:rsidR="00000000" w:rsidDel="00000000" w:rsidP="00000000" w:rsidRDefault="00000000" w:rsidRPr="00000000" w14:paraId="00000099">
      <w:pPr>
        <w:numPr>
          <w:ilvl w:val="0"/>
          <w:numId w:val="80"/>
        </w:numPr>
        <w:spacing w:after="0" w:afterAutospacing="0" w:before="0" w:beforeAutospacing="0" w:line="240" w:lineRule="auto"/>
        <w:ind w:left="1440" w:hanging="360"/>
        <w:rPr>
          <w:sz w:val="20"/>
          <w:szCs w:val="20"/>
        </w:rPr>
      </w:pPr>
      <w:r w:rsidDel="00000000" w:rsidR="00000000" w:rsidRPr="00000000">
        <w:rPr>
          <w:rtl w:val="0"/>
        </w:rPr>
        <w:t xml:space="preserve">Validation:</w:t>
      </w:r>
    </w:p>
    <w:p w:rsidR="00000000" w:rsidDel="00000000" w:rsidP="00000000" w:rsidRDefault="00000000" w:rsidRPr="00000000" w14:paraId="0000009A">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Add File Size &amp; Format Validation</w:t>
      </w:r>
    </w:p>
    <w:p w:rsidR="00000000" w:rsidDel="00000000" w:rsidP="00000000" w:rsidRDefault="00000000" w:rsidRPr="00000000" w14:paraId="0000009B">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Max file size: 5MB per image</w:t>
      </w:r>
    </w:p>
    <w:p w:rsidR="00000000" w:rsidDel="00000000" w:rsidP="00000000" w:rsidRDefault="00000000" w:rsidRPr="00000000" w14:paraId="0000009C">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Allowed formats: PNG, JPEG, PDF</w:t>
      </w:r>
    </w:p>
    <w:p w:rsidR="00000000" w:rsidDel="00000000" w:rsidP="00000000" w:rsidRDefault="00000000" w:rsidRPr="00000000" w14:paraId="0000009D">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Image quality check (min 300 DPI recommended)</w:t>
      </w:r>
    </w:p>
    <w:p w:rsidR="00000000" w:rsidDel="00000000" w:rsidP="00000000" w:rsidRDefault="00000000" w:rsidRPr="00000000" w14:paraId="0000009E">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Show upload progress bar</w:t>
      </w:r>
    </w:p>
    <w:p w:rsidR="00000000" w:rsidDel="00000000" w:rsidP="00000000" w:rsidRDefault="00000000" w:rsidRPr="00000000" w14:paraId="0000009F">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OCR Error Handling</w:t>
      </w:r>
    </w:p>
    <w:p w:rsidR="00000000" w:rsidDel="00000000" w:rsidP="00000000" w:rsidRDefault="00000000" w:rsidRPr="00000000" w14:paraId="000000A0">
      <w:pPr>
        <w:numPr>
          <w:ilvl w:val="0"/>
          <w:numId w:val="80"/>
        </w:numPr>
        <w:spacing w:after="0" w:afterAutospacing="0" w:before="0" w:beforeAutospacing="0" w:line="240" w:lineRule="auto"/>
        <w:ind w:left="1440" w:hanging="360"/>
        <w:rPr>
          <w:sz w:val="20"/>
          <w:szCs w:val="20"/>
        </w:rPr>
      </w:pPr>
      <w:r w:rsidDel="00000000" w:rsidR="00000000" w:rsidRPr="00000000">
        <w:rPr>
          <w:rtl w:val="0"/>
        </w:rPr>
        <w:t xml:space="preserve">What if OCR fails to extract data?: </w:t>
      </w:r>
    </w:p>
    <w:p w:rsidR="00000000" w:rsidDel="00000000" w:rsidP="00000000" w:rsidRDefault="00000000" w:rsidRPr="00000000" w14:paraId="000000A1">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Show error message: 'Could not read document. Please ensure image is clear'</w:t>
      </w:r>
    </w:p>
    <w:p w:rsidR="00000000" w:rsidDel="00000000" w:rsidP="00000000" w:rsidRDefault="00000000" w:rsidRPr="00000000" w14:paraId="000000A2">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Allow manual entry fallback</w:t>
      </w:r>
    </w:p>
    <w:p w:rsidR="00000000" w:rsidDel="00000000" w:rsidP="00000000" w:rsidRDefault="00000000" w:rsidRPr="00000000" w14:paraId="000000A3">
      <w:pPr>
        <w:numPr>
          <w:ilvl w:val="1"/>
          <w:numId w:val="80"/>
        </w:numPr>
        <w:spacing w:after="0" w:afterAutospacing="0" w:before="0" w:beforeAutospacing="0" w:line="240" w:lineRule="auto"/>
        <w:ind w:left="2160" w:hanging="360"/>
        <w:rPr>
          <w:sz w:val="20"/>
          <w:szCs w:val="20"/>
        </w:rPr>
      </w:pPr>
      <w:r w:rsidDel="00000000" w:rsidR="00000000" w:rsidRPr="00000000">
        <w:rPr>
          <w:sz w:val="20"/>
          <w:szCs w:val="20"/>
          <w:rtl w:val="0"/>
        </w:rPr>
        <w:t xml:space="preserve">Retry option</w:t>
      </w:r>
    </w:p>
    <w:p w:rsidR="00000000" w:rsidDel="00000000" w:rsidP="00000000" w:rsidRDefault="00000000" w:rsidRPr="00000000" w14:paraId="000000A4">
      <w:pPr>
        <w:numPr>
          <w:ilvl w:val="1"/>
          <w:numId w:val="80"/>
        </w:numPr>
        <w:spacing w:after="240" w:before="0" w:beforeAutospacing="0" w:line="240" w:lineRule="auto"/>
        <w:ind w:left="2160" w:hanging="360"/>
        <w:rPr>
          <w:sz w:val="20"/>
          <w:szCs w:val="20"/>
        </w:rPr>
      </w:pPr>
      <w:r w:rsidDel="00000000" w:rsidR="00000000" w:rsidRPr="00000000">
        <w:rPr>
          <w:sz w:val="20"/>
          <w:szCs w:val="20"/>
          <w:rtl w:val="0"/>
        </w:rPr>
        <w:t xml:space="preserve">Support for poor quality scans</w:t>
      </w:r>
      <w:r w:rsidDel="00000000" w:rsidR="00000000" w:rsidRPr="00000000">
        <w:rPr>
          <w:rtl w:val="0"/>
        </w:rPr>
      </w:r>
    </w:p>
    <w:p w:rsidR="00000000" w:rsidDel="00000000" w:rsidP="00000000" w:rsidRDefault="00000000" w:rsidRPr="00000000" w14:paraId="000000A5">
      <w:pPr>
        <w:spacing w:line="240" w:lineRule="auto"/>
        <w:rPr>
          <w:b w:val="1"/>
          <w:bCs w:val="1"/>
        </w:rPr>
      </w:pPr>
      <w:r w:rsidDel="00000000" w:rsidR="00000000" w:rsidRPr="00000000">
        <w:rPr>
          <w:b w:val="1"/>
          <w:bCs w:val="1"/>
          <w:rtl w:val="0"/>
        </w:rPr>
        <w:tab/>
        <w:t xml:space="preserve">Backend:</w:t>
      </w:r>
    </w:p>
    <w:p w:rsidR="00000000" w:rsidDel="00000000" w:rsidP="00000000" w:rsidRDefault="00000000" w:rsidRPr="00000000" w14:paraId="000000A6">
      <w:pPr>
        <w:numPr>
          <w:ilvl w:val="0"/>
          <w:numId w:val="65"/>
        </w:numPr>
        <w:spacing w:line="240" w:lineRule="auto"/>
        <w:ind w:left="1440" w:hanging="360"/>
        <w:rPr>
          <w:sz w:val="20"/>
          <w:szCs w:val="20"/>
        </w:rPr>
      </w:pPr>
      <w:r w:rsidDel="00000000" w:rsidR="00000000" w:rsidRPr="00000000">
        <w:rPr>
          <w:sz w:val="20"/>
          <w:szCs w:val="20"/>
          <w:rtl w:val="0"/>
        </w:rPr>
        <w:t xml:space="preserve">POST /api/leads/autofillRequest: { idType: 'aadhaar|pan|customer|lead', idValue: 'string' }Response: { success: boolean, data: { fullName, fatherName, dob, address, phone, etc. }, message: string }</w:t>
      </w:r>
    </w:p>
    <w:p w:rsidR="00000000" w:rsidDel="00000000" w:rsidP="00000000" w:rsidRDefault="00000000" w:rsidRPr="00000000" w14:paraId="000000A7">
      <w:pPr>
        <w:pStyle w:val="Heading3"/>
        <w:keepNext w:val="0"/>
        <w:keepLines w:val="0"/>
        <w:spacing w:before="280" w:line="240" w:lineRule="auto"/>
        <w:ind w:left="720" w:firstLine="0"/>
        <w:rPr>
          <w:color w:val="000000"/>
          <w:sz w:val="20"/>
          <w:szCs w:val="20"/>
        </w:rPr>
      </w:pPr>
      <w:bookmarkStart w:colFirst="0" w:colLast="0" w:name="_xemm7n6cj241" w:id="11"/>
      <w:bookmarkEnd w:id="11"/>
      <w:r w:rsidDel="00000000" w:rsidR="00000000" w:rsidRPr="00000000">
        <w:rPr>
          <w:b w:val="1"/>
          <w:bCs w:val="1"/>
          <w:color w:val="000000"/>
          <w:sz w:val="22"/>
          <w:szCs w:val="22"/>
          <w:rtl w:val="0"/>
        </w:rPr>
        <w:t xml:space="preserve">State Update</w:t>
      </w:r>
      <w:r w:rsidDel="00000000" w:rsidR="00000000" w:rsidRPr="00000000">
        <w:rPr>
          <w:color w:val="000000"/>
          <w:sz w:val="20"/>
          <w:szCs w:val="20"/>
          <w:rtl w:val="0"/>
        </w:rPr>
        <w:t xml:space="preserve">:</w:t>
      </w:r>
    </w:p>
    <w:p w:rsidR="00000000" w:rsidDel="00000000" w:rsidP="00000000" w:rsidRDefault="00000000" w:rsidRPr="00000000" w14:paraId="000000A8">
      <w:pPr>
        <w:numPr>
          <w:ilvl w:val="0"/>
          <w:numId w:val="80"/>
        </w:numPr>
        <w:spacing w:line="240" w:lineRule="auto"/>
        <w:ind w:left="1440" w:hanging="360"/>
        <w:rPr>
          <w:sz w:val="20"/>
          <w:szCs w:val="20"/>
        </w:rPr>
      </w:pPr>
      <w:r w:rsidDel="00000000" w:rsidR="00000000" w:rsidRPr="00000000">
        <w:rPr>
          <w:sz w:val="20"/>
          <w:szCs w:val="20"/>
          <w:rtl w:val="0"/>
        </w:rPr>
        <w:t xml:space="preserve">Overwrites matching fields</w:t>
      </w:r>
    </w:p>
    <w:p w:rsidR="00000000" w:rsidDel="00000000" w:rsidP="00000000" w:rsidRDefault="00000000" w:rsidRPr="00000000" w14:paraId="000000A9">
      <w:pPr>
        <w:numPr>
          <w:ilvl w:val="0"/>
          <w:numId w:val="80"/>
        </w:numPr>
        <w:spacing w:line="240" w:lineRule="auto"/>
        <w:ind w:left="1440" w:hanging="360"/>
        <w:rPr>
          <w:sz w:val="20"/>
          <w:szCs w:val="20"/>
        </w:rPr>
      </w:pPr>
      <w:r w:rsidDel="00000000" w:rsidR="00000000" w:rsidRPr="00000000">
        <w:rPr>
          <w:sz w:val="20"/>
          <w:szCs w:val="20"/>
          <w:rtl w:val="0"/>
        </w:rPr>
        <w:t xml:space="preserve">Marks form as “Auto-filled”</w:t>
      </w:r>
    </w:p>
    <w:p w:rsidR="00000000" w:rsidDel="00000000" w:rsidP="00000000" w:rsidRDefault="00000000" w:rsidRPr="00000000" w14:paraId="000000AA">
      <w:pPr>
        <w:numPr>
          <w:ilvl w:val="0"/>
          <w:numId w:val="80"/>
        </w:numPr>
        <w:spacing w:line="240" w:lineRule="auto"/>
        <w:ind w:left="1440" w:hanging="360"/>
        <w:rPr>
          <w:sz w:val="20"/>
          <w:szCs w:val="20"/>
        </w:rPr>
      </w:pPr>
      <w:r w:rsidDel="00000000" w:rsidR="00000000" w:rsidRPr="00000000">
        <w:rPr>
          <w:sz w:val="20"/>
          <w:szCs w:val="20"/>
          <w:rtl w:val="0"/>
        </w:rPr>
        <w:t xml:space="preserve">Logs audit event</w:t>
      </w:r>
    </w:p>
    <w:p w:rsidR="00000000" w:rsidDel="00000000" w:rsidP="00000000" w:rsidRDefault="00000000" w:rsidRPr="00000000" w14:paraId="000000AB">
      <w:pPr>
        <w:spacing w:line="240" w:lineRule="auto"/>
        <w:ind w:left="720" w:firstLine="0"/>
        <w:rPr/>
      </w:pPr>
      <w:r w:rsidDel="00000000" w:rsidR="00000000" w:rsidRPr="00000000">
        <w:rPr/>
        <w:drawing>
          <wp:inline distB="114300" distT="114300" distL="114300" distR="114300">
            <wp:extent cx="4540915" cy="386238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40915"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240" w:lineRule="auto"/>
        <w:rPr>
          <w:b w:val="1"/>
          <w:bCs w:val="1"/>
          <w:color w:val="3b82f6"/>
          <w:sz w:val="26"/>
          <w:szCs w:val="26"/>
        </w:rPr>
      </w:pPr>
      <w:r w:rsidDel="00000000" w:rsidR="00000000" w:rsidRPr="00000000">
        <w:rPr>
          <w:rtl w:val="0"/>
        </w:rPr>
      </w:r>
    </w:p>
    <w:p w:rsidR="00000000" w:rsidDel="00000000" w:rsidP="00000000" w:rsidRDefault="00000000" w:rsidRPr="00000000" w14:paraId="000000AD">
      <w:pPr>
        <w:spacing w:after="240" w:before="240" w:line="240" w:lineRule="auto"/>
        <w:rPr/>
      </w:pPr>
      <w:r w:rsidDel="00000000" w:rsidR="00000000" w:rsidRPr="00000000">
        <w:rPr>
          <w:b w:val="1"/>
          <w:bCs w:val="1"/>
          <w:color w:val="3b82f6"/>
          <w:sz w:val="26"/>
          <w:szCs w:val="26"/>
          <w:rtl w:val="0"/>
        </w:rPr>
        <w:t xml:space="preserve">PERSONAL INFORMATION – FIELD WORKFLOW</w:t>
      </w:r>
      <w:r w:rsidDel="00000000" w:rsidR="00000000" w:rsidRPr="00000000">
        <w:rPr>
          <w:rtl w:val="0"/>
        </w:rPr>
      </w:r>
    </w:p>
    <w:p w:rsidR="00000000" w:rsidDel="00000000" w:rsidP="00000000" w:rsidRDefault="00000000" w:rsidRPr="00000000" w14:paraId="000000AE">
      <w:pPr>
        <w:spacing w:after="240" w:before="240" w:line="240" w:lineRule="auto"/>
        <w:rPr/>
      </w:pPr>
      <w:r w:rsidDel="00000000" w:rsidR="00000000" w:rsidRPr="00000000">
        <w:rPr>
          <w:rtl w:val="0"/>
        </w:rPr>
        <w:t xml:space="preserve">All fields update </w:t>
      </w:r>
      <w:r w:rsidDel="00000000" w:rsidR="00000000" w:rsidRPr="00000000">
        <w:rPr>
          <w:b w:val="1"/>
          <w:bCs w:val="1"/>
          <w:rtl w:val="0"/>
        </w:rPr>
        <w:t xml:space="preserve">local form state</w:t>
      </w:r>
      <w:r w:rsidDel="00000000" w:rsidR="00000000" w:rsidRPr="00000000">
        <w:rPr>
          <w:rtl w:val="0"/>
        </w:rPr>
        <w:t xml:space="preserve"> until save.</w:t>
      </w:r>
    </w:p>
    <w:p w:rsidR="00000000" w:rsidDel="00000000" w:rsidP="00000000" w:rsidRDefault="00000000" w:rsidRPr="00000000" w14:paraId="000000AF">
      <w:pPr>
        <w:pStyle w:val="Heading2"/>
        <w:keepNext w:val="0"/>
        <w:keepLines w:val="0"/>
        <w:numPr>
          <w:ilvl w:val="0"/>
          <w:numId w:val="18"/>
        </w:numPr>
        <w:spacing w:after="80" w:line="240" w:lineRule="auto"/>
        <w:ind w:left="720" w:hanging="360"/>
        <w:rPr>
          <w:sz w:val="24"/>
          <w:szCs w:val="24"/>
        </w:rPr>
      </w:pPr>
      <w:bookmarkStart w:colFirst="0" w:colLast="0" w:name="_f2pf7o3kyfcr" w:id="12"/>
      <w:bookmarkEnd w:id="12"/>
      <w:r w:rsidDel="00000000" w:rsidR="00000000" w:rsidRPr="00000000">
        <w:rPr>
          <w:b w:val="1"/>
          <w:bCs w:val="1"/>
          <w:sz w:val="24"/>
          <w:szCs w:val="24"/>
          <w:shd w:fill="b6d7a8" w:val="clear"/>
          <w:rtl w:val="0"/>
        </w:rPr>
        <w:t xml:space="preserve">Full Name (Required)</w:t>
      </w:r>
      <w:r w:rsidDel="00000000" w:rsidR="00000000" w:rsidRPr="00000000">
        <w:rPr>
          <w:rtl w:val="0"/>
        </w:rPr>
      </w:r>
    </w:p>
    <w:p w:rsidR="00000000" w:rsidDel="00000000" w:rsidP="00000000" w:rsidRDefault="00000000" w:rsidRPr="00000000" w14:paraId="000000B0">
      <w:pPr>
        <w:spacing w:line="240" w:lineRule="auto"/>
        <w:ind w:firstLine="720"/>
        <w:rPr>
          <w:sz w:val="24"/>
          <w:szCs w:val="24"/>
        </w:rPr>
      </w:pPr>
      <w:r w:rsidDel="00000000" w:rsidR="00000000" w:rsidRPr="00000000">
        <w:rPr>
          <w:b w:val="1"/>
          <w:bCs w:val="1"/>
          <w:rtl w:val="0"/>
        </w:rPr>
        <w:t xml:space="preserve">Validation:</w:t>
      </w:r>
      <w:r w:rsidDel="00000000" w:rsidR="00000000" w:rsidRPr="00000000">
        <w:rPr>
          <w:rtl w:val="0"/>
        </w:rPr>
      </w:r>
    </w:p>
    <w:p w:rsidR="00000000" w:rsidDel="00000000" w:rsidP="00000000" w:rsidRDefault="00000000" w:rsidRPr="00000000" w14:paraId="000000B1">
      <w:pPr>
        <w:numPr>
          <w:ilvl w:val="0"/>
          <w:numId w:val="80"/>
        </w:numPr>
        <w:spacing w:line="240" w:lineRule="auto"/>
        <w:ind w:left="1440" w:hanging="360"/>
        <w:rPr>
          <w:sz w:val="20"/>
          <w:szCs w:val="20"/>
        </w:rPr>
      </w:pPr>
      <w:r w:rsidDel="00000000" w:rsidR="00000000" w:rsidRPr="00000000">
        <w:rPr>
          <w:rtl w:val="0"/>
        </w:rPr>
        <w:t xml:space="preserve">2–100 chars</w:t>
      </w:r>
    </w:p>
    <w:p w:rsidR="00000000" w:rsidDel="00000000" w:rsidP="00000000" w:rsidRDefault="00000000" w:rsidRPr="00000000" w14:paraId="000000B2">
      <w:pPr>
        <w:widowControl w:val="0"/>
        <w:numPr>
          <w:ilvl w:val="0"/>
          <w:numId w:val="80"/>
        </w:numPr>
        <w:spacing w:line="240" w:lineRule="auto"/>
        <w:ind w:left="1440" w:hanging="360"/>
        <w:rPr>
          <w:sz w:val="20"/>
          <w:szCs w:val="20"/>
        </w:rPr>
      </w:pPr>
      <w:r w:rsidDel="00000000" w:rsidR="00000000" w:rsidRPr="00000000">
        <w:rPr>
          <w:sz w:val="20"/>
          <w:szCs w:val="20"/>
          <w:rtl w:val="0"/>
        </w:rPr>
        <w:t xml:space="preserve">Letters + spaces + . -</w:t>
      </w:r>
    </w:p>
    <w:p w:rsidR="00000000" w:rsidDel="00000000" w:rsidP="00000000" w:rsidRDefault="00000000" w:rsidRPr="00000000" w14:paraId="000000B3">
      <w:pPr>
        <w:widowControl w:val="0"/>
        <w:numPr>
          <w:ilvl w:val="0"/>
          <w:numId w:val="80"/>
        </w:numPr>
        <w:spacing w:line="240" w:lineRule="auto"/>
        <w:ind w:left="1440" w:hanging="360"/>
        <w:rPr>
          <w:sz w:val="20"/>
          <w:szCs w:val="20"/>
        </w:rPr>
      </w:pPr>
      <w:r w:rsidDel="00000000" w:rsidR="00000000" w:rsidRPr="00000000">
        <w:rPr>
          <w:sz w:val="20"/>
          <w:szCs w:val="20"/>
          <w:rtl w:val="0"/>
        </w:rPr>
        <w:t xml:space="preserve">Auto-capitalize first letter of each word</w:t>
      </w:r>
    </w:p>
    <w:p w:rsidR="00000000" w:rsidDel="00000000" w:rsidP="00000000" w:rsidRDefault="00000000" w:rsidRPr="00000000" w14:paraId="000000B4">
      <w:pPr>
        <w:widowControl w:val="0"/>
        <w:numPr>
          <w:ilvl w:val="0"/>
          <w:numId w:val="80"/>
        </w:numPr>
        <w:spacing w:line="240" w:lineRule="auto"/>
        <w:ind w:left="1440" w:hanging="360"/>
        <w:rPr>
          <w:sz w:val="20"/>
          <w:szCs w:val="20"/>
        </w:rPr>
      </w:pPr>
      <w:r w:rsidDel="00000000" w:rsidR="00000000" w:rsidRPr="00000000">
        <w:rPr>
          <w:sz w:val="20"/>
          <w:szCs w:val="20"/>
          <w:rtl w:val="0"/>
        </w:rPr>
        <w:t xml:space="preserve">Validation: At least 2 characters</w:t>
      </w:r>
    </w:p>
    <w:p w:rsidR="00000000" w:rsidDel="00000000" w:rsidP="00000000" w:rsidRDefault="00000000" w:rsidRPr="00000000" w14:paraId="000000B5">
      <w:pPr>
        <w:numPr>
          <w:ilvl w:val="0"/>
          <w:numId w:val="80"/>
        </w:numPr>
        <w:spacing w:line="240" w:lineRule="auto"/>
        <w:ind w:left="1440" w:hanging="360"/>
        <w:rPr>
          <w:sz w:val="20"/>
          <w:szCs w:val="20"/>
        </w:rPr>
      </w:pPr>
      <w:r w:rsidDel="00000000" w:rsidR="00000000" w:rsidRPr="00000000">
        <w:rPr>
          <w:sz w:val="20"/>
          <w:szCs w:val="20"/>
          <w:rtl w:val="0"/>
        </w:rPr>
        <w:t xml:space="preserve">Error message: 'Please enter a valid full name’, ‘No special characters except’</w:t>
      </w:r>
    </w:p>
    <w:p w:rsidR="00000000" w:rsidDel="00000000" w:rsidP="00000000" w:rsidRDefault="00000000" w:rsidRPr="00000000" w14:paraId="000000B6">
      <w:pPr>
        <w:spacing w:line="240" w:lineRule="auto"/>
        <w:ind w:firstLine="720"/>
        <w:rPr>
          <w:sz w:val="24"/>
          <w:szCs w:val="24"/>
        </w:rPr>
      </w:pPr>
      <w:r w:rsidDel="00000000" w:rsidR="00000000" w:rsidRPr="00000000">
        <w:rPr>
          <w:b w:val="1"/>
          <w:bCs w:val="1"/>
          <w:rtl w:val="0"/>
        </w:rPr>
        <w:t xml:space="preserve">Frontend:</w:t>
      </w:r>
      <w:r w:rsidDel="00000000" w:rsidR="00000000" w:rsidRPr="00000000">
        <w:rPr>
          <w:rtl w:val="0"/>
        </w:rPr>
      </w:r>
    </w:p>
    <w:p w:rsidR="00000000" w:rsidDel="00000000" w:rsidP="00000000" w:rsidRDefault="00000000" w:rsidRPr="00000000" w14:paraId="000000B7">
      <w:pPr>
        <w:numPr>
          <w:ilvl w:val="0"/>
          <w:numId w:val="15"/>
        </w:numPr>
        <w:spacing w:line="240" w:lineRule="auto"/>
        <w:ind w:left="1440" w:hanging="360"/>
        <w:rPr>
          <w:sz w:val="20"/>
          <w:szCs w:val="20"/>
        </w:rPr>
      </w:pPr>
      <w:r w:rsidDel="00000000" w:rsidR="00000000" w:rsidRPr="00000000">
        <w:rPr>
          <w:sz w:val="20"/>
          <w:szCs w:val="20"/>
          <w:rtl w:val="0"/>
        </w:rPr>
        <w:t xml:space="preserve">Validate on blur</w:t>
      </w:r>
    </w:p>
    <w:p w:rsidR="00000000" w:rsidDel="00000000" w:rsidP="00000000" w:rsidRDefault="00000000" w:rsidRPr="00000000" w14:paraId="000000B8">
      <w:pPr>
        <w:numPr>
          <w:ilvl w:val="0"/>
          <w:numId w:val="15"/>
        </w:numPr>
        <w:spacing w:line="240" w:lineRule="auto"/>
        <w:ind w:left="1440" w:hanging="360"/>
        <w:rPr>
          <w:sz w:val="20"/>
          <w:szCs w:val="20"/>
        </w:rPr>
      </w:pPr>
      <w:r w:rsidDel="00000000" w:rsidR="00000000" w:rsidRPr="00000000">
        <w:rPr>
          <w:sz w:val="20"/>
          <w:szCs w:val="20"/>
          <w:rtl w:val="0"/>
        </w:rPr>
        <w:t xml:space="preserve">Red border if invalid</w:t>
      </w:r>
      <w:r w:rsidDel="00000000" w:rsidR="00000000" w:rsidRPr="00000000">
        <w:rPr>
          <w:rtl w:val="0"/>
        </w:rPr>
      </w:r>
    </w:p>
    <w:p w:rsidR="00000000" w:rsidDel="00000000" w:rsidP="00000000" w:rsidRDefault="00000000" w:rsidRPr="00000000" w14:paraId="000000B9">
      <w:pPr>
        <w:spacing w:line="240" w:lineRule="auto"/>
        <w:ind w:firstLine="720"/>
        <w:rPr>
          <w:sz w:val="24"/>
          <w:szCs w:val="24"/>
        </w:rPr>
      </w:pPr>
      <w:r w:rsidDel="00000000" w:rsidR="00000000" w:rsidRPr="00000000">
        <w:rPr>
          <w:b w:val="1"/>
          <w:bCs w:val="1"/>
          <w:rtl w:val="0"/>
        </w:rPr>
        <w:t xml:space="preserve">Backend:</w:t>
      </w:r>
      <w:r w:rsidDel="00000000" w:rsidR="00000000" w:rsidRPr="00000000">
        <w:rPr>
          <w:rtl w:val="0"/>
        </w:rPr>
      </w:r>
    </w:p>
    <w:p w:rsidR="00000000" w:rsidDel="00000000" w:rsidP="00000000" w:rsidRDefault="00000000" w:rsidRPr="00000000" w14:paraId="000000BA">
      <w:pPr>
        <w:numPr>
          <w:ilvl w:val="0"/>
          <w:numId w:val="15"/>
        </w:numPr>
        <w:spacing w:line="240" w:lineRule="auto"/>
        <w:ind w:left="1440" w:hanging="360"/>
        <w:rPr>
          <w:sz w:val="20"/>
          <w:szCs w:val="20"/>
        </w:rPr>
      </w:pPr>
      <w:r w:rsidDel="00000000" w:rsidR="00000000" w:rsidRPr="00000000">
        <w:rPr>
          <w:sz w:val="20"/>
          <w:szCs w:val="20"/>
          <w:rtl w:val="0"/>
        </w:rPr>
        <w:t xml:space="preserve">Revalidated during submission</w:t>
      </w:r>
    </w:p>
    <w:p w:rsidR="00000000" w:rsidDel="00000000" w:rsidP="00000000" w:rsidRDefault="00000000" w:rsidRPr="00000000" w14:paraId="000000BB">
      <w:pPr>
        <w:numPr>
          <w:ilvl w:val="0"/>
          <w:numId w:val="15"/>
        </w:numPr>
        <w:spacing w:line="240" w:lineRule="auto"/>
        <w:ind w:left="1440" w:hanging="360"/>
        <w:rPr>
          <w:sz w:val="20"/>
          <w:szCs w:val="20"/>
        </w:rPr>
      </w:pPr>
      <w:r w:rsidDel="00000000" w:rsidR="00000000" w:rsidRPr="00000000">
        <w:rPr>
          <w:sz w:val="20"/>
          <w:szCs w:val="20"/>
          <w:rtl w:val="0"/>
        </w:rPr>
        <w:t xml:space="preserve">Value syncs to form state</w:t>
      </w:r>
    </w:p>
    <w:p w:rsidR="00000000" w:rsidDel="00000000" w:rsidP="00000000" w:rsidRDefault="00000000" w:rsidRPr="00000000" w14:paraId="000000BC">
      <w:pPr>
        <w:spacing w:line="240" w:lineRule="auto"/>
        <w:rPr>
          <w:b w:val="1"/>
          <w:bCs w:val="1"/>
          <w:sz w:val="24"/>
          <w:szCs w:val="24"/>
          <w:shd w:fill="b6d7a8" w:val="clear"/>
        </w:rPr>
      </w:pPr>
      <w:r w:rsidDel="00000000" w:rsidR="00000000" w:rsidRPr="00000000">
        <w:rPr>
          <w:rtl w:val="0"/>
        </w:rPr>
      </w:r>
    </w:p>
    <w:p w:rsidR="00000000" w:rsidDel="00000000" w:rsidP="00000000" w:rsidRDefault="00000000" w:rsidRPr="00000000" w14:paraId="000000BD">
      <w:pPr>
        <w:pStyle w:val="Heading2"/>
        <w:keepNext w:val="0"/>
        <w:keepLines w:val="0"/>
        <w:numPr>
          <w:ilvl w:val="0"/>
          <w:numId w:val="18"/>
        </w:numPr>
        <w:spacing w:after="180" w:before="180" w:line="240" w:lineRule="auto"/>
        <w:ind w:left="720" w:hanging="360"/>
        <w:rPr>
          <w:b w:val="1"/>
          <w:bCs w:val="1"/>
          <w:sz w:val="24"/>
          <w:szCs w:val="24"/>
        </w:rPr>
      </w:pPr>
      <w:bookmarkStart w:colFirst="0" w:colLast="0" w:name="_tdz6213c1bgf" w:id="13"/>
      <w:bookmarkEnd w:id="13"/>
      <w:r w:rsidDel="00000000" w:rsidR="00000000" w:rsidRPr="00000000">
        <w:rPr>
          <w:b w:val="1"/>
          <w:bCs w:val="1"/>
          <w:sz w:val="24"/>
          <w:szCs w:val="24"/>
          <w:shd w:fill="b6d7a8" w:val="clear"/>
          <w:rtl w:val="0"/>
        </w:rPr>
        <w:t xml:space="preserve">Father/Husband Name (Required for loan eligibility)</w:t>
      </w:r>
      <w:r w:rsidDel="00000000" w:rsidR="00000000" w:rsidRPr="00000000">
        <w:rPr>
          <w:rtl w:val="0"/>
        </w:rPr>
      </w:r>
    </w:p>
    <w:p w:rsidR="00000000" w:rsidDel="00000000" w:rsidP="00000000" w:rsidRDefault="00000000" w:rsidRPr="00000000" w14:paraId="000000BE">
      <w:pPr>
        <w:numPr>
          <w:ilvl w:val="1"/>
          <w:numId w:val="18"/>
        </w:numPr>
        <w:spacing w:line="240" w:lineRule="auto"/>
        <w:ind w:left="1440" w:hanging="360"/>
        <w:rPr>
          <w:sz w:val="20"/>
          <w:szCs w:val="20"/>
        </w:rPr>
      </w:pPr>
      <w:r w:rsidDel="00000000" w:rsidR="00000000" w:rsidRPr="00000000">
        <w:rPr>
          <w:sz w:val="20"/>
          <w:szCs w:val="20"/>
          <w:rtl w:val="0"/>
        </w:rPr>
        <w:t xml:space="preserve">Same validation as Full Name.</w:t>
      </w:r>
    </w:p>
    <w:p w:rsidR="00000000" w:rsidDel="00000000" w:rsidP="00000000" w:rsidRDefault="00000000" w:rsidRPr="00000000" w14:paraId="000000BF">
      <w:pPr>
        <w:numPr>
          <w:ilvl w:val="1"/>
          <w:numId w:val="18"/>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If the product selected later requires a loan: → This becomes mandatory.</w:t>
      </w:r>
    </w:p>
    <w:p w:rsidR="00000000" w:rsidDel="00000000" w:rsidP="00000000" w:rsidRDefault="00000000" w:rsidRPr="00000000" w14:paraId="000000C0">
      <w:pPr>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C1">
      <w:pPr>
        <w:pStyle w:val="Heading2"/>
        <w:keepNext w:val="0"/>
        <w:keepLines w:val="0"/>
        <w:numPr>
          <w:ilvl w:val="0"/>
          <w:numId w:val="18"/>
        </w:numPr>
        <w:spacing w:after="80" w:line="240" w:lineRule="auto"/>
        <w:ind w:left="720" w:hanging="360"/>
        <w:rPr>
          <w:sz w:val="24"/>
          <w:szCs w:val="24"/>
        </w:rPr>
      </w:pPr>
      <w:bookmarkStart w:colFirst="0" w:colLast="0" w:name="_jzrlz8ig04am" w:id="14"/>
      <w:bookmarkEnd w:id="14"/>
      <w:r w:rsidDel="00000000" w:rsidR="00000000" w:rsidRPr="00000000">
        <w:rPr>
          <w:b w:val="1"/>
          <w:bCs w:val="1"/>
          <w:sz w:val="24"/>
          <w:szCs w:val="24"/>
          <w:shd w:fill="b6d7a8" w:val="clear"/>
          <w:rtl w:val="0"/>
        </w:rPr>
        <w:t xml:space="preserve">Date of Birth (Required)</w:t>
      </w:r>
      <w:r w:rsidDel="00000000" w:rsidR="00000000" w:rsidRPr="00000000">
        <w:rPr>
          <w:rtl w:val="0"/>
        </w:rPr>
      </w:r>
    </w:p>
    <w:p w:rsidR="00000000" w:rsidDel="00000000" w:rsidP="00000000" w:rsidRDefault="00000000" w:rsidRPr="00000000" w14:paraId="000000C2">
      <w:pPr>
        <w:spacing w:line="240" w:lineRule="auto"/>
        <w:ind w:firstLine="720"/>
        <w:rPr>
          <w:sz w:val="24"/>
          <w:szCs w:val="24"/>
        </w:rPr>
      </w:pPr>
      <w:r w:rsidDel="00000000" w:rsidR="00000000" w:rsidRPr="00000000">
        <w:rPr>
          <w:b w:val="1"/>
          <w:bCs w:val="1"/>
          <w:rtl w:val="0"/>
        </w:rPr>
        <w:t xml:space="preserve">Frontend:</w:t>
      </w:r>
      <w:r w:rsidDel="00000000" w:rsidR="00000000" w:rsidRPr="00000000">
        <w:rPr>
          <w:rtl w:val="0"/>
        </w:rPr>
      </w:r>
    </w:p>
    <w:p w:rsidR="00000000" w:rsidDel="00000000" w:rsidP="00000000" w:rsidRDefault="00000000" w:rsidRPr="00000000" w14:paraId="000000C3">
      <w:pPr>
        <w:numPr>
          <w:ilvl w:val="0"/>
          <w:numId w:val="41"/>
        </w:numPr>
        <w:spacing w:after="0" w:afterAutospacing="0" w:line="240" w:lineRule="auto"/>
        <w:ind w:left="1440" w:hanging="360"/>
        <w:rPr>
          <w:sz w:val="20"/>
          <w:szCs w:val="20"/>
        </w:rPr>
      </w:pPr>
      <w:r w:rsidDel="00000000" w:rsidR="00000000" w:rsidRPr="00000000">
        <w:rPr>
          <w:sz w:val="20"/>
          <w:szCs w:val="20"/>
          <w:rtl w:val="0"/>
        </w:rPr>
        <w:t xml:space="preserve">Calendar picker</w:t>
      </w:r>
    </w:p>
    <w:p w:rsidR="00000000" w:rsidDel="00000000" w:rsidP="00000000" w:rsidRDefault="00000000" w:rsidRPr="00000000" w14:paraId="000000C4">
      <w:pPr>
        <w:numPr>
          <w:ilvl w:val="0"/>
          <w:numId w:val="41"/>
        </w:numPr>
        <w:spacing w:after="0" w:afterAutospacing="0" w:before="0" w:beforeAutospacing="0" w:line="240" w:lineRule="auto"/>
        <w:ind w:left="1440" w:hanging="360"/>
      </w:pPr>
      <w:r w:rsidDel="00000000" w:rsidR="00000000" w:rsidRPr="00000000">
        <w:rPr>
          <w:sz w:val="20"/>
          <w:szCs w:val="20"/>
          <w:rtl w:val="0"/>
        </w:rPr>
        <w:t xml:space="preserve">Age &gt;= 18</w:t>
      </w:r>
    </w:p>
    <w:p w:rsidR="00000000" w:rsidDel="00000000" w:rsidP="00000000" w:rsidRDefault="00000000" w:rsidRPr="00000000" w14:paraId="000000C5">
      <w:pPr>
        <w:numPr>
          <w:ilvl w:val="0"/>
          <w:numId w:val="41"/>
        </w:numPr>
        <w:spacing w:after="240" w:before="0" w:beforeAutospacing="0" w:line="240" w:lineRule="auto"/>
        <w:ind w:left="1440" w:hanging="360"/>
      </w:pPr>
      <w:r w:rsidDel="00000000" w:rsidR="00000000" w:rsidRPr="00000000">
        <w:rPr>
          <w:sz w:val="20"/>
          <w:szCs w:val="20"/>
          <w:rtl w:val="0"/>
        </w:rPr>
        <w:t xml:space="preserve">Show calculated age</w:t>
      </w:r>
      <w:r w:rsidDel="00000000" w:rsidR="00000000" w:rsidRPr="00000000">
        <w:rPr>
          <w:rtl w:val="0"/>
        </w:rPr>
      </w:r>
    </w:p>
    <w:p w:rsidR="00000000" w:rsidDel="00000000" w:rsidP="00000000" w:rsidRDefault="00000000" w:rsidRPr="00000000" w14:paraId="000000C6">
      <w:pPr>
        <w:spacing w:line="240" w:lineRule="auto"/>
        <w:ind w:firstLine="720"/>
        <w:rPr/>
      </w:pPr>
      <w:r w:rsidDel="00000000" w:rsidR="00000000" w:rsidRPr="00000000">
        <w:rPr>
          <w:b w:val="1"/>
          <w:bCs w:val="1"/>
          <w:rtl w:val="0"/>
        </w:rPr>
        <w:t xml:space="preserve">Backend:</w:t>
      </w:r>
      <w:r w:rsidDel="00000000" w:rsidR="00000000" w:rsidRPr="00000000">
        <w:rPr>
          <w:rtl w:val="0"/>
        </w:rPr>
      </w:r>
    </w:p>
    <w:p w:rsidR="00000000" w:rsidDel="00000000" w:rsidP="00000000" w:rsidRDefault="00000000" w:rsidRPr="00000000" w14:paraId="000000C7">
      <w:pPr>
        <w:numPr>
          <w:ilvl w:val="0"/>
          <w:numId w:val="61"/>
        </w:numPr>
        <w:spacing w:line="240" w:lineRule="auto"/>
        <w:ind w:left="1440" w:hanging="360"/>
      </w:pPr>
      <w:r w:rsidDel="00000000" w:rsidR="00000000" w:rsidRPr="00000000">
        <w:rPr>
          <w:rtl w:val="0"/>
        </w:rPr>
        <w:t xml:space="preserve">Store ISO format</w:t>
      </w:r>
    </w:p>
    <w:p w:rsidR="00000000" w:rsidDel="00000000" w:rsidP="00000000" w:rsidRDefault="00000000" w:rsidRPr="00000000" w14:paraId="000000C8">
      <w:pPr>
        <w:spacing w:line="240" w:lineRule="auto"/>
        <w:rPr>
          <w:sz w:val="24"/>
          <w:szCs w:val="24"/>
        </w:rPr>
      </w:pPr>
      <w:r w:rsidDel="00000000" w:rsidR="00000000" w:rsidRPr="00000000">
        <w:rPr>
          <w:rtl w:val="0"/>
        </w:rPr>
      </w:r>
    </w:p>
    <w:p w:rsidR="00000000" w:rsidDel="00000000" w:rsidP="00000000" w:rsidRDefault="00000000" w:rsidRPr="00000000" w14:paraId="000000C9">
      <w:pPr>
        <w:numPr>
          <w:ilvl w:val="0"/>
          <w:numId w:val="18"/>
        </w:numPr>
        <w:spacing w:after="240" w:before="240" w:line="240" w:lineRule="auto"/>
        <w:ind w:left="720" w:hanging="360"/>
        <w:rPr>
          <w:sz w:val="24"/>
          <w:szCs w:val="24"/>
        </w:rPr>
      </w:pPr>
      <w:r w:rsidDel="00000000" w:rsidR="00000000" w:rsidRPr="00000000">
        <w:rPr>
          <w:b w:val="1"/>
          <w:bCs w:val="1"/>
          <w:sz w:val="24"/>
          <w:szCs w:val="24"/>
          <w:shd w:fill="b6d7a8" w:val="clear"/>
          <w:rtl w:val="0"/>
        </w:rPr>
        <w:t xml:space="preserve">Phone Number (Critical Field)</w:t>
      </w:r>
      <w:r w:rsidDel="00000000" w:rsidR="00000000" w:rsidRPr="00000000">
        <w:rPr>
          <w:rtl w:val="0"/>
        </w:rPr>
      </w:r>
    </w:p>
    <w:p w:rsidR="00000000" w:rsidDel="00000000" w:rsidP="00000000" w:rsidRDefault="00000000" w:rsidRPr="00000000" w14:paraId="000000CA">
      <w:pPr>
        <w:spacing w:line="240" w:lineRule="auto"/>
        <w:ind w:firstLine="720"/>
        <w:rPr/>
      </w:pPr>
      <w:r w:rsidDel="00000000" w:rsidR="00000000" w:rsidRPr="00000000">
        <w:rPr>
          <w:b w:val="1"/>
          <w:bCs w:val="1"/>
          <w:rtl w:val="0"/>
        </w:rPr>
        <w:t xml:space="preserve">Frontend:</w:t>
      </w:r>
      <w:r w:rsidDel="00000000" w:rsidR="00000000" w:rsidRPr="00000000">
        <w:rPr>
          <w:rtl w:val="0"/>
        </w:rPr>
      </w:r>
    </w:p>
    <w:p w:rsidR="00000000" w:rsidDel="00000000" w:rsidP="00000000" w:rsidRDefault="00000000" w:rsidRPr="00000000" w14:paraId="000000CB">
      <w:pPr>
        <w:numPr>
          <w:ilvl w:val="0"/>
          <w:numId w:val="74"/>
        </w:numPr>
        <w:spacing w:after="0" w:afterAutospacing="0" w:line="240" w:lineRule="auto"/>
        <w:ind w:left="1440" w:hanging="360"/>
        <w:rPr>
          <w:sz w:val="20"/>
          <w:szCs w:val="20"/>
        </w:rPr>
      </w:pPr>
      <w:r w:rsidDel="00000000" w:rsidR="00000000" w:rsidRPr="00000000">
        <w:rPr>
          <w:sz w:val="20"/>
          <w:szCs w:val="20"/>
          <w:rtl w:val="0"/>
        </w:rPr>
        <w:t xml:space="preserve">Format: +91 XXXXX XXXXX</w:t>
      </w:r>
    </w:p>
    <w:p w:rsidR="00000000" w:rsidDel="00000000" w:rsidP="00000000" w:rsidRDefault="00000000" w:rsidRPr="00000000" w14:paraId="000000CC">
      <w:pPr>
        <w:numPr>
          <w:ilvl w:val="0"/>
          <w:numId w:val="74"/>
        </w:numPr>
        <w:spacing w:after="0" w:afterAutospacing="0" w:before="0" w:beforeAutospacing="0" w:line="240" w:lineRule="auto"/>
        <w:ind w:left="1440" w:hanging="360"/>
        <w:rPr>
          <w:sz w:val="20"/>
          <w:szCs w:val="20"/>
        </w:rPr>
      </w:pPr>
      <w:r w:rsidDel="00000000" w:rsidR="00000000" w:rsidRPr="00000000">
        <w:rPr>
          <w:sz w:val="20"/>
          <w:szCs w:val="20"/>
          <w:rtl w:val="0"/>
        </w:rPr>
        <w:t xml:space="preserve">Real-time validation</w:t>
      </w:r>
    </w:p>
    <w:p w:rsidR="00000000" w:rsidDel="00000000" w:rsidP="00000000" w:rsidRDefault="00000000" w:rsidRPr="00000000" w14:paraId="000000CD">
      <w:pPr>
        <w:numPr>
          <w:ilvl w:val="0"/>
          <w:numId w:val="74"/>
        </w:numPr>
        <w:spacing w:after="240" w:before="0" w:beforeAutospacing="0" w:line="240" w:lineRule="auto"/>
        <w:ind w:left="1440" w:hanging="360"/>
        <w:rPr>
          <w:sz w:val="20"/>
          <w:szCs w:val="20"/>
        </w:rPr>
      </w:pPr>
      <w:r w:rsidDel="00000000" w:rsidR="00000000" w:rsidRPr="00000000">
        <w:rPr>
          <w:sz w:val="20"/>
          <w:szCs w:val="20"/>
          <w:rtl w:val="0"/>
        </w:rPr>
        <w:t xml:space="preserve">AJAX duplicate check: GET /api/leads/check-duplicate?phone=9876543210</w:t>
      </w:r>
    </w:p>
    <w:p w:rsidR="00000000" w:rsidDel="00000000" w:rsidP="00000000" w:rsidRDefault="00000000" w:rsidRPr="00000000" w14:paraId="000000CE">
      <w:pPr>
        <w:spacing w:line="240" w:lineRule="auto"/>
        <w:ind w:firstLine="720"/>
        <w:rPr/>
      </w:pPr>
      <w:r w:rsidDel="00000000" w:rsidR="00000000" w:rsidRPr="00000000">
        <w:rPr>
          <w:b w:val="1"/>
          <w:bCs w:val="1"/>
          <w:rtl w:val="0"/>
        </w:rPr>
        <w:t xml:space="preserve">If duplicate:</w:t>
      </w:r>
      <w:r w:rsidDel="00000000" w:rsidR="00000000" w:rsidRPr="00000000">
        <w:rPr>
          <w:rtl w:val="0"/>
        </w:rPr>
      </w:r>
    </w:p>
    <w:p w:rsidR="00000000" w:rsidDel="00000000" w:rsidP="00000000" w:rsidRDefault="00000000" w:rsidRPr="00000000" w14:paraId="000000CF">
      <w:pPr>
        <w:numPr>
          <w:ilvl w:val="0"/>
          <w:numId w:val="22"/>
        </w:numPr>
        <w:spacing w:after="0" w:afterAutospacing="0" w:line="240" w:lineRule="auto"/>
        <w:ind w:left="1440" w:hanging="360"/>
      </w:pPr>
      <w:r w:rsidDel="00000000" w:rsidR="00000000" w:rsidRPr="00000000">
        <w:rPr>
          <w:rtl w:val="0"/>
        </w:rPr>
        <w:t xml:space="preserve">Show warning</w:t>
      </w:r>
    </w:p>
    <w:p w:rsidR="00000000" w:rsidDel="00000000" w:rsidP="00000000" w:rsidRDefault="00000000" w:rsidRPr="00000000" w14:paraId="000000D0">
      <w:pPr>
        <w:numPr>
          <w:ilvl w:val="0"/>
          <w:numId w:val="22"/>
        </w:numPr>
        <w:spacing w:after="240" w:before="0" w:beforeAutospacing="0" w:line="240" w:lineRule="auto"/>
        <w:ind w:left="1440" w:hanging="360"/>
      </w:pPr>
      <w:r w:rsidDel="00000000" w:rsidR="00000000" w:rsidRPr="00000000">
        <w:rPr>
          <w:rtl w:val="0"/>
        </w:rPr>
        <w:t xml:space="preserve">Provide "View Existing Lead" button</w:t>
      </w:r>
    </w:p>
    <w:p w:rsidR="00000000" w:rsidDel="00000000" w:rsidP="00000000" w:rsidRDefault="00000000" w:rsidRPr="00000000" w14:paraId="000000D1">
      <w:pPr>
        <w:spacing w:line="240" w:lineRule="auto"/>
        <w:ind w:firstLine="720"/>
        <w:rPr>
          <w:b w:val="1"/>
          <w:bCs w:val="1"/>
        </w:rPr>
      </w:pPr>
      <w:r w:rsidDel="00000000" w:rsidR="00000000" w:rsidRPr="00000000">
        <w:rPr>
          <w:b w:val="1"/>
          <w:bCs w:val="1"/>
          <w:rtl w:val="0"/>
        </w:rPr>
        <w:t xml:space="preserve">Backend:</w:t>
      </w:r>
    </w:p>
    <w:p w:rsidR="00000000" w:rsidDel="00000000" w:rsidP="00000000" w:rsidRDefault="00000000" w:rsidRPr="00000000" w14:paraId="000000D2">
      <w:pPr>
        <w:numPr>
          <w:ilvl w:val="0"/>
          <w:numId w:val="75"/>
        </w:numPr>
        <w:spacing w:after="0" w:afterAutospacing="0" w:line="240" w:lineRule="auto"/>
        <w:ind w:left="1440" w:hanging="360"/>
      </w:pPr>
      <w:r w:rsidDel="00000000" w:rsidR="00000000" w:rsidRPr="00000000">
        <w:rPr>
          <w:rtl w:val="0"/>
        </w:rPr>
        <w:t xml:space="preserve">Store with +91</w:t>
      </w:r>
    </w:p>
    <w:p w:rsidR="00000000" w:rsidDel="00000000" w:rsidP="00000000" w:rsidRDefault="00000000" w:rsidRPr="00000000" w14:paraId="000000D3">
      <w:pPr>
        <w:numPr>
          <w:ilvl w:val="0"/>
          <w:numId w:val="75"/>
        </w:numPr>
        <w:spacing w:after="240" w:before="0" w:beforeAutospacing="0" w:line="240" w:lineRule="auto"/>
        <w:ind w:left="1440" w:hanging="360"/>
      </w:pPr>
      <w:r w:rsidDel="00000000" w:rsidR="00000000" w:rsidRPr="00000000">
        <w:rPr>
          <w:rtl w:val="0"/>
        </w:rPr>
        <w:t xml:space="preserve">Soft duplicate allowed (with warning log)</w:t>
      </w:r>
    </w:p>
    <w:p w:rsidR="00000000" w:rsidDel="00000000" w:rsidP="00000000" w:rsidRDefault="00000000" w:rsidRPr="00000000" w14:paraId="000000D4">
      <w:pPr>
        <w:spacing w:after="240" w:before="240" w:line="240" w:lineRule="auto"/>
        <w:rPr/>
      </w:pPr>
      <w:r w:rsidDel="00000000" w:rsidR="00000000" w:rsidRPr="00000000">
        <w:rPr>
          <w:rtl w:val="0"/>
        </w:rPr>
      </w:r>
    </w:p>
    <w:p w:rsidR="00000000" w:rsidDel="00000000" w:rsidP="00000000" w:rsidRDefault="00000000" w:rsidRPr="00000000" w14:paraId="000000D5">
      <w:pPr>
        <w:pStyle w:val="Heading2"/>
        <w:keepNext w:val="0"/>
        <w:keepLines w:val="0"/>
        <w:numPr>
          <w:ilvl w:val="0"/>
          <w:numId w:val="18"/>
        </w:numPr>
        <w:spacing w:after="0" w:afterAutospacing="0" w:line="240" w:lineRule="auto"/>
        <w:ind w:left="720" w:hanging="360"/>
        <w:rPr>
          <w:sz w:val="24"/>
          <w:szCs w:val="24"/>
        </w:rPr>
      </w:pPr>
      <w:bookmarkStart w:colFirst="0" w:colLast="0" w:name="_2nw8yq202bbw" w:id="15"/>
      <w:bookmarkEnd w:id="15"/>
      <w:r w:rsidDel="00000000" w:rsidR="00000000" w:rsidRPr="00000000">
        <w:rPr>
          <w:b w:val="1"/>
          <w:bCs w:val="1"/>
          <w:sz w:val="24"/>
          <w:szCs w:val="24"/>
          <w:shd w:fill="b6d7a8" w:val="clear"/>
          <w:rtl w:val="0"/>
        </w:rPr>
        <w:t xml:space="preserve">Current Address (Optional)</w:t>
      </w:r>
      <w:r w:rsidDel="00000000" w:rsidR="00000000" w:rsidRPr="00000000">
        <w:rPr>
          <w:rtl w:val="0"/>
        </w:rPr>
      </w:r>
    </w:p>
    <w:p w:rsidR="00000000" w:rsidDel="00000000" w:rsidP="00000000" w:rsidRDefault="00000000" w:rsidRPr="00000000" w14:paraId="000000D6">
      <w:pPr>
        <w:numPr>
          <w:ilvl w:val="0"/>
          <w:numId w:val="96"/>
        </w:numPr>
        <w:spacing w:line="240" w:lineRule="auto"/>
        <w:ind w:left="1440" w:hanging="360"/>
        <w:rPr>
          <w:sz w:val="24"/>
          <w:szCs w:val="24"/>
        </w:rPr>
      </w:pPr>
      <w:r w:rsidDel="00000000" w:rsidR="00000000" w:rsidRPr="00000000">
        <w:rPr>
          <w:rtl w:val="0"/>
        </w:rPr>
        <w:t xml:space="preserve">Min 20 characters</w:t>
      </w:r>
      <w:r w:rsidDel="00000000" w:rsidR="00000000" w:rsidRPr="00000000">
        <w:rPr>
          <w:rtl w:val="0"/>
        </w:rPr>
      </w:r>
    </w:p>
    <w:p w:rsidR="00000000" w:rsidDel="00000000" w:rsidP="00000000" w:rsidRDefault="00000000" w:rsidRPr="00000000" w14:paraId="000000D7">
      <w:pPr>
        <w:spacing w:line="240" w:lineRule="auto"/>
        <w:rPr>
          <w:sz w:val="24"/>
          <w:szCs w:val="24"/>
        </w:rPr>
      </w:pPr>
      <w:r w:rsidDel="00000000" w:rsidR="00000000" w:rsidRPr="00000000">
        <w:rPr>
          <w:rtl w:val="0"/>
        </w:rPr>
      </w:r>
    </w:p>
    <w:p w:rsidR="00000000" w:rsidDel="00000000" w:rsidP="00000000" w:rsidRDefault="00000000" w:rsidRPr="00000000" w14:paraId="000000D8">
      <w:pPr>
        <w:numPr>
          <w:ilvl w:val="0"/>
          <w:numId w:val="18"/>
        </w:numPr>
        <w:spacing w:after="0" w:afterAutospacing="0" w:before="240" w:line="240" w:lineRule="auto"/>
        <w:ind w:left="720" w:hanging="360"/>
        <w:rPr>
          <w:sz w:val="24"/>
          <w:szCs w:val="24"/>
        </w:rPr>
      </w:pPr>
      <w:r w:rsidDel="00000000" w:rsidR="00000000" w:rsidRPr="00000000">
        <w:rPr>
          <w:b w:val="1"/>
          <w:bCs w:val="1"/>
          <w:sz w:val="24"/>
          <w:szCs w:val="24"/>
          <w:shd w:fill="b6d7a8" w:val="clear"/>
          <w:rtl w:val="0"/>
        </w:rPr>
        <w:t xml:space="preserve">Permanent Address (Optional)</w:t>
      </w:r>
      <w:r w:rsidDel="00000000" w:rsidR="00000000" w:rsidRPr="00000000">
        <w:rPr>
          <w:rtl w:val="0"/>
        </w:rPr>
      </w:r>
    </w:p>
    <w:p w:rsidR="00000000" w:rsidDel="00000000" w:rsidP="00000000" w:rsidRDefault="00000000" w:rsidRPr="00000000" w14:paraId="000000D9">
      <w:pPr>
        <w:numPr>
          <w:ilvl w:val="1"/>
          <w:numId w:val="18"/>
        </w:numPr>
        <w:spacing w:after="0" w:afterAutospacing="0" w:before="0" w:beforeAutospacing="0" w:line="240" w:lineRule="auto"/>
        <w:ind w:left="1440" w:hanging="360"/>
        <w:rPr>
          <w:sz w:val="20"/>
          <w:szCs w:val="20"/>
        </w:rPr>
      </w:pPr>
      <w:r w:rsidDel="00000000" w:rsidR="00000000" w:rsidRPr="00000000">
        <w:rPr>
          <w:rtl w:val="0"/>
        </w:rPr>
        <w:t xml:space="preserve">Min 20 characters</w:t>
      </w:r>
    </w:p>
    <w:p w:rsidR="00000000" w:rsidDel="00000000" w:rsidP="00000000" w:rsidRDefault="00000000" w:rsidRPr="00000000" w14:paraId="000000DA">
      <w:pPr>
        <w:numPr>
          <w:ilvl w:val="1"/>
          <w:numId w:val="18"/>
        </w:numPr>
        <w:spacing w:after="240" w:before="0" w:beforeAutospacing="0" w:line="240" w:lineRule="auto"/>
        <w:ind w:left="1440" w:hanging="360"/>
        <w:rPr>
          <w:sz w:val="20"/>
          <w:szCs w:val="20"/>
        </w:rPr>
      </w:pPr>
      <w:r w:rsidDel="00000000" w:rsidR="00000000" w:rsidRPr="00000000">
        <w:rPr>
          <w:rtl w:val="0"/>
        </w:rPr>
        <w:t xml:space="preserve">☑ Same as Current: if checked ‘Auto copy’</w:t>
      </w:r>
    </w:p>
    <w:p w:rsidR="00000000" w:rsidDel="00000000" w:rsidP="00000000" w:rsidRDefault="00000000" w:rsidRPr="00000000" w14:paraId="000000DB">
      <w:pPr>
        <w:spacing w:line="240" w:lineRule="auto"/>
        <w:ind w:firstLine="720"/>
        <w:rPr/>
      </w:pPr>
      <w:r w:rsidDel="00000000" w:rsidR="00000000" w:rsidRPr="00000000">
        <w:rPr>
          <w:b w:val="1"/>
          <w:bCs w:val="1"/>
          <w:rtl w:val="0"/>
        </w:rPr>
        <w:t xml:space="preserve">Backend:</w:t>
      </w:r>
      <w:r w:rsidDel="00000000" w:rsidR="00000000" w:rsidRPr="00000000">
        <w:rPr>
          <w:rtl w:val="0"/>
        </w:rPr>
      </w:r>
    </w:p>
    <w:p w:rsidR="00000000" w:rsidDel="00000000" w:rsidP="00000000" w:rsidRDefault="00000000" w:rsidRPr="00000000" w14:paraId="000000DC">
      <w:pPr>
        <w:numPr>
          <w:ilvl w:val="0"/>
          <w:numId w:val="62"/>
        </w:numPr>
        <w:spacing w:line="240" w:lineRule="auto"/>
        <w:ind w:left="1440" w:hanging="360"/>
      </w:pPr>
      <w:r w:rsidDel="00000000" w:rsidR="00000000" w:rsidRPr="00000000">
        <w:rPr>
          <w:rtl w:val="0"/>
        </w:rPr>
        <w:t xml:space="preserve">Store boolean </w:t>
      </w:r>
      <w:r w:rsidDel="00000000" w:rsidR="00000000" w:rsidRPr="00000000">
        <w:rPr>
          <w:rFonts w:ascii="Roboto Mono" w:cs="Roboto Mono" w:eastAsia="Roboto Mono" w:hAnsi="Roboto Mono"/>
          <w:color w:val="188038"/>
          <w:rtl w:val="0"/>
        </w:rPr>
        <w:t xml:space="preserve">is_current_same</w:t>
      </w:r>
      <w:r w:rsidDel="00000000" w:rsidR="00000000" w:rsidRPr="00000000">
        <w:rPr>
          <w:rtl w:val="0"/>
        </w:rPr>
      </w:r>
    </w:p>
    <w:p w:rsidR="00000000" w:rsidDel="00000000" w:rsidP="00000000" w:rsidRDefault="00000000" w:rsidRPr="00000000" w14:paraId="000000DD">
      <w:pPr>
        <w:spacing w:after="240" w:before="240" w:line="240" w:lineRule="auto"/>
        <w:rPr/>
      </w:pPr>
      <w:r w:rsidDel="00000000" w:rsidR="00000000" w:rsidRPr="00000000">
        <w:rPr>
          <w:rtl w:val="0"/>
        </w:rPr>
      </w:r>
    </w:p>
    <w:p w:rsidR="00000000" w:rsidDel="00000000" w:rsidP="00000000" w:rsidRDefault="00000000" w:rsidRPr="00000000" w14:paraId="000000DE">
      <w:pPr>
        <w:spacing w:after="240" w:before="240" w:line="240" w:lineRule="auto"/>
        <w:rPr/>
      </w:pPr>
      <w:r w:rsidDel="00000000" w:rsidR="00000000" w:rsidRPr="00000000">
        <w:rPr>
          <w:b w:val="1"/>
          <w:bCs w:val="1"/>
          <w:color w:val="3b82f6"/>
          <w:sz w:val="26"/>
          <w:szCs w:val="26"/>
          <w:rtl w:val="0"/>
        </w:rPr>
        <w:t xml:space="preserve">PRODUCT DETAILS – CONDITIONAL LOGIC</w:t>
      </w:r>
      <w:r w:rsidDel="00000000" w:rsidR="00000000" w:rsidRPr="00000000">
        <w:rPr>
          <w:rtl w:val="0"/>
        </w:rPr>
      </w:r>
    </w:p>
    <w:p w:rsidR="00000000" w:rsidDel="00000000" w:rsidP="00000000" w:rsidRDefault="00000000" w:rsidRPr="00000000" w14:paraId="000000DF">
      <w:pPr>
        <w:numPr>
          <w:ilvl w:val="0"/>
          <w:numId w:val="43"/>
        </w:numPr>
        <w:spacing w:line="240" w:lineRule="auto"/>
        <w:ind w:left="720" w:hanging="360"/>
        <w:rPr>
          <w:sz w:val="24"/>
          <w:szCs w:val="24"/>
        </w:rPr>
      </w:pPr>
      <w:r w:rsidDel="00000000" w:rsidR="00000000" w:rsidRPr="00000000">
        <w:rPr>
          <w:b w:val="1"/>
          <w:bCs w:val="1"/>
          <w:sz w:val="24"/>
          <w:szCs w:val="24"/>
          <w:shd w:fill="b6d7a8" w:val="clear"/>
          <w:rtl w:val="0"/>
        </w:rPr>
        <w:t xml:space="preserve">Product Category (Required)</w:t>
      </w:r>
      <w:r w:rsidDel="00000000" w:rsidR="00000000" w:rsidRPr="00000000">
        <w:rPr>
          <w:rtl w:val="0"/>
        </w:rPr>
      </w:r>
    </w:p>
    <w:p w:rsidR="00000000" w:rsidDel="00000000" w:rsidP="00000000" w:rsidRDefault="00000000" w:rsidRPr="00000000" w14:paraId="000000E0">
      <w:pPr>
        <w:spacing w:line="240" w:lineRule="auto"/>
        <w:ind w:firstLine="720"/>
        <w:rPr/>
      </w:pPr>
      <w:r w:rsidDel="00000000" w:rsidR="00000000" w:rsidRPr="00000000">
        <w:rPr>
          <w:rtl w:val="0"/>
        </w:rPr>
        <w:t xml:space="preserve">Fetch: GET /api/inventory/categories</w:t>
      </w:r>
    </w:p>
    <w:p w:rsidR="00000000" w:rsidDel="00000000" w:rsidP="00000000" w:rsidRDefault="00000000" w:rsidRPr="00000000" w14:paraId="000000E1">
      <w:pPr>
        <w:spacing w:line="240" w:lineRule="auto"/>
        <w:ind w:firstLine="720"/>
        <w:rPr/>
      </w:pPr>
      <w:r w:rsidDel="00000000" w:rsidR="00000000" w:rsidRPr="00000000">
        <w:rPr>
          <w:b w:val="1"/>
          <w:bCs w:val="1"/>
          <w:rtl w:val="0"/>
        </w:rPr>
        <w:t xml:space="preserve">Selection triggers:</w:t>
      </w:r>
      <w:r w:rsidDel="00000000" w:rsidR="00000000" w:rsidRPr="00000000">
        <w:rPr>
          <w:rtl w:val="0"/>
        </w:rPr>
      </w:r>
    </w:p>
    <w:p w:rsidR="00000000" w:rsidDel="00000000" w:rsidP="00000000" w:rsidRDefault="00000000" w:rsidRPr="00000000" w14:paraId="000000E2">
      <w:pPr>
        <w:numPr>
          <w:ilvl w:val="0"/>
          <w:numId w:val="21"/>
        </w:numPr>
        <w:spacing w:line="240" w:lineRule="auto"/>
        <w:ind w:left="1440" w:hanging="360"/>
        <w:rPr>
          <w:sz w:val="20"/>
          <w:szCs w:val="20"/>
        </w:rPr>
      </w:pPr>
      <w:r w:rsidDel="00000000" w:rsidR="00000000" w:rsidRPr="00000000">
        <w:rPr>
          <w:sz w:val="20"/>
          <w:szCs w:val="20"/>
          <w:rtl w:val="0"/>
        </w:rPr>
        <w:t xml:space="preserve">Load Product Types</w:t>
      </w:r>
    </w:p>
    <w:p w:rsidR="00000000" w:rsidDel="00000000" w:rsidP="00000000" w:rsidRDefault="00000000" w:rsidRPr="00000000" w14:paraId="000000E3">
      <w:pPr>
        <w:numPr>
          <w:ilvl w:val="0"/>
          <w:numId w:val="21"/>
        </w:numPr>
        <w:spacing w:line="240" w:lineRule="auto"/>
        <w:ind w:left="1440" w:hanging="360"/>
        <w:rPr>
          <w:sz w:val="20"/>
          <w:szCs w:val="20"/>
        </w:rPr>
      </w:pPr>
      <w:r w:rsidDel="00000000" w:rsidR="00000000" w:rsidRPr="00000000">
        <w:rPr>
          <w:sz w:val="20"/>
          <w:szCs w:val="20"/>
          <w:rtl w:val="0"/>
        </w:rPr>
        <w:t xml:space="preserve">Determine if vehicle section visible</w:t>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numPr>
          <w:ilvl w:val="0"/>
          <w:numId w:val="43"/>
        </w:numPr>
        <w:spacing w:line="240" w:lineRule="auto"/>
        <w:ind w:left="720" w:hanging="360"/>
        <w:rPr>
          <w:sz w:val="24"/>
          <w:szCs w:val="24"/>
        </w:rPr>
      </w:pPr>
      <w:r w:rsidDel="00000000" w:rsidR="00000000" w:rsidRPr="00000000">
        <w:rPr>
          <w:b w:val="1"/>
          <w:bCs w:val="1"/>
          <w:sz w:val="24"/>
          <w:szCs w:val="24"/>
          <w:shd w:fill="b6d7a8" w:val="clear"/>
          <w:rtl w:val="0"/>
        </w:rPr>
        <w:t xml:space="preserve">Product Type (Required)</w:t>
      </w:r>
      <w:r w:rsidDel="00000000" w:rsidR="00000000" w:rsidRPr="00000000">
        <w:rPr>
          <w:rtl w:val="0"/>
        </w:rPr>
      </w:r>
    </w:p>
    <w:p w:rsidR="00000000" w:rsidDel="00000000" w:rsidP="00000000" w:rsidRDefault="00000000" w:rsidRPr="00000000" w14:paraId="000000E6">
      <w:pPr>
        <w:spacing w:line="240" w:lineRule="auto"/>
        <w:ind w:firstLine="720"/>
        <w:rPr/>
      </w:pPr>
      <w:r w:rsidDel="00000000" w:rsidR="00000000" w:rsidRPr="00000000">
        <w:rPr>
          <w:rtl w:val="0"/>
        </w:rPr>
        <w:t xml:space="preserve">Fetch: GET /api/inventory/products?category=3-Wheeler</w:t>
      </w:r>
    </w:p>
    <w:p w:rsidR="00000000" w:rsidDel="00000000" w:rsidP="00000000" w:rsidRDefault="00000000" w:rsidRPr="00000000" w14:paraId="000000E7">
      <w:pPr>
        <w:spacing w:line="240" w:lineRule="auto"/>
        <w:ind w:firstLine="720"/>
        <w:rPr/>
      </w:pPr>
      <w:r w:rsidDel="00000000" w:rsidR="00000000" w:rsidRPr="00000000">
        <w:rPr>
          <w:b w:val="1"/>
          <w:bCs w:val="1"/>
          <w:rtl w:val="0"/>
        </w:rPr>
        <w:t xml:space="preserve">Must store:</w:t>
      </w:r>
      <w:r w:rsidDel="00000000" w:rsidR="00000000" w:rsidRPr="00000000">
        <w:rPr>
          <w:rtl w:val="0"/>
        </w:rPr>
      </w:r>
    </w:p>
    <w:p w:rsidR="00000000" w:rsidDel="00000000" w:rsidP="00000000" w:rsidRDefault="00000000" w:rsidRPr="00000000" w14:paraId="000000E8">
      <w:pPr>
        <w:numPr>
          <w:ilvl w:val="0"/>
          <w:numId w:val="21"/>
        </w:numPr>
        <w:spacing w:line="240" w:lineRule="auto"/>
        <w:ind w:left="1440" w:hanging="360"/>
        <w:rPr>
          <w:sz w:val="20"/>
          <w:szCs w:val="20"/>
        </w:rPr>
      </w:pPr>
      <w:r w:rsidDel="00000000" w:rsidR="00000000" w:rsidRPr="00000000">
        <w:rPr>
          <w:sz w:val="20"/>
          <w:szCs w:val="20"/>
          <w:rtl w:val="0"/>
        </w:rPr>
        <w:t xml:space="preserve">Product_Type ids </w:t>
      </w:r>
    </w:p>
    <w:p w:rsidR="00000000" w:rsidDel="00000000" w:rsidP="00000000" w:rsidRDefault="00000000" w:rsidRPr="00000000" w14:paraId="000000E9">
      <w:pPr>
        <w:numPr>
          <w:ilvl w:val="0"/>
          <w:numId w:val="21"/>
        </w:numPr>
        <w:spacing w:line="240" w:lineRule="auto"/>
        <w:ind w:left="1440" w:hanging="360"/>
        <w:rPr>
          <w:sz w:val="20"/>
          <w:szCs w:val="20"/>
        </w:rPr>
      </w:pPr>
      <w:r w:rsidDel="00000000" w:rsidR="00000000" w:rsidRPr="00000000">
        <w:rPr>
          <w:sz w:val="20"/>
          <w:szCs w:val="20"/>
          <w:rtl w:val="0"/>
        </w:rPr>
        <w:t xml:space="preserve">Multiselect as per Product category</w:t>
      </w:r>
    </w:p>
    <w:p w:rsidR="00000000" w:rsidDel="00000000" w:rsidP="00000000" w:rsidRDefault="00000000" w:rsidRPr="00000000" w14:paraId="000000EA">
      <w:pPr>
        <w:numPr>
          <w:ilvl w:val="0"/>
          <w:numId w:val="21"/>
        </w:numPr>
        <w:spacing w:line="240" w:lineRule="auto"/>
        <w:ind w:left="1440" w:hanging="360"/>
        <w:rPr>
          <w:sz w:val="20"/>
          <w:szCs w:val="20"/>
        </w:rPr>
      </w:pPr>
      <w:r w:rsidDel="00000000" w:rsidR="00000000" w:rsidRPr="00000000">
        <w:rPr>
          <w:sz w:val="20"/>
          <w:szCs w:val="20"/>
          <w:rtl w:val="0"/>
        </w:rPr>
        <w:t xml:space="preserve">Add 'Add Another Product' button to create multiple entries</w:t>
      </w:r>
    </w:p>
    <w:p w:rsidR="00000000" w:rsidDel="00000000" w:rsidP="00000000" w:rsidRDefault="00000000" w:rsidRPr="00000000" w14:paraId="000000EB">
      <w:pPr>
        <w:numPr>
          <w:ilvl w:val="0"/>
          <w:numId w:val="21"/>
        </w:numPr>
        <w:spacing w:line="240" w:lineRule="auto"/>
        <w:ind w:left="1440" w:hanging="360"/>
        <w:rPr>
          <w:sz w:val="20"/>
          <w:szCs w:val="20"/>
        </w:rPr>
      </w:pPr>
      <w:r w:rsidDel="00000000" w:rsidR="00000000" w:rsidRPr="00000000">
        <w:rPr>
          <w:sz w:val="20"/>
          <w:szCs w:val="20"/>
          <w:rtl w:val="0"/>
        </w:rPr>
        <w:t xml:space="preserve">Consider: Primary product (required) + Secondary products (optional)</w:t>
      </w:r>
    </w:p>
    <w:p w:rsidR="00000000" w:rsidDel="00000000" w:rsidP="00000000" w:rsidRDefault="00000000" w:rsidRPr="00000000" w14:paraId="000000EC">
      <w:pPr>
        <w:numPr>
          <w:ilvl w:val="0"/>
          <w:numId w:val="21"/>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If not in stock → show: “Order from OEM” suggestion</w:t>
      </w:r>
    </w:p>
    <w:p w:rsidR="00000000" w:rsidDel="00000000" w:rsidP="00000000" w:rsidRDefault="00000000" w:rsidRPr="00000000" w14:paraId="000000ED">
      <w:pPr>
        <w:spacing w:line="240" w:lineRule="auto"/>
        <w:rPr>
          <w:sz w:val="24"/>
          <w:szCs w:val="24"/>
        </w:rPr>
      </w:pPr>
      <w:r w:rsidDel="00000000" w:rsidR="00000000" w:rsidRPr="00000000">
        <w:rPr>
          <w:rtl w:val="0"/>
        </w:rPr>
      </w:r>
    </w:p>
    <w:p w:rsidR="00000000" w:rsidDel="00000000" w:rsidP="00000000" w:rsidRDefault="00000000" w:rsidRPr="00000000" w14:paraId="000000EE">
      <w:pPr>
        <w:numPr>
          <w:ilvl w:val="0"/>
          <w:numId w:val="43"/>
        </w:numPr>
        <w:spacing w:line="240" w:lineRule="auto"/>
        <w:ind w:left="720" w:hanging="360"/>
        <w:rPr>
          <w:sz w:val="24"/>
          <w:szCs w:val="24"/>
        </w:rPr>
      </w:pPr>
      <w:r w:rsidDel="00000000" w:rsidR="00000000" w:rsidRPr="00000000">
        <w:rPr>
          <w:b w:val="1"/>
          <w:bCs w:val="1"/>
          <w:sz w:val="24"/>
          <w:szCs w:val="24"/>
          <w:shd w:fill="b6d7a8" w:val="clear"/>
          <w:rtl w:val="0"/>
        </w:rPr>
        <w:t xml:space="preserve">VEHICLE DETAILS (Conditional Block)</w:t>
      </w:r>
      <w:r w:rsidDel="00000000" w:rsidR="00000000" w:rsidRPr="00000000">
        <w:rPr>
          <w:rtl w:val="0"/>
        </w:rPr>
      </w:r>
    </w:p>
    <w:p w:rsidR="00000000" w:rsidDel="00000000" w:rsidP="00000000" w:rsidRDefault="00000000" w:rsidRPr="00000000" w14:paraId="000000EF">
      <w:pPr>
        <w:numPr>
          <w:ilvl w:val="1"/>
          <w:numId w:val="43"/>
        </w:numPr>
        <w:spacing w:line="240" w:lineRule="auto"/>
        <w:ind w:left="1440" w:hanging="360"/>
      </w:pPr>
      <w:r w:rsidDel="00000000" w:rsidR="00000000" w:rsidRPr="00000000">
        <w:rPr>
          <w:rtl w:val="0"/>
        </w:rPr>
        <w:t xml:space="preserve">Visible only if:Product category = 3W/2W/4W</w:t>
      </w:r>
    </w:p>
    <w:p w:rsidR="00000000" w:rsidDel="00000000" w:rsidP="00000000" w:rsidRDefault="00000000" w:rsidRPr="00000000" w14:paraId="000000F0">
      <w:pPr>
        <w:spacing w:line="240" w:lineRule="auto"/>
        <w:ind w:firstLine="720"/>
        <w:rPr/>
      </w:pPr>
      <w:r w:rsidDel="00000000" w:rsidR="00000000" w:rsidRPr="00000000">
        <w:rPr>
          <w:rtl w:val="0"/>
        </w:rPr>
      </w:r>
    </w:p>
    <w:p w:rsidR="00000000" w:rsidDel="00000000" w:rsidP="00000000" w:rsidRDefault="00000000" w:rsidRPr="00000000" w14:paraId="000000F1">
      <w:pPr>
        <w:numPr>
          <w:ilvl w:val="0"/>
          <w:numId w:val="43"/>
        </w:numPr>
        <w:spacing w:line="240" w:lineRule="auto"/>
        <w:ind w:left="720" w:hanging="360"/>
        <w:rPr>
          <w:sz w:val="24"/>
          <w:szCs w:val="24"/>
        </w:rPr>
      </w:pPr>
      <w:r w:rsidDel="00000000" w:rsidR="00000000" w:rsidRPr="00000000">
        <w:rPr>
          <w:b w:val="1"/>
          <w:bCs w:val="1"/>
          <w:sz w:val="24"/>
          <w:szCs w:val="24"/>
          <w:shd w:fill="b6d7a8" w:val="clear"/>
          <w:rtl w:val="0"/>
        </w:rPr>
        <w:t xml:space="preserve">Vehicle Registration Number (Mandatory)</w:t>
      </w:r>
      <w:r w:rsidDel="00000000" w:rsidR="00000000" w:rsidRPr="00000000">
        <w:rPr>
          <w:rtl w:val="0"/>
        </w:rPr>
      </w:r>
    </w:p>
    <w:p w:rsidR="00000000" w:rsidDel="00000000" w:rsidP="00000000" w:rsidRDefault="00000000" w:rsidRPr="00000000" w14:paraId="000000F2">
      <w:pPr>
        <w:numPr>
          <w:ilvl w:val="1"/>
          <w:numId w:val="43"/>
        </w:numPr>
        <w:spacing w:line="240" w:lineRule="auto"/>
        <w:ind w:left="1440" w:hanging="360"/>
        <w:rPr>
          <w:sz w:val="24"/>
          <w:szCs w:val="24"/>
        </w:rPr>
      </w:pPr>
      <w:r w:rsidDel="00000000" w:rsidR="00000000" w:rsidRPr="00000000">
        <w:rPr>
          <w:rtl w:val="0"/>
        </w:rPr>
        <w:t xml:space="preserve">Auto uppercase’</w:t>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numPr>
          <w:ilvl w:val="0"/>
          <w:numId w:val="43"/>
        </w:numPr>
        <w:spacing w:line="240" w:lineRule="auto"/>
        <w:ind w:left="720" w:hanging="360"/>
        <w:rPr>
          <w:sz w:val="24"/>
          <w:szCs w:val="24"/>
        </w:rPr>
      </w:pPr>
      <w:r w:rsidDel="00000000" w:rsidR="00000000" w:rsidRPr="00000000">
        <w:rPr>
          <w:b w:val="1"/>
          <w:bCs w:val="1"/>
          <w:sz w:val="24"/>
          <w:szCs w:val="24"/>
          <w:shd w:fill="b6d7a8" w:val="clear"/>
          <w:rtl w:val="0"/>
        </w:rPr>
        <w:t xml:space="preserve">Vehicle Ownership</w:t>
      </w:r>
      <w:r w:rsidDel="00000000" w:rsidR="00000000" w:rsidRPr="00000000">
        <w:rPr>
          <w:rtl w:val="0"/>
        </w:rPr>
      </w:r>
    </w:p>
    <w:p w:rsidR="00000000" w:rsidDel="00000000" w:rsidP="00000000" w:rsidRDefault="00000000" w:rsidRPr="00000000" w14:paraId="000000F5">
      <w:pPr>
        <w:numPr>
          <w:ilvl w:val="1"/>
          <w:numId w:val="43"/>
        </w:numPr>
        <w:spacing w:line="240" w:lineRule="auto"/>
        <w:ind w:left="1440" w:hanging="360"/>
      </w:pPr>
      <w:r w:rsidDel="00000000" w:rsidR="00000000" w:rsidRPr="00000000">
        <w:rPr>
          <w:rtl w:val="0"/>
        </w:rPr>
        <w:t xml:space="preserve">vehicle_registration_number IS NOT NULL</w:t>
      </w:r>
    </w:p>
    <w:p w:rsidR="00000000" w:rsidDel="00000000" w:rsidP="00000000" w:rsidRDefault="00000000" w:rsidRPr="00000000" w14:paraId="000000F6">
      <w:pPr>
        <w:numPr>
          <w:ilvl w:val="1"/>
          <w:numId w:val="43"/>
        </w:numPr>
        <w:spacing w:line="240" w:lineRule="auto"/>
        <w:ind w:left="1440" w:hanging="360"/>
      </w:pPr>
      <w:r w:rsidDel="00000000" w:rsidR="00000000" w:rsidRPr="00000000">
        <w:rPr>
          <w:rtl w:val="0"/>
        </w:rPr>
        <w:t xml:space="preserve">if the user fills Vehicle Reg. Number </w:t>
      </w:r>
    </w:p>
    <w:p w:rsidR="00000000" w:rsidDel="00000000" w:rsidP="00000000" w:rsidRDefault="00000000" w:rsidRPr="00000000" w14:paraId="000000F7">
      <w:pPr>
        <w:numPr>
          <w:ilvl w:val="2"/>
          <w:numId w:val="43"/>
        </w:numPr>
        <w:spacing w:line="240" w:lineRule="auto"/>
        <w:ind w:left="2160" w:hanging="360"/>
        <w:rPr>
          <w:sz w:val="20"/>
          <w:szCs w:val="20"/>
        </w:rPr>
      </w:pPr>
      <w:r w:rsidDel="00000000" w:rsidR="00000000" w:rsidRPr="00000000">
        <w:rPr>
          <w:sz w:val="20"/>
          <w:szCs w:val="20"/>
          <w:rtl w:val="0"/>
        </w:rPr>
        <w:t xml:space="preserve">Show validation: 'You've entered vehicle details</w:t>
      </w:r>
    </w:p>
    <w:p w:rsidR="00000000" w:rsidDel="00000000" w:rsidP="00000000" w:rsidRDefault="00000000" w:rsidRPr="00000000" w14:paraId="000000F8">
      <w:pPr>
        <w:numPr>
          <w:ilvl w:val="2"/>
          <w:numId w:val="43"/>
        </w:numPr>
        <w:spacing w:line="240" w:lineRule="auto"/>
        <w:ind w:left="2160" w:hanging="360"/>
        <w:rPr>
          <w:sz w:val="20"/>
          <w:szCs w:val="20"/>
        </w:rPr>
      </w:pPr>
      <w:r w:rsidDel="00000000" w:rsidR="00000000" w:rsidRPr="00000000">
        <w:rPr>
          <w:sz w:val="20"/>
          <w:szCs w:val="20"/>
          <w:rtl w:val="0"/>
        </w:rPr>
        <w:t xml:space="preserve">Automatically make dependent fields required:   • </w:t>
      </w:r>
    </w:p>
    <w:p w:rsidR="00000000" w:rsidDel="00000000" w:rsidP="00000000" w:rsidRDefault="00000000" w:rsidRPr="00000000" w14:paraId="000000F9">
      <w:pPr>
        <w:numPr>
          <w:ilvl w:val="3"/>
          <w:numId w:val="43"/>
        </w:numPr>
        <w:spacing w:line="240" w:lineRule="auto"/>
        <w:ind w:left="2880" w:hanging="360"/>
        <w:rPr>
          <w:sz w:val="20"/>
          <w:szCs w:val="20"/>
        </w:rPr>
      </w:pPr>
      <w:r w:rsidDel="00000000" w:rsidR="00000000" w:rsidRPr="00000000">
        <w:rPr>
          <w:sz w:val="20"/>
          <w:szCs w:val="20"/>
          <w:rtl w:val="0"/>
        </w:rPr>
        <w:t xml:space="preserve">Vehicle Ownership (Required)</w:t>
      </w:r>
    </w:p>
    <w:p w:rsidR="00000000" w:rsidDel="00000000" w:rsidP="00000000" w:rsidRDefault="00000000" w:rsidRPr="00000000" w14:paraId="000000FA">
      <w:pPr>
        <w:numPr>
          <w:ilvl w:val="3"/>
          <w:numId w:val="43"/>
        </w:numPr>
        <w:spacing w:line="240" w:lineRule="auto"/>
        <w:ind w:left="2880" w:hanging="360"/>
        <w:rPr>
          <w:sz w:val="20"/>
          <w:szCs w:val="20"/>
        </w:rPr>
      </w:pPr>
      <w:r w:rsidDel="00000000" w:rsidR="00000000" w:rsidRPr="00000000">
        <w:rPr>
          <w:sz w:val="20"/>
          <w:szCs w:val="20"/>
          <w:rtl w:val="0"/>
        </w:rPr>
        <w:t xml:space="preserve">Owner Name (Required)</w:t>
      </w:r>
    </w:p>
    <w:p w:rsidR="00000000" w:rsidDel="00000000" w:rsidP="00000000" w:rsidRDefault="00000000" w:rsidRPr="00000000" w14:paraId="000000FB">
      <w:pPr>
        <w:numPr>
          <w:ilvl w:val="3"/>
          <w:numId w:val="43"/>
        </w:numPr>
        <w:spacing w:line="240" w:lineRule="auto"/>
        <w:ind w:left="2880" w:hanging="360"/>
        <w:rPr>
          <w:sz w:val="20"/>
          <w:szCs w:val="20"/>
        </w:rPr>
      </w:pPr>
      <w:r w:rsidDel="00000000" w:rsidR="00000000" w:rsidRPr="00000000">
        <w:rPr>
          <w:sz w:val="20"/>
          <w:szCs w:val="20"/>
          <w:rtl w:val="0"/>
        </w:rPr>
        <w:t xml:space="preserve">Owner Phone (Required)</w:t>
      </w:r>
    </w:p>
    <w:p w:rsidR="00000000" w:rsidDel="00000000" w:rsidP="00000000" w:rsidRDefault="00000000" w:rsidRPr="00000000" w14:paraId="000000FC">
      <w:pPr>
        <w:numPr>
          <w:ilvl w:val="2"/>
          <w:numId w:val="43"/>
        </w:numPr>
        <w:spacing w:line="240" w:lineRule="auto"/>
        <w:ind w:left="2160" w:hanging="360"/>
      </w:pPr>
      <w:r w:rsidDel="00000000" w:rsidR="00000000" w:rsidRPr="00000000">
        <w:rPr>
          <w:rtl w:val="0"/>
        </w:rPr>
        <w:t xml:space="preserve">Show asterisk (*) dynamically on these fields.</w:t>
      </w:r>
    </w:p>
    <w:p w:rsidR="00000000" w:rsidDel="00000000" w:rsidP="00000000" w:rsidRDefault="00000000" w:rsidRPr="00000000" w14:paraId="000000FD">
      <w:pPr>
        <w:numPr>
          <w:ilvl w:val="2"/>
          <w:numId w:val="43"/>
        </w:numPr>
        <w:spacing w:line="240" w:lineRule="auto"/>
        <w:ind w:left="2160" w:hanging="360"/>
      </w:pPr>
      <w:r w:rsidDel="00000000" w:rsidR="00000000" w:rsidRPr="00000000">
        <w:rPr>
          <w:rtl w:val="0"/>
        </w:rPr>
        <w:t xml:space="preserve">Add section heading: 'Existing Vehicle Information' (for context)</w:t>
      </w:r>
    </w:p>
    <w:p w:rsidR="00000000" w:rsidDel="00000000" w:rsidP="00000000" w:rsidRDefault="00000000" w:rsidRPr="00000000" w14:paraId="000000FE">
      <w:pPr>
        <w:spacing w:line="240" w:lineRule="auto"/>
        <w:ind w:firstLine="720"/>
        <w:rPr>
          <w:sz w:val="24"/>
          <w:szCs w:val="24"/>
        </w:rPr>
      </w:pPr>
      <w:r w:rsidDel="00000000" w:rsidR="00000000" w:rsidRPr="00000000">
        <w:rPr>
          <w:b w:val="1"/>
          <w:bCs w:val="1"/>
          <w:rtl w:val="0"/>
        </w:rPr>
        <w:t xml:space="preserve">Dropdown:</w:t>
      </w:r>
      <w:r w:rsidDel="00000000" w:rsidR="00000000" w:rsidRPr="00000000">
        <w:rPr>
          <w:rtl w:val="0"/>
        </w:rPr>
      </w:r>
    </w:p>
    <w:p w:rsidR="00000000" w:rsidDel="00000000" w:rsidP="00000000" w:rsidRDefault="00000000" w:rsidRPr="00000000" w14:paraId="000000FF">
      <w:pPr>
        <w:numPr>
          <w:ilvl w:val="0"/>
          <w:numId w:val="26"/>
        </w:numPr>
        <w:spacing w:line="240" w:lineRule="auto"/>
        <w:ind w:left="1440" w:hanging="360"/>
      </w:pPr>
      <w:r w:rsidDel="00000000" w:rsidR="00000000" w:rsidRPr="00000000">
        <w:rPr>
          <w:rtl w:val="0"/>
        </w:rPr>
        <w:t xml:space="preserve">Self</w:t>
      </w:r>
    </w:p>
    <w:p w:rsidR="00000000" w:rsidDel="00000000" w:rsidP="00000000" w:rsidRDefault="00000000" w:rsidRPr="00000000" w14:paraId="00000100">
      <w:pPr>
        <w:numPr>
          <w:ilvl w:val="0"/>
          <w:numId w:val="26"/>
        </w:numPr>
        <w:spacing w:line="240" w:lineRule="auto"/>
        <w:ind w:left="1440" w:hanging="360"/>
      </w:pPr>
      <w:r w:rsidDel="00000000" w:rsidR="00000000" w:rsidRPr="00000000">
        <w:rPr>
          <w:rtl w:val="0"/>
        </w:rPr>
        <w:t xml:space="preserve">Financed</w:t>
      </w:r>
    </w:p>
    <w:p w:rsidR="00000000" w:rsidDel="00000000" w:rsidP="00000000" w:rsidRDefault="00000000" w:rsidRPr="00000000" w14:paraId="00000101">
      <w:pPr>
        <w:numPr>
          <w:ilvl w:val="0"/>
          <w:numId w:val="26"/>
        </w:numPr>
        <w:spacing w:line="240" w:lineRule="auto"/>
        <w:ind w:left="1440" w:hanging="360"/>
      </w:pPr>
      <w:r w:rsidDel="00000000" w:rsidR="00000000" w:rsidRPr="00000000">
        <w:rPr>
          <w:rtl w:val="0"/>
        </w:rPr>
        <w:t xml:space="preserve">Company</w:t>
      </w:r>
    </w:p>
    <w:p w:rsidR="00000000" w:rsidDel="00000000" w:rsidP="00000000" w:rsidRDefault="00000000" w:rsidRPr="00000000" w14:paraId="00000102">
      <w:pPr>
        <w:numPr>
          <w:ilvl w:val="0"/>
          <w:numId w:val="26"/>
        </w:numPr>
        <w:spacing w:line="240" w:lineRule="auto"/>
        <w:ind w:left="1440" w:hanging="360"/>
      </w:pPr>
      <w:r w:rsidDel="00000000" w:rsidR="00000000" w:rsidRPr="00000000">
        <w:rPr>
          <w:rtl w:val="0"/>
        </w:rPr>
        <w:t xml:space="preserve">Leased</w:t>
      </w:r>
    </w:p>
    <w:p w:rsidR="00000000" w:rsidDel="00000000" w:rsidP="00000000" w:rsidRDefault="00000000" w:rsidRPr="00000000" w14:paraId="00000103">
      <w:pPr>
        <w:numPr>
          <w:ilvl w:val="0"/>
          <w:numId w:val="26"/>
        </w:numPr>
        <w:spacing w:line="240" w:lineRule="auto"/>
        <w:ind w:left="1440" w:hanging="360"/>
      </w:pPr>
      <w:r w:rsidDel="00000000" w:rsidR="00000000" w:rsidRPr="00000000">
        <w:rPr>
          <w:rtl w:val="0"/>
        </w:rPr>
        <w:t xml:space="preserve">Family</w:t>
      </w:r>
    </w:p>
    <w:p w:rsidR="00000000" w:rsidDel="00000000" w:rsidP="00000000" w:rsidRDefault="00000000" w:rsidRPr="00000000" w14:paraId="00000104">
      <w:pPr>
        <w:spacing w:line="240" w:lineRule="auto"/>
        <w:ind w:left="720" w:firstLine="720"/>
        <w:rPr>
          <w:sz w:val="24"/>
          <w:szCs w:val="24"/>
        </w:rPr>
      </w:pPr>
      <w:r w:rsidDel="00000000" w:rsidR="00000000" w:rsidRPr="00000000">
        <w:rPr>
          <w:sz w:val="24"/>
          <w:szCs w:val="24"/>
          <w:rtl w:val="0"/>
        </w:rPr>
        <w:t xml:space="preserve">Conditional fields appear based on selection.</w:t>
      </w:r>
    </w:p>
    <w:p w:rsidR="00000000" w:rsidDel="00000000" w:rsidP="00000000" w:rsidRDefault="00000000" w:rsidRPr="00000000" w14:paraId="00000105">
      <w:pPr>
        <w:spacing w:line="240" w:lineRule="auto"/>
        <w:rPr>
          <w:sz w:val="24"/>
          <w:szCs w:val="24"/>
        </w:rPr>
      </w:pPr>
      <w:r w:rsidDel="00000000" w:rsidR="00000000" w:rsidRPr="00000000">
        <w:rPr>
          <w:rtl w:val="0"/>
        </w:rPr>
      </w:r>
    </w:p>
    <w:p w:rsidR="00000000" w:rsidDel="00000000" w:rsidP="00000000" w:rsidRDefault="00000000" w:rsidRPr="00000000" w14:paraId="00000106">
      <w:pPr>
        <w:numPr>
          <w:ilvl w:val="0"/>
          <w:numId w:val="43"/>
        </w:numPr>
        <w:spacing w:line="240" w:lineRule="auto"/>
        <w:ind w:left="720" w:hanging="360"/>
        <w:rPr>
          <w:sz w:val="24"/>
          <w:szCs w:val="24"/>
        </w:rPr>
      </w:pPr>
      <w:r w:rsidDel="00000000" w:rsidR="00000000" w:rsidRPr="00000000">
        <w:rPr>
          <w:b w:val="1"/>
          <w:bCs w:val="1"/>
          <w:sz w:val="24"/>
          <w:szCs w:val="24"/>
          <w:shd w:fill="b6d7a8" w:val="clear"/>
          <w:rtl w:val="0"/>
        </w:rPr>
        <w:t xml:space="preserve">Owner Name </w:t>
      </w:r>
      <w:r w:rsidDel="00000000" w:rsidR="00000000" w:rsidRPr="00000000">
        <w:rPr>
          <w:rtl w:val="0"/>
        </w:rPr>
      </w:r>
    </w:p>
    <w:p w:rsidR="00000000" w:rsidDel="00000000" w:rsidP="00000000" w:rsidRDefault="00000000" w:rsidRPr="00000000" w14:paraId="00000107">
      <w:pPr>
        <w:numPr>
          <w:ilvl w:val="1"/>
          <w:numId w:val="43"/>
        </w:numPr>
        <w:spacing w:line="240" w:lineRule="auto"/>
        <w:ind w:left="1440" w:hanging="360"/>
      </w:pPr>
      <w:r w:rsidDel="00000000" w:rsidR="00000000" w:rsidRPr="00000000">
        <w:rPr>
          <w:rtl w:val="0"/>
        </w:rPr>
        <w:t xml:space="preserve">Name format same as ‘Full Name’.</w:t>
      </w:r>
    </w:p>
    <w:p w:rsidR="00000000" w:rsidDel="00000000" w:rsidP="00000000" w:rsidRDefault="00000000" w:rsidRPr="00000000" w14:paraId="00000108">
      <w:pPr>
        <w:numPr>
          <w:ilvl w:val="1"/>
          <w:numId w:val="43"/>
        </w:numPr>
        <w:spacing w:line="240" w:lineRule="auto"/>
        <w:ind w:left="1440" w:hanging="360"/>
      </w:pPr>
      <w:r w:rsidDel="00000000" w:rsidR="00000000" w:rsidRPr="00000000">
        <w:rPr>
          <w:rtl w:val="0"/>
        </w:rPr>
        <w:t xml:space="preserve">vehicle_registration_number IS NOT NULL</w:t>
      </w:r>
    </w:p>
    <w:p w:rsidR="00000000" w:rsidDel="00000000" w:rsidP="00000000" w:rsidRDefault="00000000" w:rsidRPr="00000000" w14:paraId="00000109">
      <w:pPr>
        <w:numPr>
          <w:ilvl w:val="1"/>
          <w:numId w:val="43"/>
        </w:numPr>
        <w:spacing w:line="240" w:lineRule="auto"/>
        <w:ind w:left="1440" w:hanging="360"/>
      </w:pPr>
      <w:r w:rsidDel="00000000" w:rsidR="00000000" w:rsidRPr="00000000">
        <w:rPr>
          <w:rtl w:val="0"/>
        </w:rPr>
        <w:t xml:space="preserve">if user fills Vehicle Reg. Number:</w:t>
      </w:r>
    </w:p>
    <w:p w:rsidR="00000000" w:rsidDel="00000000" w:rsidP="00000000" w:rsidRDefault="00000000" w:rsidRPr="00000000" w14:paraId="0000010A">
      <w:pPr>
        <w:numPr>
          <w:ilvl w:val="2"/>
          <w:numId w:val="43"/>
        </w:numPr>
        <w:spacing w:line="240" w:lineRule="auto"/>
        <w:ind w:left="2160" w:hanging="360"/>
        <w:rPr>
          <w:sz w:val="20"/>
          <w:szCs w:val="20"/>
        </w:rPr>
      </w:pPr>
      <w:r w:rsidDel="00000000" w:rsidR="00000000" w:rsidRPr="00000000">
        <w:rPr>
          <w:sz w:val="20"/>
          <w:szCs w:val="20"/>
          <w:rtl w:val="0"/>
        </w:rPr>
        <w:t xml:space="preserve">Show validation: 'You've entered vehicle details'</w:t>
      </w:r>
    </w:p>
    <w:p w:rsidR="00000000" w:rsidDel="00000000" w:rsidP="00000000" w:rsidRDefault="00000000" w:rsidRPr="00000000" w14:paraId="0000010B">
      <w:pPr>
        <w:numPr>
          <w:ilvl w:val="2"/>
          <w:numId w:val="43"/>
        </w:numPr>
        <w:spacing w:line="240" w:lineRule="auto"/>
        <w:ind w:left="2160" w:hanging="360"/>
        <w:rPr>
          <w:sz w:val="20"/>
          <w:szCs w:val="20"/>
        </w:rPr>
      </w:pPr>
      <w:r w:rsidDel="00000000" w:rsidR="00000000" w:rsidRPr="00000000">
        <w:rPr>
          <w:sz w:val="20"/>
          <w:szCs w:val="20"/>
          <w:rtl w:val="0"/>
        </w:rPr>
        <w:t xml:space="preserve">Automatically make dependent fields required:</w:t>
      </w:r>
    </w:p>
    <w:p w:rsidR="00000000" w:rsidDel="00000000" w:rsidP="00000000" w:rsidRDefault="00000000" w:rsidRPr="00000000" w14:paraId="0000010C">
      <w:pPr>
        <w:numPr>
          <w:ilvl w:val="3"/>
          <w:numId w:val="43"/>
        </w:numPr>
        <w:spacing w:line="240" w:lineRule="auto"/>
        <w:ind w:left="2880" w:hanging="360"/>
        <w:rPr>
          <w:sz w:val="20"/>
          <w:szCs w:val="20"/>
        </w:rPr>
      </w:pPr>
      <w:r w:rsidDel="00000000" w:rsidR="00000000" w:rsidRPr="00000000">
        <w:rPr>
          <w:sz w:val="20"/>
          <w:szCs w:val="20"/>
          <w:rtl w:val="0"/>
        </w:rPr>
        <w:t xml:space="preserve">Vehicle Ownership (Required)</w:t>
      </w:r>
    </w:p>
    <w:p w:rsidR="00000000" w:rsidDel="00000000" w:rsidP="00000000" w:rsidRDefault="00000000" w:rsidRPr="00000000" w14:paraId="0000010D">
      <w:pPr>
        <w:numPr>
          <w:ilvl w:val="3"/>
          <w:numId w:val="43"/>
        </w:numPr>
        <w:spacing w:line="240" w:lineRule="auto"/>
        <w:ind w:left="2880" w:hanging="360"/>
        <w:rPr>
          <w:sz w:val="20"/>
          <w:szCs w:val="20"/>
        </w:rPr>
      </w:pPr>
      <w:r w:rsidDel="00000000" w:rsidR="00000000" w:rsidRPr="00000000">
        <w:rPr>
          <w:sz w:val="20"/>
          <w:szCs w:val="20"/>
          <w:rtl w:val="0"/>
        </w:rPr>
        <w:t xml:space="preserve">Owner Name (Required)</w:t>
      </w:r>
    </w:p>
    <w:p w:rsidR="00000000" w:rsidDel="00000000" w:rsidP="00000000" w:rsidRDefault="00000000" w:rsidRPr="00000000" w14:paraId="0000010E">
      <w:pPr>
        <w:numPr>
          <w:ilvl w:val="3"/>
          <w:numId w:val="43"/>
        </w:numPr>
        <w:spacing w:line="240" w:lineRule="auto"/>
        <w:ind w:left="2880" w:hanging="360"/>
        <w:rPr>
          <w:sz w:val="20"/>
          <w:szCs w:val="20"/>
        </w:rPr>
      </w:pPr>
      <w:r w:rsidDel="00000000" w:rsidR="00000000" w:rsidRPr="00000000">
        <w:rPr>
          <w:sz w:val="20"/>
          <w:szCs w:val="20"/>
          <w:rtl w:val="0"/>
        </w:rPr>
        <w:t xml:space="preserve">Owner Phone (Required)</w:t>
      </w:r>
    </w:p>
    <w:p w:rsidR="00000000" w:rsidDel="00000000" w:rsidP="00000000" w:rsidRDefault="00000000" w:rsidRPr="00000000" w14:paraId="0000010F">
      <w:pPr>
        <w:numPr>
          <w:ilvl w:val="2"/>
          <w:numId w:val="43"/>
        </w:numPr>
        <w:spacing w:line="240" w:lineRule="auto"/>
        <w:ind w:left="2160" w:hanging="360"/>
        <w:rPr>
          <w:sz w:val="20"/>
          <w:szCs w:val="20"/>
        </w:rPr>
      </w:pPr>
      <w:r w:rsidDel="00000000" w:rsidR="00000000" w:rsidRPr="00000000">
        <w:rPr>
          <w:sz w:val="20"/>
          <w:szCs w:val="20"/>
          <w:rtl w:val="0"/>
        </w:rPr>
        <w:t xml:space="preserve">Show asterisk (*) dynamically on these fields</w:t>
      </w:r>
    </w:p>
    <w:p w:rsidR="00000000" w:rsidDel="00000000" w:rsidP="00000000" w:rsidRDefault="00000000" w:rsidRPr="00000000" w14:paraId="00000110">
      <w:pPr>
        <w:numPr>
          <w:ilvl w:val="2"/>
          <w:numId w:val="43"/>
        </w:numPr>
        <w:spacing w:line="240" w:lineRule="auto"/>
        <w:ind w:left="2160" w:hanging="360"/>
        <w:rPr>
          <w:sz w:val="20"/>
          <w:szCs w:val="20"/>
        </w:rPr>
      </w:pPr>
      <w:r w:rsidDel="00000000" w:rsidR="00000000" w:rsidRPr="00000000">
        <w:rPr>
          <w:sz w:val="20"/>
          <w:szCs w:val="20"/>
          <w:rtl w:val="0"/>
        </w:rPr>
        <w:t xml:space="preserve">Add section heading: 'Existing Vehicle Information' (for context)</w:t>
      </w:r>
    </w:p>
    <w:p w:rsidR="00000000" w:rsidDel="00000000" w:rsidP="00000000" w:rsidRDefault="00000000" w:rsidRPr="00000000" w14:paraId="00000111">
      <w:pPr>
        <w:numPr>
          <w:ilvl w:val="0"/>
          <w:numId w:val="43"/>
        </w:numPr>
        <w:spacing w:line="240" w:lineRule="auto"/>
        <w:ind w:left="720" w:hanging="360"/>
        <w:rPr>
          <w:sz w:val="24"/>
          <w:szCs w:val="24"/>
        </w:rPr>
      </w:pPr>
      <w:r w:rsidDel="00000000" w:rsidR="00000000" w:rsidRPr="00000000">
        <w:rPr>
          <w:b w:val="1"/>
          <w:bCs w:val="1"/>
          <w:sz w:val="24"/>
          <w:szCs w:val="24"/>
          <w:shd w:fill="b6d7a8" w:val="clear"/>
          <w:rtl w:val="0"/>
        </w:rPr>
        <w:t xml:space="preserve">Owner Phone</w:t>
      </w:r>
      <w:r w:rsidDel="00000000" w:rsidR="00000000" w:rsidRPr="00000000">
        <w:rPr>
          <w:rtl w:val="0"/>
        </w:rPr>
      </w:r>
    </w:p>
    <w:p w:rsidR="00000000" w:rsidDel="00000000" w:rsidP="00000000" w:rsidRDefault="00000000" w:rsidRPr="00000000" w14:paraId="00000112">
      <w:pPr>
        <w:numPr>
          <w:ilvl w:val="1"/>
          <w:numId w:val="43"/>
        </w:numPr>
        <w:spacing w:line="240" w:lineRule="auto"/>
        <w:ind w:left="1440" w:hanging="360"/>
      </w:pPr>
      <w:r w:rsidDel="00000000" w:rsidR="00000000" w:rsidRPr="00000000">
        <w:rPr>
          <w:rtl w:val="0"/>
        </w:rPr>
        <w:t xml:space="preserve">The phone format is the same as ‘Phone Number’.</w:t>
      </w:r>
    </w:p>
    <w:p w:rsidR="00000000" w:rsidDel="00000000" w:rsidP="00000000" w:rsidRDefault="00000000" w:rsidRPr="00000000" w14:paraId="00000113">
      <w:pPr>
        <w:numPr>
          <w:ilvl w:val="1"/>
          <w:numId w:val="43"/>
        </w:numPr>
        <w:spacing w:line="240" w:lineRule="auto"/>
        <w:ind w:left="1440" w:hanging="360"/>
      </w:pPr>
      <w:r w:rsidDel="00000000" w:rsidR="00000000" w:rsidRPr="00000000">
        <w:rPr>
          <w:rtl w:val="0"/>
        </w:rPr>
        <w:t xml:space="preserve">vehicle_registration_number IS NOT NULL</w:t>
      </w:r>
    </w:p>
    <w:p w:rsidR="00000000" w:rsidDel="00000000" w:rsidP="00000000" w:rsidRDefault="00000000" w:rsidRPr="00000000" w14:paraId="00000114">
      <w:pPr>
        <w:numPr>
          <w:ilvl w:val="1"/>
          <w:numId w:val="43"/>
        </w:numPr>
        <w:spacing w:line="240" w:lineRule="auto"/>
        <w:ind w:left="1440" w:hanging="360"/>
      </w:pPr>
      <w:r w:rsidDel="00000000" w:rsidR="00000000" w:rsidRPr="00000000">
        <w:rPr>
          <w:rtl w:val="0"/>
        </w:rPr>
        <w:t xml:space="preserve">if the user fills Vehicle Reg. Number:</w:t>
      </w:r>
    </w:p>
    <w:p w:rsidR="00000000" w:rsidDel="00000000" w:rsidP="00000000" w:rsidRDefault="00000000" w:rsidRPr="00000000" w14:paraId="00000115">
      <w:pPr>
        <w:numPr>
          <w:ilvl w:val="1"/>
          <w:numId w:val="43"/>
        </w:numPr>
        <w:spacing w:line="240" w:lineRule="auto"/>
        <w:ind w:left="1440" w:hanging="360"/>
      </w:pPr>
      <w:r w:rsidDel="00000000" w:rsidR="00000000" w:rsidRPr="00000000">
        <w:rPr>
          <w:rtl w:val="0"/>
        </w:rPr>
        <w:t xml:space="preserve">Show validation: </w:t>
      </w:r>
    </w:p>
    <w:p w:rsidR="00000000" w:rsidDel="00000000" w:rsidP="00000000" w:rsidRDefault="00000000" w:rsidRPr="00000000" w14:paraId="00000116">
      <w:pPr>
        <w:numPr>
          <w:ilvl w:val="2"/>
          <w:numId w:val="43"/>
        </w:numPr>
        <w:spacing w:line="240" w:lineRule="auto"/>
        <w:ind w:left="2160" w:hanging="360"/>
        <w:rPr>
          <w:sz w:val="20"/>
          <w:szCs w:val="20"/>
        </w:rPr>
      </w:pPr>
      <w:r w:rsidDel="00000000" w:rsidR="00000000" w:rsidRPr="00000000">
        <w:rPr>
          <w:sz w:val="20"/>
          <w:szCs w:val="20"/>
          <w:rtl w:val="0"/>
        </w:rPr>
        <w:t xml:space="preserve">'You've entered vehicle details'</w:t>
      </w:r>
    </w:p>
    <w:p w:rsidR="00000000" w:rsidDel="00000000" w:rsidP="00000000" w:rsidRDefault="00000000" w:rsidRPr="00000000" w14:paraId="00000117">
      <w:pPr>
        <w:numPr>
          <w:ilvl w:val="2"/>
          <w:numId w:val="43"/>
        </w:numPr>
        <w:spacing w:line="240" w:lineRule="auto"/>
        <w:ind w:left="2160" w:hanging="360"/>
        <w:rPr>
          <w:sz w:val="20"/>
          <w:szCs w:val="20"/>
        </w:rPr>
      </w:pPr>
      <w:r w:rsidDel="00000000" w:rsidR="00000000" w:rsidRPr="00000000">
        <w:rPr>
          <w:sz w:val="20"/>
          <w:szCs w:val="20"/>
          <w:rtl w:val="0"/>
        </w:rPr>
        <w:t xml:space="preserve">Automatically make dependent fields required:</w:t>
      </w:r>
    </w:p>
    <w:p w:rsidR="00000000" w:rsidDel="00000000" w:rsidP="00000000" w:rsidRDefault="00000000" w:rsidRPr="00000000" w14:paraId="00000118">
      <w:pPr>
        <w:numPr>
          <w:ilvl w:val="3"/>
          <w:numId w:val="43"/>
        </w:numPr>
        <w:spacing w:line="240" w:lineRule="auto"/>
        <w:ind w:left="2880" w:hanging="360"/>
        <w:rPr>
          <w:sz w:val="20"/>
          <w:szCs w:val="20"/>
        </w:rPr>
      </w:pPr>
      <w:r w:rsidDel="00000000" w:rsidR="00000000" w:rsidRPr="00000000">
        <w:rPr>
          <w:sz w:val="20"/>
          <w:szCs w:val="20"/>
          <w:rtl w:val="0"/>
        </w:rPr>
        <w:t xml:space="preserve">Vehicle Ownership (Required)</w:t>
      </w:r>
    </w:p>
    <w:p w:rsidR="00000000" w:rsidDel="00000000" w:rsidP="00000000" w:rsidRDefault="00000000" w:rsidRPr="00000000" w14:paraId="00000119">
      <w:pPr>
        <w:numPr>
          <w:ilvl w:val="3"/>
          <w:numId w:val="43"/>
        </w:numPr>
        <w:spacing w:line="240" w:lineRule="auto"/>
        <w:ind w:left="2880" w:hanging="360"/>
        <w:rPr>
          <w:sz w:val="20"/>
          <w:szCs w:val="20"/>
        </w:rPr>
      </w:pPr>
      <w:r w:rsidDel="00000000" w:rsidR="00000000" w:rsidRPr="00000000">
        <w:rPr>
          <w:sz w:val="20"/>
          <w:szCs w:val="20"/>
          <w:rtl w:val="0"/>
        </w:rPr>
        <w:t xml:space="preserve">Owner Name (Required)</w:t>
      </w:r>
    </w:p>
    <w:p w:rsidR="00000000" w:rsidDel="00000000" w:rsidP="00000000" w:rsidRDefault="00000000" w:rsidRPr="00000000" w14:paraId="0000011A">
      <w:pPr>
        <w:numPr>
          <w:ilvl w:val="3"/>
          <w:numId w:val="43"/>
        </w:numPr>
        <w:spacing w:line="240" w:lineRule="auto"/>
        <w:ind w:left="2880" w:hanging="360"/>
        <w:rPr>
          <w:sz w:val="20"/>
          <w:szCs w:val="20"/>
        </w:rPr>
      </w:pPr>
      <w:r w:rsidDel="00000000" w:rsidR="00000000" w:rsidRPr="00000000">
        <w:rPr>
          <w:sz w:val="20"/>
          <w:szCs w:val="20"/>
          <w:rtl w:val="0"/>
        </w:rPr>
        <w:t xml:space="preserve">Owner Phone (Required)</w:t>
      </w:r>
    </w:p>
    <w:p w:rsidR="00000000" w:rsidDel="00000000" w:rsidP="00000000" w:rsidRDefault="00000000" w:rsidRPr="00000000" w14:paraId="0000011B">
      <w:pPr>
        <w:numPr>
          <w:ilvl w:val="1"/>
          <w:numId w:val="43"/>
        </w:numPr>
        <w:spacing w:line="240" w:lineRule="auto"/>
        <w:ind w:left="1440" w:hanging="360"/>
      </w:pPr>
      <w:r w:rsidDel="00000000" w:rsidR="00000000" w:rsidRPr="00000000">
        <w:rPr>
          <w:rtl w:val="0"/>
        </w:rPr>
        <w:t xml:space="preserve">Show asterisk (*) dynamically on these fields</w:t>
      </w:r>
    </w:p>
    <w:p w:rsidR="00000000" w:rsidDel="00000000" w:rsidP="00000000" w:rsidRDefault="00000000" w:rsidRPr="00000000" w14:paraId="0000011C">
      <w:pPr>
        <w:numPr>
          <w:ilvl w:val="1"/>
          <w:numId w:val="43"/>
        </w:numPr>
        <w:spacing w:line="240" w:lineRule="auto"/>
        <w:ind w:left="1440" w:hanging="360"/>
      </w:pPr>
      <w:r w:rsidDel="00000000" w:rsidR="00000000" w:rsidRPr="00000000">
        <w:rPr>
          <w:rtl w:val="0"/>
        </w:rPr>
        <w:t xml:space="preserve">Add section heading: 'Existing Vehicle Information' (for context)</w:t>
      </w:r>
    </w:p>
    <w:p w:rsidR="00000000" w:rsidDel="00000000" w:rsidP="00000000" w:rsidRDefault="00000000" w:rsidRPr="00000000" w14:paraId="0000011D">
      <w:pPr>
        <w:spacing w:after="240" w:before="240" w:line="240" w:lineRule="auto"/>
        <w:rPr>
          <w:b w:val="1"/>
          <w:bCs w:val="1"/>
          <w:color w:val="3b82f6"/>
          <w:sz w:val="26"/>
          <w:szCs w:val="26"/>
        </w:rPr>
      </w:pPr>
      <w:r w:rsidDel="00000000" w:rsidR="00000000" w:rsidRPr="00000000">
        <w:rPr>
          <w:b w:val="1"/>
          <w:bCs w:val="1"/>
          <w:color w:val="3b82f6"/>
          <w:sz w:val="26"/>
          <w:szCs w:val="26"/>
          <w:rtl w:val="0"/>
        </w:rPr>
        <w:t xml:space="preserve">LEAD CLASSIFICATION</w:t>
      </w:r>
    </w:p>
    <w:p w:rsidR="00000000" w:rsidDel="00000000" w:rsidP="00000000" w:rsidRDefault="00000000" w:rsidRPr="00000000" w14:paraId="0000011E">
      <w:pPr>
        <w:spacing w:line="240" w:lineRule="auto"/>
        <w:ind w:left="720" w:firstLine="0"/>
        <w:rPr>
          <w:b w:val="1"/>
          <w:bCs w:val="1"/>
          <w:sz w:val="24"/>
          <w:szCs w:val="24"/>
          <w:shd w:fill="b6d7a8" w:val="clear"/>
        </w:rPr>
      </w:pPr>
      <w:r w:rsidDel="00000000" w:rsidR="00000000" w:rsidRPr="00000000">
        <w:rPr>
          <w:b w:val="1"/>
          <w:bCs w:val="1"/>
          <w:sz w:val="24"/>
          <w:szCs w:val="24"/>
          <w:shd w:fill="b6d7a8" w:val="clear"/>
          <w:rtl w:val="0"/>
        </w:rPr>
        <w:t xml:space="preserve">Hot / Warm / Cold (Required)</w:t>
      </w:r>
    </w:p>
    <w:p w:rsidR="00000000" w:rsidDel="00000000" w:rsidP="00000000" w:rsidRDefault="00000000" w:rsidRPr="00000000" w14:paraId="0000011F">
      <w:pPr>
        <w:spacing w:line="240" w:lineRule="auto"/>
        <w:ind w:firstLine="720"/>
        <w:rPr>
          <w:b w:val="1"/>
          <w:bCs w:val="1"/>
        </w:rPr>
      </w:pPr>
      <w:r w:rsidDel="00000000" w:rsidR="00000000" w:rsidRPr="00000000">
        <w:rPr>
          <w:b w:val="1"/>
          <w:bCs w:val="1"/>
          <w:rtl w:val="0"/>
        </w:rPr>
        <w:t xml:space="preserve">Frontend:</w:t>
      </w:r>
    </w:p>
    <w:p w:rsidR="00000000" w:rsidDel="00000000" w:rsidP="00000000" w:rsidRDefault="00000000" w:rsidRPr="00000000" w14:paraId="00000120">
      <w:pPr>
        <w:numPr>
          <w:ilvl w:val="0"/>
          <w:numId w:val="58"/>
        </w:numPr>
        <w:spacing w:line="240" w:lineRule="auto"/>
        <w:ind w:left="1440" w:hanging="360"/>
      </w:pPr>
      <w:r w:rsidDel="00000000" w:rsidR="00000000" w:rsidRPr="00000000">
        <w:rPr>
          <w:rtl w:val="0"/>
        </w:rPr>
        <w:t xml:space="preserve">Toggle group</w:t>
      </w:r>
    </w:p>
    <w:p w:rsidR="00000000" w:rsidDel="00000000" w:rsidP="00000000" w:rsidRDefault="00000000" w:rsidRPr="00000000" w14:paraId="00000121">
      <w:pPr>
        <w:numPr>
          <w:ilvl w:val="0"/>
          <w:numId w:val="58"/>
        </w:numPr>
        <w:spacing w:line="240" w:lineRule="auto"/>
        <w:ind w:left="1440" w:hanging="360"/>
      </w:pPr>
      <w:r w:rsidDel="00000000" w:rsidR="00000000" w:rsidRPr="00000000">
        <w:rPr>
          <w:rtl w:val="0"/>
        </w:rPr>
        <w:t xml:space="preserve">Must select one</w:t>
      </w:r>
    </w:p>
    <w:p w:rsidR="00000000" w:rsidDel="00000000" w:rsidP="00000000" w:rsidRDefault="00000000" w:rsidRPr="00000000" w14:paraId="00000122">
      <w:pPr>
        <w:spacing w:line="240" w:lineRule="auto"/>
        <w:ind w:firstLine="720"/>
        <w:rPr/>
      </w:pPr>
      <w:r w:rsidDel="00000000" w:rsidR="00000000" w:rsidRPr="00000000">
        <w:rPr>
          <w:b w:val="1"/>
          <w:bCs w:val="1"/>
          <w:rtl w:val="0"/>
        </w:rPr>
        <w:t xml:space="preserve">Backend:</w:t>
        <w:br w:type="textWrapping"/>
        <w:tab/>
      </w:r>
      <w:r w:rsidDel="00000000" w:rsidR="00000000" w:rsidRPr="00000000">
        <w:rPr>
          <w:rtl w:val="0"/>
        </w:rPr>
        <w:t xml:space="preserve">Stores:</w:t>
      </w:r>
    </w:p>
    <w:p w:rsidR="00000000" w:rsidDel="00000000" w:rsidP="00000000" w:rsidRDefault="00000000" w:rsidRPr="00000000" w14:paraId="00000123">
      <w:pPr>
        <w:numPr>
          <w:ilvl w:val="0"/>
          <w:numId w:val="51"/>
        </w:numPr>
        <w:spacing w:line="240" w:lineRule="auto"/>
        <w:ind w:left="1440" w:hanging="360"/>
      </w:pPr>
      <w:r w:rsidDel="00000000" w:rsidR="00000000" w:rsidRPr="00000000">
        <w:rPr>
          <w:rtl w:val="0"/>
        </w:rPr>
        <w:t xml:space="preserve">interest_level: hot | warm | cold</w:t>
      </w:r>
    </w:p>
    <w:p w:rsidR="00000000" w:rsidDel="00000000" w:rsidP="00000000" w:rsidRDefault="00000000" w:rsidRPr="00000000" w14:paraId="00000124">
      <w:pPr>
        <w:numPr>
          <w:ilvl w:val="0"/>
          <w:numId w:val="51"/>
        </w:numPr>
        <w:spacing w:line="240" w:lineRule="auto"/>
        <w:ind w:left="1440" w:hanging="360"/>
      </w:pPr>
      <w:r w:rsidDel="00000000" w:rsidR="00000000" w:rsidRPr="00000000">
        <w:rPr>
          <w:rtl w:val="0"/>
        </w:rPr>
        <w:t xml:space="preserve">lead_score: computed_value</w:t>
      </w:r>
    </w:p>
    <w:p w:rsidR="00000000" w:rsidDel="00000000" w:rsidP="00000000" w:rsidRDefault="00000000" w:rsidRPr="00000000" w14:paraId="00000125">
      <w:pPr>
        <w:spacing w:line="240" w:lineRule="auto"/>
        <w:ind w:firstLine="720"/>
        <w:rPr/>
      </w:pPr>
      <w:r w:rsidDel="00000000" w:rsidR="00000000" w:rsidRPr="00000000">
        <w:rPr>
          <w:rtl w:val="0"/>
        </w:rPr>
        <w:t xml:space="preserve">Suggested scoring:</w:t>
      </w:r>
    </w:p>
    <w:p w:rsidR="00000000" w:rsidDel="00000000" w:rsidP="00000000" w:rsidRDefault="00000000" w:rsidRPr="00000000" w14:paraId="00000126">
      <w:pPr>
        <w:numPr>
          <w:ilvl w:val="0"/>
          <w:numId w:val="49"/>
        </w:numPr>
        <w:spacing w:line="240" w:lineRule="auto"/>
        <w:ind w:left="1440" w:hanging="360"/>
      </w:pPr>
      <w:r w:rsidDel="00000000" w:rsidR="00000000" w:rsidRPr="00000000">
        <w:rPr>
          <w:rFonts w:ascii="Arial Unicode MS" w:cs="Arial Unicode MS" w:eastAsia="Arial Unicode MS" w:hAnsi="Arial Unicode MS"/>
          <w:rtl w:val="0"/>
        </w:rPr>
        <w:t xml:space="preserve">Hot → 90</w:t>
      </w:r>
    </w:p>
    <w:p w:rsidR="00000000" w:rsidDel="00000000" w:rsidP="00000000" w:rsidRDefault="00000000" w:rsidRPr="00000000" w14:paraId="00000127">
      <w:pPr>
        <w:numPr>
          <w:ilvl w:val="0"/>
          <w:numId w:val="49"/>
        </w:numPr>
        <w:spacing w:line="240" w:lineRule="auto"/>
        <w:ind w:left="1440" w:hanging="360"/>
      </w:pPr>
      <w:r w:rsidDel="00000000" w:rsidR="00000000" w:rsidRPr="00000000">
        <w:rPr>
          <w:rFonts w:ascii="Arial Unicode MS" w:cs="Arial Unicode MS" w:eastAsia="Arial Unicode MS" w:hAnsi="Arial Unicode MS"/>
          <w:rtl w:val="0"/>
        </w:rPr>
        <w:t xml:space="preserve">Warm → 60</w:t>
      </w:r>
    </w:p>
    <w:p w:rsidR="00000000" w:rsidDel="00000000" w:rsidP="00000000" w:rsidRDefault="00000000" w:rsidRPr="00000000" w14:paraId="00000128">
      <w:pPr>
        <w:numPr>
          <w:ilvl w:val="0"/>
          <w:numId w:val="49"/>
        </w:numPr>
        <w:spacing w:line="240" w:lineRule="auto"/>
        <w:ind w:left="1440" w:hanging="360"/>
      </w:pPr>
      <w:r w:rsidDel="00000000" w:rsidR="00000000" w:rsidRPr="00000000">
        <w:rPr>
          <w:rFonts w:ascii="Arial Unicode MS" w:cs="Arial Unicode MS" w:eastAsia="Arial Unicode MS" w:hAnsi="Arial Unicode MS"/>
          <w:rtl w:val="0"/>
        </w:rPr>
        <w:t xml:space="preserve">Cold → 30</w:t>
      </w:r>
    </w:p>
    <w:p w:rsidR="00000000" w:rsidDel="00000000" w:rsidP="00000000" w:rsidRDefault="00000000" w:rsidRPr="00000000" w14:paraId="00000129">
      <w:pPr>
        <w:spacing w:line="240" w:lineRule="auto"/>
        <w:ind w:firstLine="720"/>
        <w:rPr>
          <w:sz w:val="24"/>
          <w:szCs w:val="24"/>
        </w:rPr>
      </w:pPr>
      <w:r w:rsidDel="00000000" w:rsidR="00000000" w:rsidRPr="00000000">
        <w:rPr>
          <w:b w:val="1"/>
          <w:bCs w:val="1"/>
          <w:rtl w:val="0"/>
        </w:rPr>
        <w:t xml:space="preserve">Triggers:</w:t>
      </w:r>
      <w:r w:rsidDel="00000000" w:rsidR="00000000" w:rsidRPr="00000000">
        <w:rPr>
          <w:rtl w:val="0"/>
        </w:rPr>
      </w:r>
    </w:p>
    <w:p w:rsidR="00000000" w:rsidDel="00000000" w:rsidP="00000000" w:rsidRDefault="00000000" w:rsidRPr="00000000" w14:paraId="0000012A">
      <w:pPr>
        <w:numPr>
          <w:ilvl w:val="0"/>
          <w:numId w:val="49"/>
        </w:numPr>
        <w:spacing w:line="240" w:lineRule="auto"/>
        <w:ind w:left="1440" w:hanging="360"/>
      </w:pPr>
      <w:r w:rsidDel="00000000" w:rsidR="00000000" w:rsidRPr="00000000">
        <w:rPr>
          <w:rtl w:val="0"/>
        </w:rPr>
        <w:t xml:space="preserve">Hot leads: 'Create Lead' saves Step 1 and auto-navigates to Step 2</w:t>
      </w:r>
    </w:p>
    <w:p w:rsidR="00000000" w:rsidDel="00000000" w:rsidP="00000000" w:rsidRDefault="00000000" w:rsidRPr="00000000" w14:paraId="0000012B">
      <w:pPr>
        <w:numPr>
          <w:ilvl w:val="0"/>
          <w:numId w:val="49"/>
        </w:numPr>
        <w:spacing w:line="240" w:lineRule="auto"/>
        <w:ind w:left="1440" w:hanging="360"/>
      </w:pPr>
      <w:r w:rsidDel="00000000" w:rsidR="00000000" w:rsidRPr="00000000">
        <w:rPr>
          <w:rtl w:val="0"/>
        </w:rPr>
        <w:t xml:space="preserve">Warm/Cold: 'Create Lead' saves and exits workflow</w:t>
      </w:r>
    </w:p>
    <w:p w:rsidR="00000000" w:rsidDel="00000000" w:rsidP="00000000" w:rsidRDefault="00000000" w:rsidRPr="00000000" w14:paraId="0000012C">
      <w:pPr>
        <w:spacing w:line="240" w:lineRule="auto"/>
        <w:rPr>
          <w:b w:val="1"/>
          <w:bCs w:val="1"/>
          <w:color w:val="3b82f6"/>
          <w:sz w:val="26"/>
          <w:szCs w:val="26"/>
        </w:rPr>
      </w:pPr>
      <w:r w:rsidDel="00000000" w:rsidR="00000000" w:rsidRPr="00000000">
        <w:rPr>
          <w:b w:val="1"/>
          <w:bCs w:val="1"/>
          <w:color w:val="3b82f6"/>
          <w:sz w:val="26"/>
          <w:szCs w:val="26"/>
          <w:rtl w:val="0"/>
        </w:rPr>
        <w:t xml:space="preserve">PAYMENT METHOD</w:t>
      </w:r>
    </w:p>
    <w:p w:rsidR="00000000" w:rsidDel="00000000" w:rsidP="00000000" w:rsidRDefault="00000000" w:rsidRPr="00000000" w14:paraId="0000012D">
      <w:pPr>
        <w:numPr>
          <w:ilvl w:val="0"/>
          <w:numId w:val="11"/>
        </w:numPr>
        <w:spacing w:line="240" w:lineRule="auto"/>
        <w:ind w:left="720" w:hanging="360"/>
        <w:rPr>
          <w:b w:val="1"/>
          <w:bCs w:val="1"/>
          <w:sz w:val="24"/>
          <w:szCs w:val="24"/>
          <w:shd w:fill="b6d7a8" w:val="clear"/>
        </w:rPr>
      </w:pPr>
      <w:r w:rsidDel="00000000" w:rsidR="00000000" w:rsidRPr="00000000">
        <w:rPr>
          <w:b w:val="1"/>
          <w:bCs w:val="1"/>
          <w:sz w:val="24"/>
          <w:szCs w:val="24"/>
          <w:shd w:fill="b6d7a8" w:val="clear"/>
          <w:rtl w:val="0"/>
        </w:rPr>
        <w:t xml:space="preserve">Payment Method Dropdown (Required)</w:t>
      </w:r>
      <w:r w:rsidDel="00000000" w:rsidR="00000000" w:rsidRPr="00000000">
        <w:rPr>
          <w:rtl w:val="0"/>
        </w:rPr>
      </w:r>
    </w:p>
    <w:p w:rsidR="00000000" w:rsidDel="00000000" w:rsidP="00000000" w:rsidRDefault="00000000" w:rsidRPr="00000000" w14:paraId="0000012E">
      <w:pPr>
        <w:spacing w:line="240" w:lineRule="auto"/>
        <w:ind w:firstLine="720"/>
        <w:rPr>
          <w:b w:val="1"/>
          <w:bCs w:val="1"/>
          <w:sz w:val="24"/>
          <w:szCs w:val="24"/>
        </w:rPr>
      </w:pPr>
      <w:r w:rsidDel="00000000" w:rsidR="00000000" w:rsidRPr="00000000">
        <w:rPr>
          <w:b w:val="1"/>
          <w:bCs w:val="1"/>
          <w:sz w:val="24"/>
          <w:szCs w:val="24"/>
          <w:rtl w:val="0"/>
        </w:rPr>
        <w:t xml:space="preserve">Options:</w:t>
      </w:r>
    </w:p>
    <w:p w:rsidR="00000000" w:rsidDel="00000000" w:rsidP="00000000" w:rsidRDefault="00000000" w:rsidRPr="00000000" w14:paraId="0000012F">
      <w:pPr>
        <w:numPr>
          <w:ilvl w:val="0"/>
          <w:numId w:val="100"/>
        </w:numPr>
        <w:spacing w:line="240" w:lineRule="auto"/>
        <w:ind w:left="1440" w:hanging="360"/>
      </w:pPr>
      <w:r w:rsidDel="00000000" w:rsidR="00000000" w:rsidRPr="00000000">
        <w:rPr>
          <w:rtl w:val="0"/>
        </w:rPr>
        <w:t xml:space="preserve">Cash</w:t>
      </w:r>
      <w:r w:rsidDel="00000000" w:rsidR="00000000" w:rsidRPr="00000000">
        <w:rPr>
          <w:rtl w:val="0"/>
        </w:rPr>
      </w:r>
    </w:p>
    <w:p w:rsidR="00000000" w:rsidDel="00000000" w:rsidP="00000000" w:rsidRDefault="00000000" w:rsidRPr="00000000" w14:paraId="00000130">
      <w:pPr>
        <w:numPr>
          <w:ilvl w:val="0"/>
          <w:numId w:val="100"/>
        </w:numPr>
        <w:spacing w:line="240" w:lineRule="auto"/>
        <w:ind w:left="1440" w:hanging="360"/>
      </w:pPr>
      <w:r w:rsidDel="00000000" w:rsidR="00000000" w:rsidRPr="00000000">
        <w:rPr>
          <w:rtl w:val="0"/>
        </w:rPr>
        <w:t xml:space="preserve">Other Finance (default)</w:t>
      </w:r>
    </w:p>
    <w:p w:rsidR="00000000" w:rsidDel="00000000" w:rsidP="00000000" w:rsidRDefault="00000000" w:rsidRPr="00000000" w14:paraId="00000131">
      <w:pPr>
        <w:numPr>
          <w:ilvl w:val="0"/>
          <w:numId w:val="100"/>
        </w:numPr>
        <w:spacing w:line="240" w:lineRule="auto"/>
        <w:ind w:left="1440" w:hanging="360"/>
        <w:rPr>
          <w:u w:val="none"/>
        </w:rPr>
      </w:pPr>
      <w:r w:rsidDel="00000000" w:rsidR="00000000" w:rsidRPr="00000000">
        <w:rPr>
          <w:rtl w:val="0"/>
        </w:rPr>
        <w:t xml:space="preserve">Dealer Finance</w:t>
      </w:r>
    </w:p>
    <w:p w:rsidR="00000000" w:rsidDel="00000000" w:rsidP="00000000" w:rsidRDefault="00000000" w:rsidRPr="00000000" w14:paraId="00000132">
      <w:pPr>
        <w:spacing w:line="240" w:lineRule="auto"/>
        <w:ind w:firstLine="720"/>
        <w:rPr>
          <w:b w:val="1"/>
          <w:bCs w:val="1"/>
          <w:sz w:val="24"/>
          <w:szCs w:val="24"/>
        </w:rPr>
      </w:pPr>
      <w:r w:rsidDel="00000000" w:rsidR="00000000" w:rsidRPr="00000000">
        <w:rPr>
          <w:b w:val="1"/>
          <w:bCs w:val="1"/>
          <w:sz w:val="24"/>
          <w:szCs w:val="24"/>
          <w:rtl w:val="0"/>
        </w:rPr>
        <w:t xml:space="preserve">Frontend Logic</w:t>
      </w:r>
    </w:p>
    <w:p w:rsidR="00000000" w:rsidDel="00000000" w:rsidP="00000000" w:rsidRDefault="00000000" w:rsidRPr="00000000" w14:paraId="00000133">
      <w:pPr>
        <w:spacing w:line="240" w:lineRule="auto"/>
        <w:ind w:left="720" w:firstLine="720"/>
        <w:rPr/>
      </w:pPr>
      <w:r w:rsidDel="00000000" w:rsidR="00000000" w:rsidRPr="00000000">
        <w:rPr>
          <w:rtl w:val="0"/>
        </w:rPr>
        <w:t xml:space="preserve">On change:</w:t>
      </w:r>
    </w:p>
    <w:p w:rsidR="00000000" w:rsidDel="00000000" w:rsidP="00000000" w:rsidRDefault="00000000" w:rsidRPr="00000000" w14:paraId="00000134">
      <w:pPr>
        <w:numPr>
          <w:ilvl w:val="0"/>
          <w:numId w:val="4"/>
        </w:numPr>
        <w:spacing w:line="240" w:lineRule="auto"/>
        <w:ind w:left="2160" w:hanging="360"/>
      </w:pPr>
      <w:r w:rsidDel="00000000" w:rsidR="00000000" w:rsidRPr="00000000">
        <w:rPr>
          <w:rtl w:val="0"/>
        </w:rPr>
        <w:t xml:space="preserve">If Cash:</w:t>
      </w:r>
    </w:p>
    <w:p w:rsidR="00000000" w:rsidDel="00000000" w:rsidP="00000000" w:rsidRDefault="00000000" w:rsidRPr="00000000" w14:paraId="00000135">
      <w:pPr>
        <w:numPr>
          <w:ilvl w:val="1"/>
          <w:numId w:val="4"/>
        </w:numPr>
        <w:spacing w:line="240" w:lineRule="auto"/>
        <w:ind w:left="2880" w:hanging="360"/>
      </w:pPr>
      <w:r w:rsidDel="00000000" w:rsidR="00000000" w:rsidRPr="00000000">
        <w:rPr>
          <w:rtl w:val="0"/>
        </w:rPr>
        <w:t xml:space="preserve">Next page: Inventory Selection and Pricing</w:t>
      </w:r>
    </w:p>
    <w:p w:rsidR="00000000" w:rsidDel="00000000" w:rsidP="00000000" w:rsidRDefault="00000000" w:rsidRPr="00000000" w14:paraId="00000136">
      <w:pPr>
        <w:numPr>
          <w:ilvl w:val="1"/>
          <w:numId w:val="4"/>
        </w:numPr>
        <w:spacing w:line="240" w:lineRule="auto"/>
        <w:ind w:left="2880" w:hanging="360"/>
      </w:pPr>
      <w:r w:rsidDel="00000000" w:rsidR="00000000" w:rsidRPr="00000000">
        <w:rPr>
          <w:rtl w:val="0"/>
        </w:rPr>
        <w:t xml:space="preserve">Skip intermediary steps</w:t>
      </w:r>
    </w:p>
    <w:p w:rsidR="00000000" w:rsidDel="00000000" w:rsidP="00000000" w:rsidRDefault="00000000" w:rsidRPr="00000000" w14:paraId="00000137">
      <w:pPr>
        <w:numPr>
          <w:ilvl w:val="0"/>
          <w:numId w:val="4"/>
        </w:numPr>
        <w:spacing w:line="240" w:lineRule="auto"/>
        <w:ind w:left="2160" w:hanging="360"/>
      </w:pPr>
      <w:r w:rsidDel="00000000" w:rsidR="00000000" w:rsidRPr="00000000">
        <w:rPr>
          <w:sz w:val="24"/>
          <w:szCs w:val="24"/>
          <w:rtl w:val="0"/>
        </w:rPr>
        <w:t xml:space="preserve">If Other Finance/Dealer Finance:</w:t>
      </w:r>
    </w:p>
    <w:p w:rsidR="00000000" w:rsidDel="00000000" w:rsidP="00000000" w:rsidRDefault="00000000" w:rsidRPr="00000000" w14:paraId="00000138">
      <w:pPr>
        <w:numPr>
          <w:ilvl w:val="1"/>
          <w:numId w:val="4"/>
        </w:numPr>
        <w:spacing w:line="240" w:lineRule="auto"/>
        <w:ind w:left="2880" w:hanging="360"/>
      </w:pPr>
      <w:r w:rsidDel="00000000" w:rsidR="00000000" w:rsidRPr="00000000">
        <w:rPr>
          <w:sz w:val="24"/>
          <w:szCs w:val="24"/>
          <w:rtl w:val="0"/>
        </w:rPr>
        <w:t xml:space="preserve">Show full Loan Documents section</w:t>
      </w:r>
    </w:p>
    <w:p w:rsidR="00000000" w:rsidDel="00000000" w:rsidP="00000000" w:rsidRDefault="00000000" w:rsidRPr="00000000" w14:paraId="00000139">
      <w:pPr>
        <w:numPr>
          <w:ilvl w:val="0"/>
          <w:numId w:val="76"/>
        </w:numPr>
        <w:spacing w:line="240" w:lineRule="auto"/>
        <w:ind w:left="2880" w:hanging="360"/>
        <w:rPr>
          <w:sz w:val="24"/>
          <w:szCs w:val="24"/>
        </w:rPr>
      </w:pPr>
      <w:r w:rsidDel="00000000" w:rsidR="00000000" w:rsidRPr="00000000">
        <w:rPr>
          <w:sz w:val="24"/>
          <w:szCs w:val="24"/>
          <w:rtl w:val="0"/>
        </w:rPr>
        <w:t xml:space="preserve">Required Docs = 11</w:t>
      </w:r>
    </w:p>
    <w:p w:rsidR="00000000" w:rsidDel="00000000" w:rsidP="00000000" w:rsidRDefault="00000000" w:rsidRPr="00000000" w14:paraId="0000013A">
      <w:pPr>
        <w:spacing w:line="240" w:lineRule="auto"/>
        <w:ind w:firstLine="720"/>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13B">
      <w:pPr>
        <w:numPr>
          <w:ilvl w:val="0"/>
          <w:numId w:val="100"/>
        </w:numPr>
        <w:spacing w:line="240" w:lineRule="auto"/>
        <w:ind w:left="1440" w:hanging="360"/>
      </w:pPr>
      <w:r w:rsidDel="00000000" w:rsidR="00000000" w:rsidRPr="00000000">
        <w:rPr>
          <w:rtl w:val="0"/>
        </w:rPr>
        <w:t xml:space="preserve">PATCH /api/kyc/:leadId/payment-method</w:t>
      </w:r>
    </w:p>
    <w:p w:rsidR="00000000" w:rsidDel="00000000" w:rsidP="00000000" w:rsidRDefault="00000000" w:rsidRPr="00000000" w14:paraId="0000013C">
      <w:pPr>
        <w:spacing w:line="240" w:lineRule="auto"/>
        <w:ind w:firstLine="720"/>
        <w:rPr>
          <w:sz w:val="24"/>
          <w:szCs w:val="24"/>
        </w:rPr>
      </w:pPr>
      <w:r w:rsidDel="00000000" w:rsidR="00000000" w:rsidRPr="00000000">
        <w:rPr>
          <w:b w:val="1"/>
          <w:bCs w:val="1"/>
          <w:sz w:val="24"/>
          <w:szCs w:val="24"/>
          <w:rtl w:val="0"/>
        </w:rPr>
        <w:t xml:space="preserve">Store</w:t>
      </w:r>
      <w:r w:rsidDel="00000000" w:rsidR="00000000" w:rsidRPr="00000000">
        <w:rPr>
          <w:sz w:val="24"/>
          <w:szCs w:val="24"/>
          <w:rtl w:val="0"/>
        </w:rPr>
        <w:t xml:space="preserve">:</w:t>
      </w:r>
    </w:p>
    <w:p w:rsidR="00000000" w:rsidDel="00000000" w:rsidP="00000000" w:rsidRDefault="00000000" w:rsidRPr="00000000" w14:paraId="0000013D">
      <w:pPr>
        <w:numPr>
          <w:ilvl w:val="0"/>
          <w:numId w:val="100"/>
        </w:numPr>
        <w:spacing w:line="240" w:lineRule="auto"/>
        <w:ind w:left="1440" w:hanging="360"/>
      </w:pPr>
      <w:r w:rsidDel="00000000" w:rsidR="00000000" w:rsidRPr="00000000">
        <w:rPr>
          <w:rtl w:val="0"/>
        </w:rPr>
        <w:t xml:space="preserve">payment_method</w:t>
      </w:r>
      <w:r w:rsidDel="00000000" w:rsidR="00000000" w:rsidRPr="00000000">
        <w:rPr>
          <w:sz w:val="24"/>
          <w:szCs w:val="24"/>
          <w:rtl w:val="0"/>
        </w:rPr>
        <w:t xml:space="preserve"> = 'Cash' | 'Other finance' | ‘Dealer finance”</w:t>
      </w:r>
    </w:p>
    <w:p w:rsidR="00000000" w:rsidDel="00000000" w:rsidP="00000000" w:rsidRDefault="00000000" w:rsidRPr="00000000" w14:paraId="0000013E">
      <w:pPr>
        <w:numPr>
          <w:ilvl w:val="0"/>
          <w:numId w:val="100"/>
        </w:numPr>
        <w:spacing w:line="240" w:lineRule="auto"/>
        <w:ind w:left="1440" w:hanging="360"/>
      </w:pPr>
      <w:r w:rsidDel="00000000" w:rsidR="00000000" w:rsidRPr="00000000">
        <w:rPr>
          <w:rtl w:val="0"/>
        </w:rPr>
        <w:t xml:space="preserve">loan_required</w:t>
      </w:r>
      <w:r w:rsidDel="00000000" w:rsidR="00000000" w:rsidRPr="00000000">
        <w:rPr>
          <w:sz w:val="24"/>
          <w:szCs w:val="24"/>
          <w:rtl w:val="0"/>
        </w:rPr>
        <w:t xml:space="preserve"> = true/false</w:t>
      </w:r>
    </w:p>
    <w:p w:rsidR="00000000" w:rsidDel="00000000" w:rsidP="00000000" w:rsidRDefault="00000000" w:rsidRPr="00000000" w14:paraId="0000013F">
      <w:pPr>
        <w:spacing w:line="240" w:lineRule="auto"/>
        <w:ind w:firstLine="720"/>
        <w:rPr>
          <w:sz w:val="24"/>
          <w:szCs w:val="24"/>
        </w:rPr>
      </w:pPr>
      <w:r w:rsidDel="00000000" w:rsidR="00000000" w:rsidRPr="00000000">
        <w:rPr>
          <w:b w:val="1"/>
          <w:bCs w:val="1"/>
          <w:sz w:val="24"/>
          <w:szCs w:val="24"/>
          <w:rtl w:val="0"/>
        </w:rPr>
        <w:t xml:space="preserve">Return</w:t>
      </w:r>
      <w:r w:rsidDel="00000000" w:rsidR="00000000" w:rsidRPr="00000000">
        <w:rPr>
          <w:sz w:val="24"/>
          <w:szCs w:val="24"/>
          <w:rtl w:val="0"/>
        </w:rPr>
        <w:t xml:space="preserve">:</w:t>
      </w:r>
    </w:p>
    <w:p w:rsidR="00000000" w:rsidDel="00000000" w:rsidP="00000000" w:rsidRDefault="00000000" w:rsidRPr="00000000" w14:paraId="00000140">
      <w:pPr>
        <w:numPr>
          <w:ilvl w:val="0"/>
          <w:numId w:val="100"/>
        </w:numPr>
        <w:spacing w:line="240" w:lineRule="auto"/>
        <w:ind w:left="1440" w:hanging="360"/>
      </w:pPr>
      <w:r w:rsidDel="00000000" w:rsidR="00000000" w:rsidRPr="00000000">
        <w:rPr>
          <w:sz w:val="24"/>
          <w:szCs w:val="24"/>
          <w:rtl w:val="0"/>
        </w:rPr>
        <w:t xml:space="preserve">Next Page Logic</w:t>
      </w:r>
    </w:p>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spacing w:line="240" w:lineRule="auto"/>
        <w:rPr>
          <w:sz w:val="24"/>
          <w:szCs w:val="24"/>
        </w:rPr>
      </w:pPr>
      <w:r w:rsidDel="00000000" w:rsidR="00000000" w:rsidRPr="00000000">
        <w:rPr>
          <w:b w:val="1"/>
          <w:bCs w:val="1"/>
          <w:color w:val="3b82f6"/>
          <w:sz w:val="26"/>
          <w:szCs w:val="26"/>
          <w:rtl w:val="0"/>
        </w:rPr>
        <w:t xml:space="preserve">BOTTOM BUTTONS – CORE LOGIC</w:t>
      </w:r>
      <w:r w:rsidDel="00000000" w:rsidR="00000000" w:rsidRPr="00000000">
        <w:rPr>
          <w:rtl w:val="0"/>
        </w:rPr>
      </w:r>
    </w:p>
    <w:p w:rsidR="00000000" w:rsidDel="00000000" w:rsidP="00000000" w:rsidRDefault="00000000" w:rsidRPr="00000000" w14:paraId="00000143">
      <w:pPr>
        <w:numPr>
          <w:ilvl w:val="0"/>
          <w:numId w:val="78"/>
        </w:numPr>
        <w:spacing w:line="240" w:lineRule="auto"/>
        <w:ind w:left="720" w:hanging="360"/>
        <w:rPr>
          <w:b w:val="1"/>
          <w:bCs w:val="1"/>
          <w:sz w:val="24"/>
          <w:szCs w:val="24"/>
          <w:highlight w:val="white"/>
        </w:rPr>
      </w:pPr>
      <w:r w:rsidDel="00000000" w:rsidR="00000000" w:rsidRPr="00000000">
        <w:rPr>
          <w:b w:val="1"/>
          <w:bCs w:val="1"/>
          <w:sz w:val="24"/>
          <w:szCs w:val="24"/>
          <w:shd w:fill="b6d7a8" w:val="clear"/>
          <w:rtl w:val="0"/>
        </w:rPr>
        <w:t xml:space="preserve">Create Lead</w:t>
      </w:r>
      <w:r w:rsidDel="00000000" w:rsidR="00000000" w:rsidRPr="00000000">
        <w:rPr>
          <w:rtl w:val="0"/>
        </w:rPr>
      </w:r>
    </w:p>
    <w:p w:rsidR="00000000" w:rsidDel="00000000" w:rsidP="00000000" w:rsidRDefault="00000000" w:rsidRPr="00000000" w14:paraId="00000144">
      <w:pPr>
        <w:spacing w:line="240" w:lineRule="auto"/>
        <w:ind w:firstLine="720"/>
        <w:rPr>
          <w:sz w:val="24"/>
          <w:szCs w:val="24"/>
        </w:rPr>
      </w:pPr>
      <w:r w:rsidDel="00000000" w:rsidR="00000000" w:rsidRPr="00000000">
        <w:rPr>
          <w:sz w:val="24"/>
          <w:szCs w:val="24"/>
          <w:rtl w:val="0"/>
        </w:rPr>
        <w:t xml:space="preserve">Purpose: Immediate save &amp; exit workflow</w:t>
      </w:r>
    </w:p>
    <w:p w:rsidR="00000000" w:rsidDel="00000000" w:rsidP="00000000" w:rsidRDefault="00000000" w:rsidRPr="00000000" w14:paraId="00000145">
      <w:pPr>
        <w:pStyle w:val="Heading3"/>
        <w:keepNext w:val="0"/>
        <w:keepLines w:val="0"/>
        <w:spacing w:after="160" w:before="160" w:line="240" w:lineRule="auto"/>
        <w:ind w:firstLine="720"/>
        <w:rPr>
          <w:b w:val="1"/>
          <w:bCs w:val="1"/>
          <w:color w:val="3b82f6"/>
          <w:sz w:val="24"/>
          <w:szCs w:val="24"/>
        </w:rPr>
      </w:pPr>
      <w:bookmarkStart w:colFirst="0" w:colLast="0" w:name="_v9p2j1a3rip8" w:id="16"/>
      <w:bookmarkEnd w:id="16"/>
      <w:r w:rsidDel="00000000" w:rsidR="00000000" w:rsidRPr="00000000">
        <w:rPr>
          <w:b w:val="1"/>
          <w:bCs w:val="1"/>
          <w:color w:val="000000"/>
          <w:sz w:val="22"/>
          <w:szCs w:val="22"/>
          <w:rtl w:val="0"/>
        </w:rPr>
        <w:t xml:space="preserve">Frontend:</w:t>
      </w:r>
      <w:r w:rsidDel="00000000" w:rsidR="00000000" w:rsidRPr="00000000">
        <w:rPr>
          <w:rtl w:val="0"/>
        </w:rPr>
      </w:r>
    </w:p>
    <w:p w:rsidR="00000000" w:rsidDel="00000000" w:rsidP="00000000" w:rsidRDefault="00000000" w:rsidRPr="00000000" w14:paraId="00000146">
      <w:pPr>
        <w:numPr>
          <w:ilvl w:val="0"/>
          <w:numId w:val="26"/>
        </w:numPr>
        <w:spacing w:line="240" w:lineRule="auto"/>
        <w:ind w:left="1440" w:hanging="360"/>
      </w:pPr>
      <w:r w:rsidDel="00000000" w:rsidR="00000000" w:rsidRPr="00000000">
        <w:rPr>
          <w:rtl w:val="0"/>
        </w:rPr>
        <w:t xml:space="preserve">Validate all required fields</w:t>
      </w:r>
    </w:p>
    <w:p w:rsidR="00000000" w:rsidDel="00000000" w:rsidP="00000000" w:rsidRDefault="00000000" w:rsidRPr="00000000" w14:paraId="00000147">
      <w:pPr>
        <w:numPr>
          <w:ilvl w:val="0"/>
          <w:numId w:val="26"/>
        </w:numPr>
        <w:spacing w:line="240" w:lineRule="auto"/>
        <w:ind w:left="1440" w:hanging="360"/>
      </w:pPr>
      <w:r w:rsidDel="00000000" w:rsidR="00000000" w:rsidRPr="00000000">
        <w:rPr>
          <w:rFonts w:ascii="Arial Unicode MS" w:cs="Arial Unicode MS" w:eastAsia="Arial Unicode MS" w:hAnsi="Arial Unicode MS"/>
          <w:rtl w:val="0"/>
        </w:rPr>
        <w:t xml:space="preserve">If errors → highlight</w:t>
      </w:r>
    </w:p>
    <w:p w:rsidR="00000000" w:rsidDel="00000000" w:rsidP="00000000" w:rsidRDefault="00000000" w:rsidRPr="00000000" w14:paraId="00000148">
      <w:pPr>
        <w:numPr>
          <w:ilvl w:val="0"/>
          <w:numId w:val="26"/>
        </w:numPr>
        <w:spacing w:line="240" w:lineRule="auto"/>
        <w:ind w:left="1440" w:hanging="360"/>
      </w:pPr>
      <w:r w:rsidDel="00000000" w:rsidR="00000000" w:rsidRPr="00000000">
        <w:rPr>
          <w:rFonts w:ascii="Arial Unicode MS" w:cs="Arial Unicode MS" w:eastAsia="Arial Unicode MS" w:hAnsi="Arial Unicode MS"/>
          <w:rtl w:val="0"/>
        </w:rPr>
        <w:t xml:space="preserve">If valid → confirm modal:Create lead</w:t>
      </w:r>
    </w:p>
    <w:p w:rsidR="00000000" w:rsidDel="00000000" w:rsidP="00000000" w:rsidRDefault="00000000" w:rsidRPr="00000000" w14:paraId="00000149">
      <w:pPr>
        <w:numPr>
          <w:ilvl w:val="0"/>
          <w:numId w:val="26"/>
        </w:numPr>
        <w:spacing w:line="240" w:lineRule="auto"/>
        <w:ind w:left="1440" w:hanging="360"/>
      </w:pPr>
      <w:r w:rsidDel="00000000" w:rsidR="00000000" w:rsidRPr="00000000">
        <w:rPr>
          <w:rtl w:val="0"/>
        </w:rPr>
        <w:t xml:space="preserve">On confirm:</w:t>
      </w:r>
    </w:p>
    <w:p w:rsidR="00000000" w:rsidDel="00000000" w:rsidP="00000000" w:rsidRDefault="00000000" w:rsidRPr="00000000" w14:paraId="0000014A">
      <w:pPr>
        <w:numPr>
          <w:ilvl w:val="1"/>
          <w:numId w:val="47"/>
        </w:numPr>
        <w:spacing w:line="240" w:lineRule="auto"/>
        <w:ind w:left="2160" w:hanging="360"/>
        <w:rPr>
          <w:sz w:val="20"/>
          <w:szCs w:val="20"/>
        </w:rPr>
      </w:pPr>
      <w:r w:rsidDel="00000000" w:rsidR="00000000" w:rsidRPr="00000000">
        <w:rPr>
          <w:sz w:val="20"/>
          <w:szCs w:val="20"/>
          <w:rtl w:val="0"/>
        </w:rPr>
        <w:t xml:space="preserve">Disable button</w:t>
      </w:r>
    </w:p>
    <w:p w:rsidR="00000000" w:rsidDel="00000000" w:rsidP="00000000" w:rsidRDefault="00000000" w:rsidRPr="00000000" w14:paraId="0000014B">
      <w:pPr>
        <w:numPr>
          <w:ilvl w:val="1"/>
          <w:numId w:val="47"/>
        </w:numPr>
        <w:spacing w:line="240" w:lineRule="auto"/>
        <w:ind w:left="2160" w:hanging="360"/>
        <w:rPr>
          <w:sz w:val="20"/>
          <w:szCs w:val="20"/>
        </w:rPr>
      </w:pPr>
      <w:r w:rsidDel="00000000" w:rsidR="00000000" w:rsidRPr="00000000">
        <w:rPr>
          <w:sz w:val="20"/>
          <w:szCs w:val="20"/>
          <w:rtl w:val="0"/>
        </w:rPr>
        <w:t xml:space="preserve">Show spinner</w:t>
      </w:r>
    </w:p>
    <w:p w:rsidR="00000000" w:rsidDel="00000000" w:rsidP="00000000" w:rsidRDefault="00000000" w:rsidRPr="00000000" w14:paraId="0000014C">
      <w:pPr>
        <w:numPr>
          <w:ilvl w:val="1"/>
          <w:numId w:val="47"/>
        </w:numPr>
        <w:spacing w:line="240" w:lineRule="auto"/>
        <w:ind w:left="2160" w:hanging="360"/>
        <w:rPr>
          <w:sz w:val="20"/>
          <w:szCs w:val="20"/>
        </w:rPr>
      </w:pPr>
      <w:r w:rsidDel="00000000" w:rsidR="00000000" w:rsidRPr="00000000">
        <w:rPr>
          <w:sz w:val="20"/>
          <w:szCs w:val="20"/>
          <w:rtl w:val="0"/>
        </w:rPr>
        <w:t xml:space="preserve">Call API</w:t>
      </w:r>
    </w:p>
    <w:p w:rsidR="00000000" w:rsidDel="00000000" w:rsidP="00000000" w:rsidRDefault="00000000" w:rsidRPr="00000000" w14:paraId="0000014D">
      <w:pPr>
        <w:spacing w:line="240" w:lineRule="auto"/>
        <w:ind w:firstLine="720"/>
        <w:rPr>
          <w:sz w:val="24"/>
          <w:szCs w:val="24"/>
        </w:rPr>
      </w:pPr>
      <w:r w:rsidDel="00000000" w:rsidR="00000000" w:rsidRPr="00000000">
        <w:rPr>
          <w:b w:val="1"/>
          <w:bCs w:val="1"/>
          <w:rtl w:val="0"/>
        </w:rPr>
        <w:t xml:space="preserve">Backend:</w:t>
      </w:r>
      <w:r w:rsidDel="00000000" w:rsidR="00000000" w:rsidRPr="00000000">
        <w:rPr>
          <w:rtl w:val="0"/>
        </w:rPr>
      </w:r>
    </w:p>
    <w:p w:rsidR="00000000" w:rsidDel="00000000" w:rsidP="00000000" w:rsidRDefault="00000000" w:rsidRPr="00000000" w14:paraId="0000014E">
      <w:pPr>
        <w:numPr>
          <w:ilvl w:val="0"/>
          <w:numId w:val="26"/>
        </w:numPr>
        <w:spacing w:line="240" w:lineRule="auto"/>
        <w:ind w:left="1440" w:hanging="360"/>
      </w:pPr>
      <w:r w:rsidDel="00000000" w:rsidR="00000000" w:rsidRPr="00000000">
        <w:rPr>
          <w:rtl w:val="0"/>
        </w:rPr>
        <w:t xml:space="preserve">POST /api/leads/create</w:t>
      </w:r>
    </w:p>
    <w:p w:rsidR="00000000" w:rsidDel="00000000" w:rsidP="00000000" w:rsidRDefault="00000000" w:rsidRPr="00000000" w14:paraId="0000014F">
      <w:pPr>
        <w:spacing w:line="240" w:lineRule="auto"/>
        <w:ind w:firstLine="720"/>
        <w:rPr>
          <w:b w:val="1"/>
          <w:bCs w:val="1"/>
        </w:rPr>
      </w:pPr>
      <w:r w:rsidDel="00000000" w:rsidR="00000000" w:rsidRPr="00000000">
        <w:rPr>
          <w:b w:val="1"/>
          <w:bCs w:val="1"/>
          <w:rtl w:val="0"/>
        </w:rPr>
        <w:t xml:space="preserve">Actions:</w:t>
      </w:r>
    </w:p>
    <w:p w:rsidR="00000000" w:rsidDel="00000000" w:rsidP="00000000" w:rsidRDefault="00000000" w:rsidRPr="00000000" w14:paraId="00000150">
      <w:pPr>
        <w:numPr>
          <w:ilvl w:val="0"/>
          <w:numId w:val="26"/>
        </w:numPr>
        <w:spacing w:line="240" w:lineRule="auto"/>
        <w:ind w:left="1440" w:hanging="360"/>
      </w:pPr>
      <w:r w:rsidDel="00000000" w:rsidR="00000000" w:rsidRPr="00000000">
        <w:rPr>
          <w:rtl w:val="0"/>
        </w:rPr>
        <w:t xml:space="preserve">Server-side validation</w:t>
      </w:r>
    </w:p>
    <w:p w:rsidR="00000000" w:rsidDel="00000000" w:rsidP="00000000" w:rsidRDefault="00000000" w:rsidRPr="00000000" w14:paraId="00000151">
      <w:pPr>
        <w:numPr>
          <w:ilvl w:val="0"/>
          <w:numId w:val="26"/>
        </w:numPr>
        <w:spacing w:line="240" w:lineRule="auto"/>
        <w:ind w:left="1440" w:hanging="360"/>
      </w:pPr>
      <w:r w:rsidDel="00000000" w:rsidR="00000000" w:rsidRPr="00000000">
        <w:rPr>
          <w:rtl w:val="0"/>
        </w:rPr>
        <w:t xml:space="preserve">Generate reference:</w:t>
        <w:br w:type="textWrapping"/>
        <w:t xml:space="preserve">#IT-[YEAR]-[SEQUENCE]</w:t>
      </w:r>
    </w:p>
    <w:p w:rsidR="00000000" w:rsidDel="00000000" w:rsidP="00000000" w:rsidRDefault="00000000" w:rsidRPr="00000000" w14:paraId="00000152">
      <w:pPr>
        <w:numPr>
          <w:ilvl w:val="0"/>
          <w:numId w:val="26"/>
        </w:numPr>
        <w:spacing w:line="240" w:lineRule="auto"/>
        <w:ind w:left="1440" w:hanging="360"/>
      </w:pPr>
      <w:r w:rsidDel="00000000" w:rsidR="00000000" w:rsidRPr="00000000">
        <w:rPr>
          <w:rtl w:val="0"/>
        </w:rPr>
        <w:t xml:space="preserve">Set:</w:t>
        <w:br w:type="textWrapping"/>
        <w:t xml:space="preserve">status = INCOMPLETE</w:t>
        <w:br w:type="textWrapping"/>
        <w:t xml:space="preserve">workflow_step = 1</w:t>
      </w:r>
    </w:p>
    <w:p w:rsidR="00000000" w:rsidDel="00000000" w:rsidP="00000000" w:rsidRDefault="00000000" w:rsidRPr="00000000" w14:paraId="00000153">
      <w:pPr>
        <w:numPr>
          <w:ilvl w:val="0"/>
          <w:numId w:val="26"/>
        </w:numPr>
        <w:spacing w:line="240" w:lineRule="auto"/>
        <w:ind w:left="1440" w:hanging="360"/>
      </w:pPr>
      <w:r w:rsidDel="00000000" w:rsidR="00000000" w:rsidRPr="00000000">
        <w:rPr>
          <w:rtl w:val="0"/>
        </w:rPr>
        <w:t xml:space="preserve">Save to leads table</w:t>
      </w:r>
    </w:p>
    <w:p w:rsidR="00000000" w:rsidDel="00000000" w:rsidP="00000000" w:rsidRDefault="00000000" w:rsidRPr="00000000" w14:paraId="00000154">
      <w:pPr>
        <w:numPr>
          <w:ilvl w:val="0"/>
          <w:numId w:val="26"/>
        </w:numPr>
        <w:spacing w:line="240" w:lineRule="auto"/>
        <w:ind w:left="1440" w:hanging="360"/>
      </w:pPr>
      <w:r w:rsidDel="00000000" w:rsidR="00000000" w:rsidRPr="00000000">
        <w:rPr>
          <w:rtl w:val="0"/>
        </w:rPr>
        <w:t xml:space="preserve">Create activity log</w:t>
      </w:r>
    </w:p>
    <w:p w:rsidR="00000000" w:rsidDel="00000000" w:rsidP="00000000" w:rsidRDefault="00000000" w:rsidRPr="00000000" w14:paraId="00000155">
      <w:pPr>
        <w:numPr>
          <w:ilvl w:val="0"/>
          <w:numId w:val="26"/>
        </w:numPr>
        <w:spacing w:line="240" w:lineRule="auto"/>
        <w:ind w:left="1440" w:hanging="360"/>
      </w:pPr>
      <w:r w:rsidDel="00000000" w:rsidR="00000000" w:rsidRPr="00000000">
        <w:rPr>
          <w:rtl w:val="0"/>
        </w:rPr>
        <w:t xml:space="preserve">Trigger notifications if HOT</w:t>
      </w:r>
    </w:p>
    <w:p w:rsidR="00000000" w:rsidDel="00000000" w:rsidP="00000000" w:rsidRDefault="00000000" w:rsidRPr="00000000" w14:paraId="00000156">
      <w:pPr>
        <w:spacing w:line="240" w:lineRule="auto"/>
        <w:ind w:firstLine="720"/>
        <w:rPr>
          <w:sz w:val="24"/>
          <w:szCs w:val="24"/>
        </w:rPr>
      </w:pPr>
      <w:r w:rsidDel="00000000" w:rsidR="00000000" w:rsidRPr="00000000">
        <w:rPr>
          <w:b w:val="1"/>
          <w:bCs w:val="1"/>
          <w:rtl w:val="0"/>
        </w:rPr>
        <w:t xml:space="preserve">Response</w:t>
      </w:r>
      <w:r w:rsidDel="00000000" w:rsidR="00000000" w:rsidRPr="00000000">
        <w:rPr>
          <w:rtl w:val="0"/>
        </w:rPr>
      </w:r>
    </w:p>
    <w:p w:rsidR="00000000" w:rsidDel="00000000" w:rsidP="00000000" w:rsidRDefault="00000000" w:rsidRPr="00000000" w14:paraId="00000157">
      <w:pPr>
        <w:spacing w:line="240" w:lineRule="auto"/>
        <w:ind w:firstLine="720"/>
        <w:rPr>
          <w:sz w:val="24"/>
          <w:szCs w:val="24"/>
        </w:rPr>
      </w:pPr>
      <w:r w:rsidDel="00000000" w:rsidR="00000000" w:rsidRPr="00000000">
        <w:rPr>
          <w:sz w:val="24"/>
          <w:szCs w:val="24"/>
          <w:rtl w:val="0"/>
        </w:rPr>
        <w:t xml:space="preserve">{success: true,</w:t>
      </w:r>
    </w:p>
    <w:p w:rsidR="00000000" w:rsidDel="00000000" w:rsidP="00000000" w:rsidRDefault="00000000" w:rsidRPr="00000000" w14:paraId="00000158">
      <w:pPr>
        <w:spacing w:line="240" w:lineRule="auto"/>
        <w:rPr>
          <w:sz w:val="24"/>
          <w:szCs w:val="24"/>
        </w:rPr>
      </w:pPr>
      <w:r w:rsidDel="00000000" w:rsidR="00000000" w:rsidRPr="00000000">
        <w:rPr>
          <w:sz w:val="24"/>
          <w:szCs w:val="24"/>
          <w:rtl w:val="0"/>
        </w:rPr>
        <w:t xml:space="preserve">  </w:t>
        <w:tab/>
        <w:t xml:space="preserve">leadId,</w:t>
      </w:r>
    </w:p>
    <w:p w:rsidR="00000000" w:rsidDel="00000000" w:rsidP="00000000" w:rsidRDefault="00000000" w:rsidRPr="00000000" w14:paraId="00000159">
      <w:pPr>
        <w:spacing w:line="240" w:lineRule="auto"/>
        <w:rPr>
          <w:sz w:val="24"/>
          <w:szCs w:val="24"/>
        </w:rPr>
      </w:pPr>
      <w:r w:rsidDel="00000000" w:rsidR="00000000" w:rsidRPr="00000000">
        <w:rPr>
          <w:sz w:val="24"/>
          <w:szCs w:val="24"/>
          <w:rtl w:val="0"/>
        </w:rPr>
        <w:t xml:space="preserve">  </w:t>
        <w:tab/>
        <w:t xml:space="preserve">referenceId}</w:t>
      </w:r>
    </w:p>
    <w:p w:rsidR="00000000" w:rsidDel="00000000" w:rsidP="00000000" w:rsidRDefault="00000000" w:rsidRPr="00000000" w14:paraId="0000015A">
      <w:pPr>
        <w:numPr>
          <w:ilvl w:val="0"/>
          <w:numId w:val="26"/>
        </w:numPr>
        <w:spacing w:line="240" w:lineRule="auto"/>
        <w:ind w:left="1440" w:hanging="360"/>
      </w:pPr>
      <w:r w:rsidDel="00000000" w:rsidR="00000000" w:rsidRPr="00000000">
        <w:rPr>
          <w:rtl w:val="0"/>
        </w:rPr>
        <w:t xml:space="preserve">After Success</w:t>
      </w:r>
    </w:p>
    <w:p w:rsidR="00000000" w:rsidDel="00000000" w:rsidP="00000000" w:rsidRDefault="00000000" w:rsidRPr="00000000" w14:paraId="0000015B">
      <w:pPr>
        <w:numPr>
          <w:ilvl w:val="0"/>
          <w:numId w:val="26"/>
        </w:numPr>
        <w:spacing w:line="240" w:lineRule="auto"/>
        <w:ind w:left="1440" w:hanging="360"/>
      </w:pPr>
      <w:r w:rsidDel="00000000" w:rsidR="00000000" w:rsidRPr="00000000">
        <w:rPr>
          <w:rtl w:val="0"/>
        </w:rPr>
        <w:t xml:space="preserve">Toast: Lead created</w:t>
      </w:r>
    </w:p>
    <w:p w:rsidR="00000000" w:rsidDel="00000000" w:rsidP="00000000" w:rsidRDefault="00000000" w:rsidRPr="00000000" w14:paraId="0000015C">
      <w:pPr>
        <w:numPr>
          <w:ilvl w:val="0"/>
          <w:numId w:val="26"/>
        </w:numPr>
        <w:spacing w:line="240" w:lineRule="auto"/>
        <w:ind w:left="1440" w:hanging="360"/>
      </w:pPr>
      <w:r w:rsidDel="00000000" w:rsidR="00000000" w:rsidRPr="00000000">
        <w:rPr>
          <w:rtl w:val="0"/>
        </w:rPr>
        <w:t xml:space="preserve">Redirect to:</w:t>
        <w:br w:type="textWrapping"/>
        <w:t xml:space="preserve">/leads/:id</w:t>
      </w:r>
      <w:r w:rsidDel="00000000" w:rsidR="00000000" w:rsidRPr="00000000">
        <w:rPr>
          <w:rtl w:val="0"/>
        </w:rPr>
      </w:r>
    </w:p>
    <w:p w:rsidR="00000000" w:rsidDel="00000000" w:rsidP="00000000" w:rsidRDefault="00000000" w:rsidRPr="00000000" w14:paraId="0000015D">
      <w:pPr>
        <w:spacing w:line="240" w:lineRule="auto"/>
        <w:rPr>
          <w:sz w:val="24"/>
          <w:szCs w:val="24"/>
        </w:rPr>
      </w:pPr>
      <w:r w:rsidDel="00000000" w:rsidR="00000000" w:rsidRPr="00000000">
        <w:rPr>
          <w:rtl w:val="0"/>
        </w:rPr>
      </w:r>
    </w:p>
    <w:p w:rsidR="00000000" w:rsidDel="00000000" w:rsidP="00000000" w:rsidRDefault="00000000" w:rsidRPr="00000000" w14:paraId="0000015E">
      <w:pPr>
        <w:numPr>
          <w:ilvl w:val="0"/>
          <w:numId w:val="78"/>
        </w:numPr>
        <w:spacing w:line="240" w:lineRule="auto"/>
        <w:ind w:left="720" w:hanging="360"/>
        <w:rPr>
          <w:b w:val="1"/>
          <w:bCs w:val="1"/>
          <w:sz w:val="24"/>
          <w:szCs w:val="24"/>
          <w:shd w:fill="b6d7a8" w:val="clear"/>
        </w:rPr>
      </w:pPr>
      <w:r w:rsidDel="00000000" w:rsidR="00000000" w:rsidRPr="00000000">
        <w:rPr>
          <w:b w:val="1"/>
          <w:bCs w:val="1"/>
          <w:sz w:val="24"/>
          <w:szCs w:val="24"/>
          <w:shd w:fill="b6d7a8" w:val="clear"/>
          <w:rtl w:val="0"/>
        </w:rPr>
        <w:t xml:space="preserve">Cancel</w:t>
      </w:r>
      <w:r w:rsidDel="00000000" w:rsidR="00000000" w:rsidRPr="00000000">
        <w:rPr>
          <w:rtl w:val="0"/>
        </w:rPr>
      </w:r>
    </w:p>
    <w:p w:rsidR="00000000" w:rsidDel="00000000" w:rsidP="00000000" w:rsidRDefault="00000000" w:rsidRPr="00000000" w14:paraId="0000015F">
      <w:pPr>
        <w:pStyle w:val="Heading3"/>
        <w:keepNext w:val="0"/>
        <w:keepLines w:val="0"/>
        <w:spacing w:after="160" w:before="160" w:line="240" w:lineRule="auto"/>
        <w:ind w:firstLine="720"/>
        <w:rPr>
          <w:b w:val="1"/>
          <w:bCs w:val="1"/>
          <w:color w:val="000000"/>
          <w:sz w:val="24"/>
          <w:szCs w:val="24"/>
        </w:rPr>
      </w:pPr>
      <w:bookmarkStart w:colFirst="0" w:colLast="0" w:name="_8av3n4czrmd3" w:id="17"/>
      <w:bookmarkEnd w:id="17"/>
      <w:r w:rsidDel="00000000" w:rsidR="00000000" w:rsidRPr="00000000">
        <w:rPr>
          <w:b w:val="1"/>
          <w:bCs w:val="1"/>
          <w:color w:val="000000"/>
          <w:sz w:val="24"/>
          <w:szCs w:val="24"/>
          <w:rtl w:val="0"/>
        </w:rPr>
        <w:t xml:space="preserve">Frontend:</w:t>
      </w:r>
    </w:p>
    <w:p w:rsidR="00000000" w:rsidDel="00000000" w:rsidP="00000000" w:rsidRDefault="00000000" w:rsidRPr="00000000" w14:paraId="00000160">
      <w:pPr>
        <w:pStyle w:val="Heading3"/>
        <w:keepNext w:val="0"/>
        <w:keepLines w:val="0"/>
        <w:numPr>
          <w:ilvl w:val="0"/>
          <w:numId w:val="60"/>
        </w:numPr>
        <w:spacing w:after="0" w:afterAutospacing="0" w:before="160" w:line="240" w:lineRule="auto"/>
        <w:ind w:left="1440" w:hanging="360"/>
      </w:pPr>
      <w:bookmarkStart w:colFirst="0" w:colLast="0" w:name="_ghs0aor3re60" w:id="18"/>
      <w:bookmarkEnd w:id="18"/>
      <w:r w:rsidDel="00000000" w:rsidR="00000000" w:rsidRPr="00000000">
        <w:rPr>
          <w:rFonts w:ascii="Arial Unicode MS" w:cs="Arial Unicode MS" w:eastAsia="Arial Unicode MS" w:hAnsi="Arial Unicode MS"/>
          <w:color w:val="000000"/>
          <w:sz w:val="22"/>
          <w:szCs w:val="22"/>
          <w:rtl w:val="0"/>
        </w:rPr>
        <w:t xml:space="preserve">If form untouched: → Go back</w:t>
      </w:r>
    </w:p>
    <w:p w:rsidR="00000000" w:rsidDel="00000000" w:rsidP="00000000" w:rsidRDefault="00000000" w:rsidRPr="00000000" w14:paraId="00000161">
      <w:pPr>
        <w:pStyle w:val="Heading3"/>
        <w:keepNext w:val="0"/>
        <w:keepLines w:val="0"/>
        <w:numPr>
          <w:ilvl w:val="0"/>
          <w:numId w:val="60"/>
        </w:numPr>
        <w:spacing w:after="0" w:afterAutospacing="0" w:before="0" w:beforeAutospacing="0" w:line="240" w:lineRule="auto"/>
        <w:ind w:left="1440" w:hanging="360"/>
      </w:pPr>
      <w:bookmarkStart w:colFirst="0" w:colLast="0" w:name="_6831hxk0vr6d" w:id="19"/>
      <w:bookmarkEnd w:id="19"/>
      <w:r w:rsidDel="00000000" w:rsidR="00000000" w:rsidRPr="00000000">
        <w:rPr>
          <w:rFonts w:ascii="Arial Unicode MS" w:cs="Arial Unicode MS" w:eastAsia="Arial Unicode MS" w:hAnsi="Arial Unicode MS"/>
          <w:color w:val="000000"/>
          <w:sz w:val="22"/>
          <w:szCs w:val="22"/>
          <w:rtl w:val="0"/>
        </w:rPr>
        <w:t xml:space="preserve">If modified:→ Show confirmation modal</w:t>
      </w:r>
    </w:p>
    <w:p w:rsidR="00000000" w:rsidDel="00000000" w:rsidP="00000000" w:rsidRDefault="00000000" w:rsidRPr="00000000" w14:paraId="00000162">
      <w:pPr>
        <w:pStyle w:val="Heading3"/>
        <w:keepNext w:val="0"/>
        <w:keepLines w:val="0"/>
        <w:numPr>
          <w:ilvl w:val="0"/>
          <w:numId w:val="60"/>
        </w:numPr>
        <w:spacing w:after="0" w:afterAutospacing="0" w:before="0" w:beforeAutospacing="0" w:line="240" w:lineRule="auto"/>
        <w:ind w:left="1440" w:hanging="360"/>
      </w:pPr>
      <w:bookmarkStart w:colFirst="0" w:colLast="0" w:name="_ygwn8d6lojdx" w:id="20"/>
      <w:bookmarkEnd w:id="20"/>
      <w:r w:rsidDel="00000000" w:rsidR="00000000" w:rsidRPr="00000000">
        <w:rPr>
          <w:color w:val="000000"/>
          <w:sz w:val="22"/>
          <w:szCs w:val="22"/>
          <w:rtl w:val="0"/>
        </w:rPr>
        <w:t xml:space="preserve">On confirm:</w:t>
      </w:r>
    </w:p>
    <w:p w:rsidR="00000000" w:rsidDel="00000000" w:rsidP="00000000" w:rsidRDefault="00000000" w:rsidRPr="00000000" w14:paraId="00000163">
      <w:pPr>
        <w:numPr>
          <w:ilvl w:val="0"/>
          <w:numId w:val="3"/>
        </w:numPr>
        <w:spacing w:line="240" w:lineRule="auto"/>
        <w:ind w:left="2160" w:hanging="360"/>
      </w:pPr>
      <w:r w:rsidDel="00000000" w:rsidR="00000000" w:rsidRPr="00000000">
        <w:rPr>
          <w:rtl w:val="0"/>
        </w:rPr>
        <w:t xml:space="preserve">Clear local state</w:t>
      </w:r>
    </w:p>
    <w:p w:rsidR="00000000" w:rsidDel="00000000" w:rsidP="00000000" w:rsidRDefault="00000000" w:rsidRPr="00000000" w14:paraId="00000164">
      <w:pPr>
        <w:numPr>
          <w:ilvl w:val="0"/>
          <w:numId w:val="3"/>
        </w:numPr>
        <w:spacing w:line="240" w:lineRule="auto"/>
        <w:ind w:left="2160" w:hanging="360"/>
      </w:pPr>
      <w:r w:rsidDel="00000000" w:rsidR="00000000" w:rsidRPr="00000000">
        <w:rPr>
          <w:rtl w:val="0"/>
        </w:rPr>
        <w:t xml:space="preserve">Delete draft if exists:</w:t>
      </w:r>
    </w:p>
    <w:p w:rsidR="00000000" w:rsidDel="00000000" w:rsidP="00000000" w:rsidRDefault="00000000" w:rsidRPr="00000000" w14:paraId="00000165">
      <w:pPr>
        <w:numPr>
          <w:ilvl w:val="1"/>
          <w:numId w:val="3"/>
        </w:numPr>
        <w:spacing w:line="240" w:lineRule="auto"/>
        <w:ind w:left="2880" w:hanging="360"/>
        <w:rPr>
          <w:sz w:val="24"/>
          <w:szCs w:val="24"/>
        </w:rPr>
      </w:pPr>
      <w:r w:rsidDel="00000000" w:rsidR="00000000" w:rsidRPr="00000000">
        <w:rPr>
          <w:sz w:val="24"/>
          <w:szCs w:val="24"/>
          <w:rtl w:val="0"/>
        </w:rPr>
        <w:t xml:space="preserve">DELETE /api/leads/draft/:sessionId</w:t>
      </w:r>
    </w:p>
    <w:p w:rsidR="00000000" w:rsidDel="00000000" w:rsidP="00000000" w:rsidRDefault="00000000" w:rsidRPr="00000000" w14:paraId="00000166">
      <w:pPr>
        <w:numPr>
          <w:ilvl w:val="1"/>
          <w:numId w:val="3"/>
        </w:numPr>
        <w:spacing w:line="240" w:lineRule="auto"/>
        <w:ind w:left="2880" w:hanging="360"/>
        <w:rPr>
          <w:sz w:val="24"/>
          <w:szCs w:val="24"/>
        </w:rPr>
      </w:pPr>
      <w:r w:rsidDel="00000000" w:rsidR="00000000" w:rsidRPr="00000000">
        <w:rPr>
          <w:sz w:val="24"/>
          <w:szCs w:val="24"/>
          <w:rtl w:val="0"/>
        </w:rPr>
        <w:t xml:space="preserve">Redirect to dashboard</w:t>
      </w:r>
    </w:p>
    <w:p w:rsidR="00000000" w:rsidDel="00000000" w:rsidP="00000000" w:rsidRDefault="00000000" w:rsidRPr="00000000" w14:paraId="00000167">
      <w:pPr>
        <w:spacing w:line="240" w:lineRule="auto"/>
        <w:rPr>
          <w:sz w:val="24"/>
          <w:szCs w:val="24"/>
          <w:shd w:fill="ffe599" w:val="clear"/>
        </w:rPr>
      </w:pPr>
      <w:r w:rsidDel="00000000" w:rsidR="00000000" w:rsidRPr="00000000">
        <w:rPr>
          <w:b w:val="1"/>
          <w:bCs w:val="1"/>
          <w:sz w:val="24"/>
          <w:szCs w:val="24"/>
          <w:shd w:fill="ffe599" w:val="clear"/>
          <w:rtl w:val="0"/>
        </w:rPr>
        <w:t xml:space="preserve">STATE MANAGEMENT LOGIC</w:t>
      </w:r>
      <w:r w:rsidDel="00000000" w:rsidR="00000000" w:rsidRPr="00000000">
        <w:rPr>
          <w:rtl w:val="0"/>
        </w:rPr>
      </w:r>
    </w:p>
    <w:p w:rsidR="00000000" w:rsidDel="00000000" w:rsidP="00000000" w:rsidRDefault="00000000" w:rsidRPr="00000000" w14:paraId="00000168">
      <w:pPr>
        <w:spacing w:line="240" w:lineRule="auto"/>
        <w:ind w:firstLine="720"/>
        <w:rPr>
          <w:sz w:val="24"/>
          <w:szCs w:val="24"/>
        </w:rPr>
      </w:pPr>
      <w:r w:rsidDel="00000000" w:rsidR="00000000" w:rsidRPr="00000000">
        <w:rPr>
          <w:b w:val="1"/>
          <w:bCs w:val="1"/>
          <w:sz w:val="24"/>
          <w:szCs w:val="24"/>
          <w:rtl w:val="0"/>
        </w:rPr>
        <w:t xml:space="preserve">During Step 1:</w:t>
      </w:r>
      <w:r w:rsidDel="00000000" w:rsidR="00000000" w:rsidRPr="00000000">
        <w:rPr>
          <w:rtl w:val="0"/>
        </w:rPr>
      </w:r>
    </w:p>
    <w:p w:rsidR="00000000" w:rsidDel="00000000" w:rsidP="00000000" w:rsidRDefault="00000000" w:rsidRPr="00000000" w14:paraId="00000169">
      <w:pPr>
        <w:numPr>
          <w:ilvl w:val="0"/>
          <w:numId w:val="28"/>
        </w:numPr>
        <w:spacing w:line="240" w:lineRule="auto"/>
        <w:ind w:left="1440" w:hanging="360"/>
      </w:pPr>
      <w:r w:rsidDel="00000000" w:rsidR="00000000" w:rsidRPr="00000000">
        <w:rPr>
          <w:rtl w:val="0"/>
        </w:rPr>
        <w:t xml:space="preserve">form_state = LOCAL</w:t>
      </w:r>
    </w:p>
    <w:p w:rsidR="00000000" w:rsidDel="00000000" w:rsidP="00000000" w:rsidRDefault="00000000" w:rsidRPr="00000000" w14:paraId="0000016A">
      <w:pPr>
        <w:numPr>
          <w:ilvl w:val="0"/>
          <w:numId w:val="28"/>
        </w:numPr>
        <w:spacing w:line="240" w:lineRule="auto"/>
        <w:ind w:left="1440" w:hanging="360"/>
      </w:pPr>
      <w:r w:rsidDel="00000000" w:rsidR="00000000" w:rsidRPr="00000000">
        <w:rPr>
          <w:rtl w:val="0"/>
        </w:rPr>
        <w:t xml:space="preserve">lead_state = DRAFT (optional)</w:t>
      </w:r>
    </w:p>
    <w:p w:rsidR="00000000" w:rsidDel="00000000" w:rsidP="00000000" w:rsidRDefault="00000000" w:rsidRPr="00000000" w14:paraId="0000016B">
      <w:pPr>
        <w:spacing w:line="240" w:lineRule="auto"/>
        <w:ind w:firstLine="720"/>
        <w:rPr>
          <w:b w:val="1"/>
          <w:bCs w:val="1"/>
          <w:sz w:val="24"/>
          <w:szCs w:val="24"/>
        </w:rPr>
      </w:pPr>
      <w:r w:rsidDel="00000000" w:rsidR="00000000" w:rsidRPr="00000000">
        <w:rPr>
          <w:b w:val="1"/>
          <w:bCs w:val="1"/>
          <w:sz w:val="24"/>
          <w:szCs w:val="24"/>
          <w:rtl w:val="0"/>
        </w:rPr>
        <w:t xml:space="preserve">After Create Lead:</w:t>
      </w:r>
    </w:p>
    <w:p w:rsidR="00000000" w:rsidDel="00000000" w:rsidP="00000000" w:rsidRDefault="00000000" w:rsidRPr="00000000" w14:paraId="0000016C">
      <w:pPr>
        <w:numPr>
          <w:ilvl w:val="0"/>
          <w:numId w:val="28"/>
        </w:numPr>
        <w:spacing w:line="240" w:lineRule="auto"/>
        <w:ind w:left="1440" w:hanging="360"/>
      </w:pPr>
      <w:r w:rsidDel="00000000" w:rsidR="00000000" w:rsidRPr="00000000">
        <w:rPr>
          <w:rtl w:val="0"/>
        </w:rPr>
        <w:t xml:space="preserve">lead_status = INCOMPLETE</w:t>
      </w:r>
    </w:p>
    <w:p w:rsidR="00000000" w:rsidDel="00000000" w:rsidP="00000000" w:rsidRDefault="00000000" w:rsidRPr="00000000" w14:paraId="0000016D">
      <w:pPr>
        <w:numPr>
          <w:ilvl w:val="0"/>
          <w:numId w:val="28"/>
        </w:numPr>
        <w:spacing w:line="240" w:lineRule="auto"/>
        <w:ind w:left="1440" w:hanging="360"/>
      </w:pPr>
      <w:r w:rsidDel="00000000" w:rsidR="00000000" w:rsidRPr="00000000">
        <w:rPr>
          <w:rtl w:val="0"/>
        </w:rPr>
        <w:t xml:space="preserve">workflow_step = 1</w:t>
      </w:r>
    </w:p>
    <w:p w:rsidR="00000000" w:rsidDel="00000000" w:rsidP="00000000" w:rsidRDefault="00000000" w:rsidRPr="00000000" w14:paraId="0000016E">
      <w:pPr>
        <w:spacing w:line="240" w:lineRule="auto"/>
        <w:rPr/>
      </w:pPr>
      <w:r w:rsidDel="00000000" w:rsidR="00000000" w:rsidRPr="00000000">
        <w:rPr>
          <w:rtl w:val="0"/>
        </w:rPr>
      </w:r>
    </w:p>
    <w:p w:rsidR="00000000" w:rsidDel="00000000" w:rsidP="00000000" w:rsidRDefault="00000000" w:rsidRPr="00000000" w14:paraId="0000016F">
      <w:pPr>
        <w:spacing w:line="240" w:lineRule="auto"/>
        <w:rPr/>
      </w:pPr>
      <w:r w:rsidDel="00000000" w:rsidR="00000000" w:rsidRPr="00000000">
        <w:rPr>
          <w:rtl w:val="0"/>
        </w:rPr>
      </w:r>
    </w:p>
    <w:p w:rsidR="00000000" w:rsidDel="00000000" w:rsidP="00000000" w:rsidRDefault="00000000" w:rsidRPr="00000000" w14:paraId="00000170">
      <w:pPr>
        <w:spacing w:line="240" w:lineRule="auto"/>
        <w:rPr/>
      </w:pPr>
      <w:r w:rsidDel="00000000" w:rsidR="00000000" w:rsidRPr="00000000">
        <w:rPr>
          <w:rtl w:val="0"/>
        </w:rPr>
      </w:r>
    </w:p>
    <w:p w:rsidR="00000000" w:rsidDel="00000000" w:rsidP="00000000" w:rsidRDefault="00000000" w:rsidRPr="00000000" w14:paraId="00000171">
      <w:pPr>
        <w:spacing w:line="240" w:lineRule="auto"/>
        <w:rPr/>
      </w:pPr>
      <w:r w:rsidDel="00000000" w:rsidR="00000000" w:rsidRPr="00000000">
        <w:rPr>
          <w:rtl w:val="0"/>
        </w:rPr>
      </w:r>
    </w:p>
    <w:p w:rsidR="00000000" w:rsidDel="00000000" w:rsidP="00000000" w:rsidRDefault="00000000" w:rsidRPr="00000000" w14:paraId="00000172">
      <w:pPr>
        <w:spacing w:line="240" w:lineRule="auto"/>
        <w:rPr/>
      </w:pPr>
      <w:r w:rsidDel="00000000" w:rsidR="00000000" w:rsidRPr="00000000">
        <w:rPr>
          <w:rtl w:val="0"/>
        </w:rPr>
      </w:r>
    </w:p>
    <w:p w:rsidR="00000000" w:rsidDel="00000000" w:rsidP="00000000" w:rsidRDefault="00000000" w:rsidRPr="00000000" w14:paraId="00000173">
      <w:pPr>
        <w:spacing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color w:val="3b82f6"/>
                <w:sz w:val="26"/>
                <w:szCs w:val="26"/>
              </w:rPr>
            </w:pPr>
            <w:r w:rsidDel="00000000" w:rsidR="00000000" w:rsidRPr="00000000">
              <w:rPr>
                <w:b w:val="1"/>
                <w:bCs w:val="1"/>
                <w:rtl w:val="0"/>
              </w:rPr>
              <w:t xml:space="preserve">Frontend 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color w:val="3b82f6"/>
                <w:sz w:val="26"/>
                <w:szCs w:val="26"/>
              </w:rPr>
            </w:pPr>
            <w:r w:rsidDel="00000000" w:rsidR="00000000" w:rsidRPr="00000000">
              <w:rPr>
                <w:b w:val="1"/>
                <w:bCs w:val="1"/>
                <w:rtl w:val="0"/>
              </w:rPr>
              <w:t xml:space="preserve">Backend 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bCs w:val="1"/>
                <w:color w:val="3b82f6"/>
                <w:sz w:val="26"/>
                <w:szCs w:val="26"/>
              </w:rPr>
            </w:pPr>
            <w:r w:rsidDel="00000000" w:rsidR="00000000" w:rsidRPr="00000000">
              <w:rPr>
                <w:b w:val="1"/>
                <w:bCs w:val="1"/>
                <w:rtl w:val="0"/>
              </w:rPr>
              <w:t xml:space="preserve">State Change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color w:val="3b82f6"/>
                <w:sz w:val="26"/>
                <w:szCs w:val="26"/>
              </w:rPr>
            </w:pPr>
            <w:r w:rsidDel="00000000" w:rsidR="00000000" w:rsidRPr="00000000">
              <w:rPr>
                <w:sz w:val="20"/>
                <w:szCs w:val="20"/>
                <w:rtl w:val="0"/>
              </w:rPr>
              <w:t xml:space="preserve">Open modal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bCs w:val="1"/>
                <w:color w:val="3b82f6"/>
                <w:sz w:val="26"/>
                <w:szCs w:val="26"/>
              </w:rPr>
            </w:pPr>
            <w:r w:rsidDel="00000000" w:rsidR="00000000" w:rsidRPr="00000000">
              <w:rPr>
                <w:sz w:val="20"/>
                <w:szCs w:val="20"/>
                <w:rtl w:val="0"/>
              </w:rPr>
              <w:t xml:space="preserve">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b w:val="1"/>
                <w:bCs w:val="1"/>
                <w:color w:val="3b82f6"/>
                <w:sz w:val="26"/>
                <w:szCs w:val="26"/>
              </w:rPr>
            </w:pPr>
            <w:r w:rsidDel="00000000" w:rsidR="00000000" w:rsidRPr="00000000">
              <w:rPr>
                <w:sz w:val="20"/>
                <w:szCs w:val="20"/>
                <w:rtl w:val="0"/>
              </w:rPr>
              <w:t xml:space="preserve">None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bCs w:val="1"/>
                <w:color w:val="3b82f6"/>
                <w:sz w:val="26"/>
                <w:szCs w:val="26"/>
              </w:rPr>
            </w:pPr>
            <w:r w:rsidDel="00000000" w:rsidR="00000000" w:rsidRPr="00000000">
              <w:rPr>
                <w:sz w:val="20"/>
                <w:szCs w:val="20"/>
                <w:rtl w:val="0"/>
              </w:rPr>
              <w:t xml:space="preserve">Auto-fill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b w:val="1"/>
                <w:bCs w:val="1"/>
                <w:color w:val="3b82f6"/>
                <w:sz w:val="26"/>
                <w:szCs w:val="26"/>
              </w:rPr>
            </w:pPr>
            <w:r w:rsidDel="00000000" w:rsidR="00000000" w:rsidRPr="00000000">
              <w:rPr>
                <w:sz w:val="20"/>
                <w:szCs w:val="20"/>
                <w:rtl w:val="0"/>
              </w:rPr>
              <w:t xml:space="preserve">Call autofill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b w:val="1"/>
                <w:bCs w:val="1"/>
                <w:color w:val="3b82f6"/>
                <w:sz w:val="26"/>
                <w:szCs w:val="26"/>
              </w:rPr>
            </w:pPr>
            <w:r w:rsidDel="00000000" w:rsidR="00000000" w:rsidRPr="00000000">
              <w:rPr>
                <w:sz w:val="20"/>
                <w:szCs w:val="20"/>
                <w:rtl w:val="0"/>
              </w:rPr>
              <w:t xml:space="preserve">Return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bCs w:val="1"/>
                <w:color w:val="3b82f6"/>
                <w:sz w:val="26"/>
                <w:szCs w:val="26"/>
              </w:rPr>
            </w:pPr>
            <w:r w:rsidDel="00000000" w:rsidR="00000000" w:rsidRPr="00000000">
              <w:rPr>
                <w:sz w:val="20"/>
                <w:szCs w:val="20"/>
                <w:rtl w:val="0"/>
              </w:rPr>
              <w:t xml:space="preserve">Populate form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b w:val="1"/>
                <w:bCs w:val="1"/>
                <w:color w:val="3b82f6"/>
                <w:sz w:val="26"/>
                <w:szCs w:val="26"/>
              </w:rPr>
            </w:pPr>
            <w:r w:rsidDel="00000000" w:rsidR="00000000" w:rsidRPr="00000000">
              <w:rPr>
                <w:sz w:val="20"/>
                <w:szCs w:val="20"/>
                <w:rtl w:val="0"/>
              </w:rPr>
              <w:t xml:space="preserve">Create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bCs w:val="1"/>
                <w:color w:val="3b82f6"/>
                <w:sz w:val="26"/>
                <w:szCs w:val="26"/>
              </w:rPr>
            </w:pPr>
            <w:r w:rsidDel="00000000" w:rsidR="00000000" w:rsidRPr="00000000">
              <w:rPr>
                <w:rFonts w:ascii="Arial Unicode MS" w:cs="Arial Unicode MS" w:eastAsia="Arial Unicode MS" w:hAnsi="Arial Unicode MS"/>
                <w:sz w:val="20"/>
                <w:szCs w:val="20"/>
                <w:rtl w:val="0"/>
              </w:rPr>
              <w:t xml:space="preserve">Validate → 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bCs w:val="1"/>
                <w:color w:val="3b82f6"/>
                <w:sz w:val="26"/>
                <w:szCs w:val="26"/>
              </w:rPr>
            </w:pPr>
            <w:r w:rsidDel="00000000" w:rsidR="00000000" w:rsidRPr="00000000">
              <w:rPr>
                <w:sz w:val="20"/>
                <w:szCs w:val="20"/>
                <w:rtl w:val="0"/>
              </w:rPr>
              <w:t xml:space="preserve">Insert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b w:val="1"/>
                <w:bCs w:val="1"/>
                <w:color w:val="3b82f6"/>
                <w:sz w:val="26"/>
                <w:szCs w:val="26"/>
              </w:rPr>
            </w:pPr>
            <w:r w:rsidDel="00000000" w:rsidR="00000000" w:rsidRPr="00000000">
              <w:rPr>
                <w:sz w:val="20"/>
                <w:szCs w:val="20"/>
                <w:rtl w:val="0"/>
              </w:rPr>
              <w:t xml:space="preserve">incomplete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bCs w:val="1"/>
                <w:color w:val="3b82f6"/>
                <w:sz w:val="26"/>
                <w:szCs w:val="26"/>
              </w:rPr>
            </w:pPr>
            <w:r w:rsidDel="00000000" w:rsidR="00000000" w:rsidRPr="00000000">
              <w:rPr>
                <w:sz w:val="20"/>
                <w:szCs w:val="20"/>
                <w:rtl w:val="0"/>
              </w:rPr>
              <w:t xml:space="preserve">Cancel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bCs w:val="1"/>
                <w:color w:val="3b82f6"/>
                <w:sz w:val="26"/>
                <w:szCs w:val="26"/>
              </w:rPr>
            </w:pPr>
            <w:r w:rsidDel="00000000" w:rsidR="00000000" w:rsidRPr="00000000">
              <w:rPr>
                <w:rFonts w:ascii="Arial Unicode MS" w:cs="Arial Unicode MS" w:eastAsia="Arial Unicode MS" w:hAnsi="Arial Unicode MS"/>
                <w:sz w:val="20"/>
                <w:szCs w:val="20"/>
                <w:rtl w:val="0"/>
              </w:rPr>
              <w:t xml:space="preserve">Confirm → Navigate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color w:val="3b82f6"/>
                <w:sz w:val="26"/>
                <w:szCs w:val="26"/>
              </w:rPr>
            </w:pPr>
            <w:r w:rsidDel="00000000" w:rsidR="00000000" w:rsidRPr="00000000">
              <w:rPr>
                <w:sz w:val="20"/>
                <w:szCs w:val="20"/>
                <w:rtl w:val="0"/>
              </w:rPr>
              <w:t xml:space="preserve">Delete draft (optional)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bCs w:val="1"/>
                <w:color w:val="3b82f6"/>
                <w:sz w:val="26"/>
                <w:szCs w:val="26"/>
              </w:rPr>
            </w:pPr>
            <w:r w:rsidDel="00000000" w:rsidR="00000000" w:rsidRPr="00000000">
              <w:rPr>
                <w:sz w:val="20"/>
                <w:szCs w:val="20"/>
                <w:rtl w:val="0"/>
              </w:rPr>
              <w:t xml:space="preserve">Discard</w:t>
            </w:r>
            <w:r w:rsidDel="00000000" w:rsidR="00000000" w:rsidRPr="00000000">
              <w:rPr>
                <w:rtl w:val="0"/>
              </w:rPr>
            </w:r>
          </w:p>
        </w:tc>
      </w:tr>
    </w:tbl>
    <w:p w:rsidR="00000000" w:rsidDel="00000000" w:rsidP="00000000" w:rsidRDefault="00000000" w:rsidRPr="00000000" w14:paraId="00000188">
      <w:pPr>
        <w:pStyle w:val="Heading3"/>
        <w:keepNext w:val="0"/>
        <w:keepLines w:val="0"/>
        <w:spacing w:after="160" w:before="160" w:line="240" w:lineRule="auto"/>
        <w:rPr>
          <w:b w:val="1"/>
          <w:bCs w:val="1"/>
          <w:color w:val="3b82f6"/>
          <w:sz w:val="26"/>
          <w:szCs w:val="26"/>
        </w:rPr>
      </w:pPr>
      <w:bookmarkStart w:colFirst="0" w:colLast="0" w:name="_d6fhgv9rogvm" w:id="21"/>
      <w:bookmarkEnd w:id="21"/>
      <w:r w:rsidDel="00000000" w:rsidR="00000000" w:rsidRPr="00000000">
        <w:rPr>
          <w:b w:val="1"/>
          <w:bCs w:val="1"/>
          <w:color w:val="000000"/>
          <w:sz w:val="24"/>
          <w:szCs w:val="24"/>
          <w:shd w:fill="ffe599" w:val="clear"/>
          <w:rtl w:val="0"/>
        </w:rPr>
        <w:t xml:space="preserve">Error Handling</w:t>
      </w:r>
      <w:r w:rsidDel="00000000" w:rsidR="00000000" w:rsidRPr="00000000">
        <w:rPr>
          <w:rtl w:val="0"/>
        </w:rPr>
      </w:r>
    </w:p>
    <w:p w:rsidR="00000000" w:rsidDel="00000000" w:rsidP="00000000" w:rsidRDefault="00000000" w:rsidRPr="00000000" w14:paraId="00000189">
      <w:pPr>
        <w:spacing w:line="240" w:lineRule="auto"/>
        <w:ind w:firstLine="720"/>
        <w:rPr>
          <w:b w:val="1"/>
          <w:bCs w:val="1"/>
          <w:sz w:val="24"/>
          <w:szCs w:val="24"/>
        </w:rPr>
      </w:pPr>
      <w:r w:rsidDel="00000000" w:rsidR="00000000" w:rsidRPr="00000000">
        <w:rPr>
          <w:b w:val="1"/>
          <w:bCs w:val="1"/>
          <w:sz w:val="24"/>
          <w:szCs w:val="24"/>
          <w:rtl w:val="0"/>
        </w:rPr>
        <w:t xml:space="preserve">For every API call and user action, specify:</w:t>
      </w:r>
    </w:p>
    <w:p w:rsidR="00000000" w:rsidDel="00000000" w:rsidP="00000000" w:rsidRDefault="00000000" w:rsidRPr="00000000" w14:paraId="0000018A">
      <w:pPr>
        <w:numPr>
          <w:ilvl w:val="1"/>
          <w:numId w:val="17"/>
        </w:numPr>
        <w:spacing w:line="240" w:lineRule="auto"/>
        <w:rPr>
          <w:sz w:val="24"/>
          <w:szCs w:val="24"/>
        </w:rPr>
      </w:pPr>
      <w:r w:rsidDel="00000000" w:rsidR="00000000" w:rsidRPr="00000000">
        <w:rPr>
          <w:sz w:val="24"/>
          <w:szCs w:val="24"/>
          <w:rtl w:val="0"/>
        </w:rPr>
        <w:t xml:space="preserve">Network errors: 'Connection lost. Please try again'</w:t>
      </w:r>
    </w:p>
    <w:p w:rsidR="00000000" w:rsidDel="00000000" w:rsidP="00000000" w:rsidRDefault="00000000" w:rsidRPr="00000000" w14:paraId="0000018B">
      <w:pPr>
        <w:numPr>
          <w:ilvl w:val="1"/>
          <w:numId w:val="17"/>
        </w:numPr>
        <w:spacing w:line="240" w:lineRule="auto"/>
        <w:rPr>
          <w:sz w:val="24"/>
          <w:szCs w:val="24"/>
        </w:rPr>
      </w:pPr>
      <w:r w:rsidDel="00000000" w:rsidR="00000000" w:rsidRPr="00000000">
        <w:rPr>
          <w:sz w:val="24"/>
          <w:szCs w:val="24"/>
          <w:rtl w:val="0"/>
        </w:rPr>
        <w:t xml:space="preserve">Validation errors: Field-specific error messages</w:t>
      </w:r>
    </w:p>
    <w:p w:rsidR="00000000" w:rsidDel="00000000" w:rsidP="00000000" w:rsidRDefault="00000000" w:rsidRPr="00000000" w14:paraId="0000018C">
      <w:pPr>
        <w:numPr>
          <w:ilvl w:val="1"/>
          <w:numId w:val="17"/>
        </w:numPr>
        <w:spacing w:line="240" w:lineRule="auto"/>
        <w:rPr>
          <w:sz w:val="24"/>
          <w:szCs w:val="24"/>
        </w:rPr>
      </w:pPr>
      <w:r w:rsidDel="00000000" w:rsidR="00000000" w:rsidRPr="00000000">
        <w:rPr>
          <w:sz w:val="24"/>
          <w:szCs w:val="24"/>
          <w:rtl w:val="0"/>
        </w:rPr>
        <w:t xml:space="preserve">Server errors (500): 'Something went wrong. Contact support'</w:t>
      </w:r>
    </w:p>
    <w:p w:rsidR="00000000" w:rsidDel="00000000" w:rsidP="00000000" w:rsidRDefault="00000000" w:rsidRPr="00000000" w14:paraId="0000018D">
      <w:pPr>
        <w:numPr>
          <w:ilvl w:val="1"/>
          <w:numId w:val="17"/>
        </w:numPr>
        <w:spacing w:line="240" w:lineRule="auto"/>
        <w:rPr>
          <w:sz w:val="24"/>
          <w:szCs w:val="24"/>
        </w:rPr>
      </w:pPr>
      <w:r w:rsidDel="00000000" w:rsidR="00000000" w:rsidRPr="00000000">
        <w:rPr>
          <w:sz w:val="24"/>
          <w:szCs w:val="24"/>
          <w:rtl w:val="0"/>
        </w:rPr>
        <w:t xml:space="preserve">Permission errors (403): 'You don't have permission'</w:t>
      </w:r>
    </w:p>
    <w:p w:rsidR="00000000" w:rsidDel="00000000" w:rsidP="00000000" w:rsidRDefault="00000000" w:rsidRPr="00000000" w14:paraId="0000018E">
      <w:pPr>
        <w:numPr>
          <w:ilvl w:val="1"/>
          <w:numId w:val="17"/>
        </w:numPr>
        <w:spacing w:line="240" w:lineRule="auto"/>
        <w:rPr>
          <w:sz w:val="24"/>
          <w:szCs w:val="24"/>
        </w:rPr>
      </w:pPr>
      <w:r w:rsidDel="00000000" w:rsidR="00000000" w:rsidRPr="00000000">
        <w:rPr>
          <w:sz w:val="24"/>
          <w:szCs w:val="24"/>
          <w:rtl w:val="0"/>
        </w:rPr>
        <w:t xml:space="preserve">Timeout errors: Retry mechanism with exponential backoff</w:t>
      </w:r>
    </w:p>
    <w:p w:rsidR="00000000" w:rsidDel="00000000" w:rsidP="00000000" w:rsidRDefault="00000000" w:rsidRPr="00000000" w14:paraId="0000018F">
      <w:pPr>
        <w:spacing w:after="240" w:before="240" w:line="240" w:lineRule="auto"/>
        <w:rPr>
          <w:b w:val="1"/>
          <w:bCs w:val="1"/>
          <w:color w:val="3b82f6"/>
          <w:sz w:val="26"/>
          <w:szCs w:val="26"/>
        </w:rPr>
      </w:pPr>
      <w:r w:rsidDel="00000000" w:rsidR="00000000" w:rsidRPr="00000000">
        <w:rPr>
          <w:b w:val="1"/>
          <w:bCs w:val="1"/>
          <w:color w:val="3b82f6"/>
          <w:sz w:val="26"/>
          <w:szCs w:val="26"/>
        </w:rPr>
        <w:drawing>
          <wp:inline distB="114300" distT="114300" distL="114300" distR="114300">
            <wp:extent cx="5943600" cy="6286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240" w:lineRule="auto"/>
        <w:rPr/>
      </w:pPr>
      <w:r w:rsidDel="00000000" w:rsidR="00000000" w:rsidRPr="00000000">
        <w:rPr>
          <w:rtl w:val="0"/>
        </w:rPr>
        <w:tab/>
      </w:r>
    </w:p>
    <w:p w:rsidR="00000000" w:rsidDel="00000000" w:rsidP="00000000" w:rsidRDefault="00000000" w:rsidRPr="00000000" w14:paraId="00000191">
      <w:pPr>
        <w:spacing w:after="240" w:before="240" w:line="240" w:lineRule="auto"/>
        <w:rPr>
          <w:b w:val="1"/>
          <w:bCs w:val="1"/>
          <w:color w:val="2563eb"/>
          <w:sz w:val="28"/>
          <w:szCs w:val="28"/>
        </w:rPr>
      </w:pPr>
      <w:r w:rsidDel="00000000" w:rsidR="00000000" w:rsidRPr="00000000">
        <w:rPr>
          <w:rtl w:val="0"/>
        </w:rPr>
      </w:r>
    </w:p>
    <w:p w:rsidR="00000000" w:rsidDel="00000000" w:rsidP="00000000" w:rsidRDefault="00000000" w:rsidRPr="00000000" w14:paraId="00000192">
      <w:pPr>
        <w:spacing w:after="240" w:before="240" w:line="240" w:lineRule="auto"/>
        <w:rPr>
          <w:b w:val="1"/>
          <w:bCs w:val="1"/>
          <w:color w:val="2563eb"/>
          <w:sz w:val="28"/>
          <w:szCs w:val="28"/>
        </w:rPr>
      </w:pPr>
      <w:r w:rsidDel="00000000" w:rsidR="00000000" w:rsidRPr="00000000">
        <w:rPr>
          <w:rtl w:val="0"/>
        </w:rPr>
      </w:r>
    </w:p>
    <w:p w:rsidR="00000000" w:rsidDel="00000000" w:rsidP="00000000" w:rsidRDefault="00000000" w:rsidRPr="00000000" w14:paraId="00000193">
      <w:pPr>
        <w:spacing w:after="240" w:before="240" w:line="240" w:lineRule="auto"/>
        <w:rPr>
          <w:b w:val="1"/>
          <w:bCs w:val="1"/>
          <w:color w:val="2563eb"/>
          <w:sz w:val="28"/>
          <w:szCs w:val="28"/>
        </w:rPr>
      </w:pPr>
      <w:r w:rsidDel="00000000" w:rsidR="00000000" w:rsidRPr="00000000">
        <w:rPr>
          <w:rtl w:val="0"/>
        </w:rPr>
      </w:r>
    </w:p>
    <w:p w:rsidR="00000000" w:rsidDel="00000000" w:rsidP="00000000" w:rsidRDefault="00000000" w:rsidRPr="00000000" w14:paraId="00000194">
      <w:pPr>
        <w:spacing w:after="240" w:before="240" w:line="240" w:lineRule="auto"/>
        <w:rPr>
          <w:b w:val="1"/>
          <w:bCs w:val="1"/>
          <w:color w:val="2563eb"/>
          <w:sz w:val="28"/>
          <w:szCs w:val="28"/>
        </w:rPr>
      </w:pPr>
      <w:r w:rsidDel="00000000" w:rsidR="00000000" w:rsidRPr="00000000">
        <w:rPr>
          <w:rtl w:val="0"/>
        </w:rPr>
      </w:r>
    </w:p>
    <w:p w:rsidR="00000000" w:rsidDel="00000000" w:rsidP="00000000" w:rsidRDefault="00000000" w:rsidRPr="00000000" w14:paraId="00000195">
      <w:pPr>
        <w:spacing w:after="240" w:before="240" w:line="240" w:lineRule="auto"/>
        <w:rPr>
          <w:sz w:val="20"/>
          <w:szCs w:val="20"/>
        </w:rPr>
      </w:pPr>
      <w:r w:rsidDel="00000000" w:rsidR="00000000" w:rsidRPr="00000000">
        <w:rPr>
          <w:b w:val="1"/>
          <w:bCs w:val="1"/>
          <w:color w:val="2563eb"/>
          <w:sz w:val="26"/>
          <w:szCs w:val="26"/>
          <w:rtl w:val="0"/>
        </w:rPr>
        <w:t xml:space="preserve">Customer KYC – Step 2 of 5 (Hot Lead Only)_Button Schema</w:t>
        <w:tab/>
      </w:r>
      <w:r w:rsidDel="00000000" w:rsidR="00000000" w:rsidRPr="00000000">
        <w:rPr>
          <w:rtl w:val="0"/>
        </w:rPr>
      </w:r>
    </w:p>
    <w:p w:rsidR="00000000" w:rsidDel="00000000" w:rsidP="00000000" w:rsidRDefault="00000000" w:rsidRPr="00000000" w14:paraId="00000196">
      <w:pPr>
        <w:spacing w:after="240" w:before="240" w:line="240" w:lineRule="auto"/>
        <w:rPr>
          <w:b w:val="1"/>
          <w:bCs w:val="1"/>
          <w:color w:val="3b82f6"/>
          <w:sz w:val="26"/>
          <w:szCs w:val="26"/>
        </w:rPr>
      </w:pPr>
      <w:r w:rsidDel="00000000" w:rsidR="00000000" w:rsidRPr="00000000">
        <w:rPr>
          <w:b w:val="1"/>
          <w:bCs w:val="1"/>
          <w:sz w:val="24"/>
          <w:szCs w:val="24"/>
          <w:shd w:fill="ffe599" w:val="clear"/>
          <w:rtl w:val="0"/>
        </w:rPr>
        <w:t xml:space="preserve">SCREEN ACCESS LOGIC</w:t>
      </w:r>
      <w:r w:rsidDel="00000000" w:rsidR="00000000" w:rsidRPr="00000000">
        <w:rPr>
          <w:rtl w:val="0"/>
        </w:rPr>
      </w:r>
    </w:p>
    <w:p w:rsidR="00000000" w:rsidDel="00000000" w:rsidP="00000000" w:rsidRDefault="00000000" w:rsidRPr="00000000" w14:paraId="00000197">
      <w:pPr>
        <w:spacing w:line="240" w:lineRule="auto"/>
        <w:rPr>
          <w:sz w:val="24"/>
          <w:szCs w:val="24"/>
        </w:rPr>
      </w:pPr>
      <w:r w:rsidDel="00000000" w:rsidR="00000000" w:rsidRPr="00000000">
        <w:rPr>
          <w:b w:val="1"/>
          <w:bCs w:val="1"/>
          <w:sz w:val="24"/>
          <w:szCs w:val="24"/>
          <w:rtl w:val="0"/>
        </w:rPr>
        <w:t xml:space="preserve">Access Condition</w:t>
      </w:r>
      <w:r w:rsidDel="00000000" w:rsidR="00000000" w:rsidRPr="00000000">
        <w:rPr>
          <w:rtl w:val="0"/>
        </w:rPr>
      </w:r>
    </w:p>
    <w:p w:rsidR="00000000" w:rsidDel="00000000" w:rsidP="00000000" w:rsidRDefault="00000000" w:rsidRPr="00000000" w14:paraId="00000198">
      <w:pPr>
        <w:numPr>
          <w:ilvl w:val="0"/>
          <w:numId w:val="73"/>
        </w:numPr>
        <w:spacing w:line="240" w:lineRule="auto"/>
        <w:ind w:left="720" w:hanging="360"/>
      </w:pPr>
      <w:r w:rsidDel="00000000" w:rsidR="00000000" w:rsidRPr="00000000">
        <w:rPr>
          <w:rtl w:val="0"/>
        </w:rPr>
        <w:t xml:space="preserve">User can access Step 2 only if:</w:t>
      </w:r>
    </w:p>
    <w:p w:rsidR="00000000" w:rsidDel="00000000" w:rsidP="00000000" w:rsidRDefault="00000000" w:rsidRPr="00000000" w14:paraId="00000199">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9A">
      <w:pPr>
        <w:spacing w:line="240" w:lineRule="auto"/>
        <w:ind w:left="720" w:firstLine="0"/>
        <w:rPr/>
      </w:pPr>
      <w:r w:rsidDel="00000000" w:rsidR="00000000" w:rsidRPr="00000000">
        <w:rPr>
          <w:rtl w:val="0"/>
        </w:rPr>
        <w:t xml:space="preserve">lead_created = true</w:t>
      </w:r>
    </w:p>
    <w:p w:rsidR="00000000" w:rsidDel="00000000" w:rsidP="00000000" w:rsidRDefault="00000000" w:rsidRPr="00000000" w14:paraId="0000019B">
      <w:pPr>
        <w:spacing w:line="240" w:lineRule="auto"/>
        <w:ind w:left="720" w:firstLine="0"/>
        <w:rPr/>
      </w:pPr>
      <w:r w:rsidDel="00000000" w:rsidR="00000000" w:rsidRPr="00000000">
        <w:rPr>
          <w:rtl w:val="0"/>
        </w:rPr>
        <w:t xml:space="preserve">AND interest_level = 'hot'</w:t>
      </w:r>
    </w:p>
    <w:p w:rsidR="00000000" w:rsidDel="00000000" w:rsidP="00000000" w:rsidRDefault="00000000" w:rsidRPr="00000000" w14:paraId="0000019C">
      <w:pPr>
        <w:spacing w:line="240" w:lineRule="auto"/>
        <w:ind w:left="720" w:firstLine="0"/>
        <w:rPr/>
      </w:pPr>
      <w:r w:rsidDel="00000000" w:rsidR="00000000" w:rsidRPr="00000000">
        <w:rPr>
          <w:rtl w:val="0"/>
        </w:rPr>
        <w:t xml:space="preserve">AND Payment_Method &lt;&gt; ‘Cash’</w:t>
      </w:r>
    </w:p>
    <w:p w:rsidR="00000000" w:rsidDel="00000000" w:rsidP="00000000" w:rsidRDefault="00000000" w:rsidRPr="00000000" w14:paraId="0000019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9E">
      <w:pPr>
        <w:spacing w:line="240" w:lineRule="auto"/>
        <w:rPr>
          <w:sz w:val="24"/>
          <w:szCs w:val="24"/>
        </w:rPr>
      </w:pPr>
      <w:r w:rsidDel="00000000" w:rsidR="00000000" w:rsidRPr="00000000">
        <w:rPr>
          <w:b w:val="1"/>
          <w:bCs w:val="1"/>
          <w:sz w:val="24"/>
          <w:szCs w:val="24"/>
          <w:rtl w:val="0"/>
        </w:rPr>
        <w:t xml:space="preserve">Backend Gatekeeper</w:t>
      </w:r>
      <w:r w:rsidDel="00000000" w:rsidR="00000000" w:rsidRPr="00000000">
        <w:rPr>
          <w:rtl w:val="0"/>
        </w:rPr>
      </w:r>
    </w:p>
    <w:p w:rsidR="00000000" w:rsidDel="00000000" w:rsidP="00000000" w:rsidRDefault="00000000" w:rsidRPr="00000000" w14:paraId="0000019F">
      <w:pPr>
        <w:numPr>
          <w:ilvl w:val="0"/>
          <w:numId w:val="59"/>
        </w:numPr>
        <w:spacing w:line="240" w:lineRule="auto"/>
        <w:ind w:left="720" w:hanging="360"/>
      </w:pPr>
      <w:r w:rsidDel="00000000" w:rsidR="00000000" w:rsidRPr="00000000">
        <w:rPr>
          <w:rtl w:val="0"/>
        </w:rPr>
        <w:t xml:space="preserve">GET /api/kyc/:leadId/access-check</w:t>
      </w:r>
    </w:p>
    <w:p w:rsidR="00000000" w:rsidDel="00000000" w:rsidP="00000000" w:rsidRDefault="00000000" w:rsidRPr="00000000" w14:paraId="000001A0">
      <w:pPr>
        <w:numPr>
          <w:ilvl w:val="0"/>
          <w:numId w:val="59"/>
        </w:numPr>
        <w:spacing w:line="240" w:lineRule="auto"/>
        <w:ind w:left="720" w:hanging="360"/>
      </w:pPr>
      <w:r w:rsidDel="00000000" w:rsidR="00000000" w:rsidRPr="00000000">
        <w:rPr>
          <w:rFonts w:ascii="Arial Unicode MS" w:cs="Arial Unicode MS" w:eastAsia="Arial Unicode MS" w:hAnsi="Arial Unicode MS"/>
          <w:rtl w:val="0"/>
        </w:rPr>
        <w:t xml:space="preserve">If not allowed → redirect to the ‘Create Lead Page’</w:t>
      </w:r>
      <w:r w:rsidDel="00000000" w:rsidR="00000000" w:rsidRPr="00000000">
        <w:rPr>
          <w:rtl w:val="0"/>
        </w:rPr>
      </w:r>
    </w:p>
    <w:p w:rsidR="00000000" w:rsidDel="00000000" w:rsidP="00000000" w:rsidRDefault="00000000" w:rsidRPr="00000000" w14:paraId="000001A1">
      <w:pPr>
        <w:spacing w:line="240" w:lineRule="auto"/>
        <w:rPr>
          <w:b w:val="1"/>
          <w:bCs w:val="1"/>
          <w:sz w:val="26"/>
          <w:szCs w:val="26"/>
          <w:shd w:fill="b6d7a8" w:val="clear"/>
        </w:rPr>
      </w:pPr>
      <w:r w:rsidDel="00000000" w:rsidR="00000000" w:rsidRPr="00000000">
        <w:rPr>
          <w:rtl w:val="0"/>
        </w:rPr>
      </w:r>
    </w:p>
    <w:p w:rsidR="00000000" w:rsidDel="00000000" w:rsidP="00000000" w:rsidRDefault="00000000" w:rsidRPr="00000000" w14:paraId="000001A2">
      <w:pPr>
        <w:spacing w:line="240" w:lineRule="auto"/>
        <w:ind w:left="0" w:firstLine="0"/>
        <w:rPr>
          <w:b w:val="1"/>
          <w:bCs w:val="1"/>
          <w:sz w:val="26"/>
          <w:szCs w:val="26"/>
          <w:shd w:fill="b6d7a8" w:val="clear"/>
        </w:rPr>
      </w:pPr>
      <w:r w:rsidDel="00000000" w:rsidR="00000000" w:rsidRPr="00000000">
        <w:rPr>
          <w:b w:val="1"/>
          <w:bCs w:val="1"/>
          <w:color w:val="3b82f6"/>
          <w:sz w:val="26"/>
          <w:szCs w:val="26"/>
          <w:rtl w:val="0"/>
        </w:rPr>
        <w:t xml:space="preserve">CUSTOMER CONSENT</w:t>
      </w:r>
      <w:r w:rsidDel="00000000" w:rsidR="00000000" w:rsidRPr="00000000">
        <w:rPr>
          <w:rtl w:val="0"/>
        </w:rPr>
      </w:r>
    </w:p>
    <w:p w:rsidR="00000000" w:rsidDel="00000000" w:rsidP="00000000" w:rsidRDefault="00000000" w:rsidRPr="00000000" w14:paraId="000001A3">
      <w:pPr>
        <w:spacing w:line="240" w:lineRule="auto"/>
        <w:rPr>
          <w:b w:val="1"/>
          <w:bCs w:val="1"/>
          <w:sz w:val="26"/>
          <w:szCs w:val="26"/>
          <w:shd w:fill="b6d7a8" w:val="clear"/>
        </w:rPr>
      </w:pPr>
      <w:r w:rsidDel="00000000" w:rsidR="00000000" w:rsidRPr="00000000">
        <w:rPr>
          <w:rtl w:val="0"/>
        </w:rPr>
      </w:r>
    </w:p>
    <w:p w:rsidR="00000000" w:rsidDel="00000000" w:rsidP="00000000" w:rsidRDefault="00000000" w:rsidRPr="00000000" w14:paraId="000001A4">
      <w:pPr>
        <w:spacing w:line="240" w:lineRule="auto"/>
        <w:rPr>
          <w:b w:val="1"/>
          <w:bCs w:val="1"/>
          <w:sz w:val="26"/>
          <w:szCs w:val="26"/>
          <w:shd w:fill="b6d7a8" w:val="clear"/>
        </w:rPr>
      </w:pPr>
      <w:r w:rsidDel="00000000" w:rsidR="00000000" w:rsidRPr="00000000">
        <w:rPr>
          <w:b w:val="1"/>
          <w:bCs w:val="1"/>
          <w:sz w:val="26"/>
          <w:szCs w:val="26"/>
          <w:shd w:fill="b6d7a8" w:val="clear"/>
          <w:rtl w:val="0"/>
        </w:rPr>
        <w:t xml:space="preserve">DIGITAL CONSENT WORKFLOW (AADHAAR ESIGN)</w:t>
      </w:r>
    </w:p>
    <w:p w:rsidR="00000000" w:rsidDel="00000000" w:rsidP="00000000" w:rsidRDefault="00000000" w:rsidRPr="00000000" w14:paraId="000001A5">
      <w:pPr>
        <w:spacing w:line="240" w:lineRule="auto"/>
        <w:rPr>
          <w:b w:val="1"/>
          <w:bCs w:val="1"/>
          <w:sz w:val="26"/>
          <w:szCs w:val="26"/>
          <w:shd w:fill="b6d7a8" w:val="clear"/>
        </w:rPr>
      </w:pPr>
      <w:r w:rsidDel="00000000" w:rsidR="00000000" w:rsidRPr="00000000">
        <w:rPr>
          <w:rtl w:val="0"/>
        </w:rPr>
      </w:r>
    </w:p>
    <w:p w:rsidR="00000000" w:rsidDel="00000000" w:rsidP="00000000" w:rsidRDefault="00000000" w:rsidRPr="00000000" w14:paraId="000001A6">
      <w:pPr>
        <w:spacing w:line="240" w:lineRule="auto"/>
        <w:rPr>
          <w:b w:val="1"/>
          <w:bCs w:val="1"/>
          <w:sz w:val="24"/>
          <w:szCs w:val="24"/>
          <w:shd w:fill="b6d7a8" w:val="clear"/>
        </w:rPr>
      </w:pPr>
      <w:r w:rsidDel="00000000" w:rsidR="00000000" w:rsidRPr="00000000">
        <w:rPr>
          <w:b w:val="1"/>
          <w:bCs w:val="1"/>
          <w:sz w:val="26"/>
          <w:szCs w:val="26"/>
          <w:shd w:fill="b6d7a8" w:val="clear"/>
          <w:rtl w:val="0"/>
        </w:rPr>
        <w:t xml:space="preserve">Send SMS/WhatsApp Consent</w:t>
      </w:r>
      <w:r w:rsidDel="00000000" w:rsidR="00000000" w:rsidRPr="00000000">
        <w:rPr>
          <w:rtl w:val="0"/>
        </w:rPr>
      </w:r>
    </w:p>
    <w:p w:rsidR="00000000" w:rsidDel="00000000" w:rsidP="00000000" w:rsidRDefault="00000000" w:rsidRPr="00000000" w14:paraId="000001A7">
      <w:pPr>
        <w:spacing w:line="240" w:lineRule="auto"/>
        <w:rPr>
          <w:b w:val="1"/>
          <w:bCs w:val="1"/>
          <w:sz w:val="24"/>
          <w:szCs w:val="24"/>
        </w:rPr>
      </w:pPr>
      <w:r w:rsidDel="00000000" w:rsidR="00000000" w:rsidRPr="00000000">
        <w:rPr>
          <w:b w:val="1"/>
          <w:bCs w:val="1"/>
          <w:sz w:val="24"/>
          <w:szCs w:val="24"/>
          <w:rtl w:val="0"/>
        </w:rPr>
        <w:t xml:space="preserve">Frontend:</w:t>
      </w:r>
    </w:p>
    <w:p w:rsidR="00000000" w:rsidDel="00000000" w:rsidP="00000000" w:rsidRDefault="00000000" w:rsidRPr="00000000" w14:paraId="000001A8">
      <w:pPr>
        <w:spacing w:line="240" w:lineRule="auto"/>
        <w:ind w:left="720" w:hanging="360"/>
        <w:rPr>
          <w:rFonts w:ascii="Roboto Mono" w:cs="Roboto Mono" w:eastAsia="Roboto Mono" w:hAnsi="Roboto Mono"/>
          <w:color w:val="188038"/>
          <w:sz w:val="24"/>
          <w:szCs w:val="24"/>
        </w:rPr>
      </w:pPr>
      <w:r w:rsidDel="00000000" w:rsidR="00000000" w:rsidRPr="00000000">
        <w:rPr>
          <w:sz w:val="24"/>
          <w:szCs w:val="24"/>
          <w:rtl w:val="0"/>
        </w:rPr>
        <w:t xml:space="preserve">Click button: </w:t>
      </w:r>
      <w:r w:rsidDel="00000000" w:rsidR="00000000" w:rsidRPr="00000000">
        <w:rPr>
          <w:rFonts w:ascii="Roboto Mono" w:cs="Roboto Mono" w:eastAsia="Roboto Mono" w:hAnsi="Roboto Mono"/>
          <w:color w:val="188038"/>
          <w:sz w:val="24"/>
          <w:szCs w:val="24"/>
          <w:rtl w:val="0"/>
        </w:rPr>
        <w:t xml:space="preserve">Send SMS/WhatsApp Consent</w:t>
      </w:r>
    </w:p>
    <w:p w:rsidR="00000000" w:rsidDel="00000000" w:rsidP="00000000" w:rsidRDefault="00000000" w:rsidRPr="00000000" w14:paraId="000001A9">
      <w:pPr>
        <w:spacing w:line="240" w:lineRule="auto"/>
        <w:ind w:left="720" w:hanging="360"/>
        <w:rPr>
          <w:sz w:val="24"/>
          <w:szCs w:val="24"/>
        </w:rPr>
      </w:pPr>
      <w:r w:rsidDel="00000000" w:rsidR="00000000" w:rsidRPr="00000000">
        <w:rPr>
          <w:sz w:val="24"/>
          <w:szCs w:val="24"/>
          <w:rtl w:val="0"/>
        </w:rPr>
        <w:t xml:space="preserve">Disable </w:t>
      </w:r>
      <w:r w:rsidDel="00000000" w:rsidR="00000000" w:rsidRPr="00000000">
        <w:rPr>
          <w:rFonts w:ascii="Roboto Mono" w:cs="Roboto Mono" w:eastAsia="Roboto Mono" w:hAnsi="Roboto Mono"/>
          <w:color w:val="188038"/>
          <w:sz w:val="24"/>
          <w:szCs w:val="24"/>
          <w:rtl w:val="0"/>
        </w:rPr>
        <w:t xml:space="preserve">Generate Consent PDF</w:t>
      </w:r>
      <w:r w:rsidDel="00000000" w:rsidR="00000000" w:rsidRPr="00000000">
        <w:rPr>
          <w:sz w:val="24"/>
          <w:szCs w:val="24"/>
          <w:rtl w:val="0"/>
        </w:rPr>
        <w:t xml:space="preserve"> button (mutually exclusive)</w:t>
      </w:r>
    </w:p>
    <w:p w:rsidR="00000000" w:rsidDel="00000000" w:rsidP="00000000" w:rsidRDefault="00000000" w:rsidRPr="00000000" w14:paraId="000001AA">
      <w:pPr>
        <w:spacing w:line="240" w:lineRule="auto"/>
        <w:ind w:left="720" w:hanging="360"/>
        <w:rPr>
          <w:sz w:val="24"/>
          <w:szCs w:val="24"/>
        </w:rPr>
      </w:pPr>
      <w:r w:rsidDel="00000000" w:rsidR="00000000" w:rsidRPr="00000000">
        <w:rPr>
          <w:sz w:val="24"/>
          <w:szCs w:val="24"/>
          <w:rtl w:val="0"/>
        </w:rPr>
        <w:t xml:space="preserve">Show phone number confirmation modal</w:t>
      </w:r>
    </w:p>
    <w:p w:rsidR="00000000" w:rsidDel="00000000" w:rsidP="00000000" w:rsidRDefault="00000000" w:rsidRPr="00000000" w14:paraId="000001AB">
      <w:pPr>
        <w:numPr>
          <w:ilvl w:val="0"/>
          <w:numId w:val="1"/>
        </w:numPr>
        <w:spacing w:after="0" w:afterAutospacing="0" w:line="240" w:lineRule="auto"/>
        <w:ind w:left="720" w:hanging="360"/>
        <w:rPr>
          <w:sz w:val="24"/>
          <w:szCs w:val="24"/>
          <w:u w:val="none"/>
        </w:rPr>
      </w:pPr>
      <w:r w:rsidDel="00000000" w:rsidR="00000000" w:rsidRPr="00000000">
        <w:rPr>
          <w:sz w:val="24"/>
          <w:szCs w:val="24"/>
          <w:rtl w:val="0"/>
        </w:rPr>
        <w:t xml:space="preserve">On confirm:</w:t>
      </w:r>
    </w:p>
    <w:p w:rsidR="00000000" w:rsidDel="00000000" w:rsidP="00000000" w:rsidRDefault="00000000" w:rsidRPr="00000000" w14:paraId="000001AC">
      <w:pPr>
        <w:numPr>
          <w:ilvl w:val="1"/>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Disable button, show spinner</w:t>
      </w:r>
    </w:p>
    <w:p w:rsidR="00000000" w:rsidDel="00000000" w:rsidP="00000000" w:rsidRDefault="00000000" w:rsidRPr="00000000" w14:paraId="000001AD">
      <w:pPr>
        <w:numPr>
          <w:ilvl w:val="1"/>
          <w:numId w:val="1"/>
        </w:numPr>
        <w:spacing w:after="0" w:afterAutospacing="0" w:before="0" w:beforeAutospacing="0" w:line="240" w:lineRule="auto"/>
        <w:ind w:left="1440" w:hanging="360"/>
        <w:rPr>
          <w:sz w:val="24"/>
          <w:szCs w:val="24"/>
        </w:rPr>
      </w:pPr>
      <w:r w:rsidDel="00000000" w:rsidR="00000000" w:rsidRPr="00000000">
        <w:rPr>
          <w:sz w:val="24"/>
          <w:szCs w:val="24"/>
          <w:rtl w:val="0"/>
        </w:rPr>
        <w:t xml:space="preserve">Call API</w:t>
      </w:r>
      <w:r w:rsidDel="00000000" w:rsidR="00000000" w:rsidRPr="00000000">
        <w:rPr>
          <w:rtl w:val="0"/>
        </w:rPr>
      </w:r>
    </w:p>
    <w:p w:rsidR="00000000" w:rsidDel="00000000" w:rsidP="00000000" w:rsidRDefault="00000000" w:rsidRPr="00000000" w14:paraId="000001AE">
      <w:pPr>
        <w:numPr>
          <w:ilvl w:val="0"/>
          <w:numId w:val="2"/>
        </w:numPr>
        <w:spacing w:line="240" w:lineRule="auto"/>
        <w:ind w:left="720" w:hanging="360"/>
        <w:rPr>
          <w:sz w:val="20"/>
          <w:szCs w:val="20"/>
        </w:rPr>
      </w:pPr>
      <w:r w:rsidDel="00000000" w:rsidR="00000000" w:rsidRPr="00000000">
        <w:rPr>
          <w:sz w:val="24"/>
          <w:szCs w:val="24"/>
          <w:rtl w:val="0"/>
        </w:rPr>
        <w:t xml:space="preserve">On success:</w:t>
      </w:r>
    </w:p>
    <w:p w:rsidR="00000000" w:rsidDel="00000000" w:rsidP="00000000" w:rsidRDefault="00000000" w:rsidRPr="00000000" w14:paraId="000001AF">
      <w:pPr>
        <w:numPr>
          <w:ilvl w:val="1"/>
          <w:numId w:val="2"/>
        </w:numPr>
        <w:spacing w:line="240" w:lineRule="auto"/>
        <w:ind w:left="1440" w:hanging="360"/>
        <w:rPr>
          <w:sz w:val="20"/>
          <w:szCs w:val="20"/>
        </w:rPr>
      </w:pPr>
      <w:r w:rsidDel="00000000" w:rsidR="00000000" w:rsidRPr="00000000">
        <w:rPr>
          <w:sz w:val="24"/>
          <w:szCs w:val="24"/>
          <w:rtl w:val="0"/>
        </w:rPr>
        <w:t xml:space="preserve">Show toast: 'Consent form sent to customer'</w:t>
      </w:r>
    </w:p>
    <w:p w:rsidR="00000000" w:rsidDel="00000000" w:rsidP="00000000" w:rsidRDefault="00000000" w:rsidRPr="00000000" w14:paraId="000001B0">
      <w:pPr>
        <w:numPr>
          <w:ilvl w:val="1"/>
          <w:numId w:val="2"/>
        </w:numPr>
        <w:spacing w:line="240" w:lineRule="auto"/>
        <w:ind w:left="1440" w:hanging="360"/>
        <w:rPr>
          <w:sz w:val="20"/>
          <w:szCs w:val="20"/>
        </w:rPr>
      </w:pPr>
      <w:r w:rsidDel="00000000" w:rsidR="00000000" w:rsidRPr="00000000">
        <w:rPr>
          <w:sz w:val="24"/>
          <w:szCs w:val="24"/>
          <w:rtl w:val="0"/>
        </w:rPr>
        <w:t xml:space="preserve">Update Consent Status: 'Link_sent (SMS/WhatsApp delivered)'</w:t>
      </w:r>
    </w:p>
    <w:p w:rsidR="00000000" w:rsidDel="00000000" w:rsidP="00000000" w:rsidRDefault="00000000" w:rsidRPr="00000000" w14:paraId="000001B1">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B2">
      <w:pPr>
        <w:spacing w:line="240" w:lineRule="auto"/>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1B3">
      <w:pPr>
        <w:spacing w:line="240" w:lineRule="auto"/>
        <w:ind w:left="720" w:firstLine="0"/>
        <w:rPr>
          <w:sz w:val="24"/>
          <w:szCs w:val="24"/>
        </w:rPr>
      </w:pPr>
      <w:r w:rsidDel="00000000" w:rsidR="00000000" w:rsidRPr="00000000">
        <w:rPr>
          <w:sz w:val="24"/>
          <w:szCs w:val="24"/>
          <w:rtl w:val="0"/>
        </w:rPr>
        <w:t xml:space="preserve">POST /api/kyc/:leadId/consent/digital/send-link</w:t>
      </w:r>
    </w:p>
    <w:p w:rsidR="00000000" w:rsidDel="00000000" w:rsidP="00000000" w:rsidRDefault="00000000" w:rsidRPr="00000000" w14:paraId="000001B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B5">
      <w:pPr>
        <w:spacing w:line="240" w:lineRule="auto"/>
        <w:ind w:left="720" w:firstLine="0"/>
        <w:rPr>
          <w:sz w:val="24"/>
          <w:szCs w:val="24"/>
        </w:rPr>
      </w:pPr>
      <w:r w:rsidDel="00000000" w:rsidR="00000000" w:rsidRPr="00000000">
        <w:rPr>
          <w:sz w:val="24"/>
          <w:szCs w:val="24"/>
          <w:rtl w:val="0"/>
        </w:rPr>
        <w:t xml:space="preserve">Request Body:</w:t>
      </w:r>
    </w:p>
    <w:p w:rsidR="00000000" w:rsidDel="00000000" w:rsidP="00000000" w:rsidRDefault="00000000" w:rsidRPr="00000000" w14:paraId="000001B6">
      <w:pPr>
        <w:spacing w:line="24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B7">
      <w:pPr>
        <w:spacing w:line="240" w:lineRule="auto"/>
        <w:ind w:left="720" w:firstLine="0"/>
        <w:rPr>
          <w:sz w:val="24"/>
          <w:szCs w:val="24"/>
        </w:rPr>
      </w:pPr>
      <w:r w:rsidDel="00000000" w:rsidR="00000000" w:rsidRPr="00000000">
        <w:rPr>
          <w:sz w:val="24"/>
          <w:szCs w:val="24"/>
          <w:rtl w:val="0"/>
        </w:rPr>
        <w:t xml:space="preserve">  leadId: "IT-2026-0000123",</w:t>
      </w:r>
    </w:p>
    <w:p w:rsidR="00000000" w:rsidDel="00000000" w:rsidP="00000000" w:rsidRDefault="00000000" w:rsidRPr="00000000" w14:paraId="000001B8">
      <w:pPr>
        <w:spacing w:line="240" w:lineRule="auto"/>
        <w:ind w:left="720" w:firstLine="0"/>
        <w:rPr>
          <w:sz w:val="24"/>
          <w:szCs w:val="24"/>
        </w:rPr>
      </w:pPr>
      <w:r w:rsidDel="00000000" w:rsidR="00000000" w:rsidRPr="00000000">
        <w:rPr>
          <w:sz w:val="24"/>
          <w:szCs w:val="24"/>
          <w:rtl w:val="0"/>
        </w:rPr>
        <w:t xml:space="preserve">  customerPhone: "+919876543210",</w:t>
      </w:r>
    </w:p>
    <w:p w:rsidR="00000000" w:rsidDel="00000000" w:rsidP="00000000" w:rsidRDefault="00000000" w:rsidRPr="00000000" w14:paraId="000001B9">
      <w:pPr>
        <w:spacing w:line="240" w:lineRule="auto"/>
        <w:ind w:left="720" w:firstLine="0"/>
        <w:rPr>
          <w:sz w:val="24"/>
          <w:szCs w:val="24"/>
        </w:rPr>
      </w:pPr>
      <w:r w:rsidDel="00000000" w:rsidR="00000000" w:rsidRPr="00000000">
        <w:rPr>
          <w:sz w:val="24"/>
          <w:szCs w:val="24"/>
          <w:rtl w:val="0"/>
        </w:rPr>
        <w:t xml:space="preserve">  channel: "whatsapp" | "sms"</w:t>
      </w:r>
    </w:p>
    <w:p w:rsidR="00000000" w:rsidDel="00000000" w:rsidP="00000000" w:rsidRDefault="00000000" w:rsidRPr="00000000" w14:paraId="000001BA">
      <w:pPr>
        <w:spacing w:line="24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B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BC">
      <w:pPr>
        <w:spacing w:line="240" w:lineRule="auto"/>
        <w:ind w:left="720" w:firstLine="0"/>
        <w:rPr>
          <w:sz w:val="24"/>
          <w:szCs w:val="24"/>
        </w:rPr>
      </w:pPr>
      <w:r w:rsidDel="00000000" w:rsidR="00000000" w:rsidRPr="00000000">
        <w:rPr>
          <w:sz w:val="24"/>
          <w:szCs w:val="24"/>
          <w:rtl w:val="0"/>
        </w:rPr>
        <w:t xml:space="preserve">Response:</w:t>
      </w:r>
    </w:p>
    <w:p w:rsidR="00000000" w:rsidDel="00000000" w:rsidP="00000000" w:rsidRDefault="00000000" w:rsidRPr="00000000" w14:paraId="000001BD">
      <w:pPr>
        <w:spacing w:line="24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BE">
      <w:pPr>
        <w:spacing w:line="240" w:lineRule="auto"/>
        <w:ind w:left="720" w:firstLine="0"/>
        <w:rPr>
          <w:sz w:val="24"/>
          <w:szCs w:val="24"/>
        </w:rPr>
      </w:pPr>
      <w:r w:rsidDel="00000000" w:rsidR="00000000" w:rsidRPr="00000000">
        <w:rPr>
          <w:sz w:val="24"/>
          <w:szCs w:val="24"/>
          <w:rtl w:val="0"/>
        </w:rPr>
        <w:t xml:space="preserve">  success: true,</w:t>
      </w:r>
    </w:p>
    <w:p w:rsidR="00000000" w:rsidDel="00000000" w:rsidP="00000000" w:rsidRDefault="00000000" w:rsidRPr="00000000" w14:paraId="000001BF">
      <w:pPr>
        <w:spacing w:line="240" w:lineRule="auto"/>
        <w:ind w:left="720" w:firstLine="0"/>
        <w:rPr>
          <w:sz w:val="24"/>
          <w:szCs w:val="24"/>
        </w:rPr>
      </w:pPr>
      <w:r w:rsidDel="00000000" w:rsidR="00000000" w:rsidRPr="00000000">
        <w:rPr>
          <w:sz w:val="24"/>
          <w:szCs w:val="24"/>
          <w:rtl w:val="0"/>
        </w:rPr>
        <w:t xml:space="preserve">  consentLinkId: "CL-20260726-001",</w:t>
      </w:r>
    </w:p>
    <w:p w:rsidR="00000000" w:rsidDel="00000000" w:rsidP="00000000" w:rsidRDefault="00000000" w:rsidRPr="00000000" w14:paraId="000001C0">
      <w:pPr>
        <w:spacing w:line="240" w:lineRule="auto"/>
        <w:ind w:left="720" w:firstLine="0"/>
        <w:rPr>
          <w:sz w:val="24"/>
          <w:szCs w:val="24"/>
        </w:rPr>
      </w:pPr>
      <w:r w:rsidDel="00000000" w:rsidR="00000000" w:rsidRPr="00000000">
        <w:rPr>
          <w:sz w:val="24"/>
          <w:szCs w:val="24"/>
          <w:rtl w:val="0"/>
        </w:rPr>
        <w:t xml:space="preserve">  linkUrl: "https://itarang.com/consent/CL-20260726-001",</w:t>
      </w:r>
    </w:p>
    <w:p w:rsidR="00000000" w:rsidDel="00000000" w:rsidP="00000000" w:rsidRDefault="00000000" w:rsidRPr="00000000" w14:paraId="000001C1">
      <w:pPr>
        <w:spacing w:line="240" w:lineRule="auto"/>
        <w:ind w:left="720" w:firstLine="0"/>
        <w:rPr>
          <w:sz w:val="24"/>
          <w:szCs w:val="24"/>
        </w:rPr>
      </w:pPr>
      <w:r w:rsidDel="00000000" w:rsidR="00000000" w:rsidRPr="00000000">
        <w:rPr>
          <w:sz w:val="24"/>
          <w:szCs w:val="24"/>
          <w:rtl w:val="0"/>
        </w:rPr>
        <w:t xml:space="preserve">  expiresAt: "2026-07-27T10:30:00Z",</w:t>
      </w:r>
    </w:p>
    <w:p w:rsidR="00000000" w:rsidDel="00000000" w:rsidP="00000000" w:rsidRDefault="00000000" w:rsidRPr="00000000" w14:paraId="000001C2">
      <w:pPr>
        <w:spacing w:line="240" w:lineRule="auto"/>
        <w:ind w:left="720" w:firstLine="0"/>
        <w:rPr>
          <w:sz w:val="24"/>
          <w:szCs w:val="24"/>
        </w:rPr>
      </w:pPr>
      <w:r w:rsidDel="00000000" w:rsidR="00000000" w:rsidRPr="00000000">
        <w:rPr>
          <w:sz w:val="24"/>
          <w:szCs w:val="24"/>
          <w:rtl w:val="0"/>
        </w:rPr>
        <w:t xml:space="preserve">  deliveryStatus: "sent"</w:t>
      </w:r>
    </w:p>
    <w:p w:rsidR="00000000" w:rsidDel="00000000" w:rsidP="00000000" w:rsidRDefault="00000000" w:rsidRPr="00000000" w14:paraId="000001C3">
      <w:pPr>
        <w:spacing w:line="24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C5">
      <w:pPr>
        <w:spacing w:line="240" w:lineRule="auto"/>
        <w:ind w:left="720" w:firstLine="0"/>
        <w:rPr>
          <w:sz w:val="24"/>
          <w:szCs w:val="24"/>
        </w:rPr>
      </w:pPr>
      <w:r w:rsidDel="00000000" w:rsidR="00000000" w:rsidRPr="00000000">
        <w:rPr>
          <w:sz w:val="24"/>
          <w:szCs w:val="24"/>
          <w:rtl w:val="0"/>
        </w:rPr>
        <w:t xml:space="preserve">Database Updates:</w:t>
      </w:r>
    </w:p>
    <w:p w:rsidR="00000000" w:rsidDel="00000000" w:rsidP="00000000" w:rsidRDefault="00000000" w:rsidRPr="00000000" w14:paraId="000001C6">
      <w:pPr>
        <w:spacing w:line="240" w:lineRule="auto"/>
        <w:ind w:left="720" w:firstLine="0"/>
        <w:rPr>
          <w:sz w:val="24"/>
          <w:szCs w:val="24"/>
        </w:rPr>
      </w:pPr>
      <w:r w:rsidDel="00000000" w:rsidR="00000000" w:rsidRPr="00000000">
        <w:rPr>
          <w:sz w:val="24"/>
          <w:szCs w:val="24"/>
          <w:rtl w:val="0"/>
        </w:rPr>
        <w:t xml:space="preserve">- consent_status = 'link_sent'</w:t>
      </w:r>
    </w:p>
    <w:p w:rsidR="00000000" w:rsidDel="00000000" w:rsidP="00000000" w:rsidRDefault="00000000" w:rsidRPr="00000000" w14:paraId="000001C7">
      <w:pPr>
        <w:spacing w:line="240" w:lineRule="auto"/>
        <w:ind w:left="720" w:firstLine="0"/>
        <w:rPr>
          <w:sz w:val="24"/>
          <w:szCs w:val="24"/>
        </w:rPr>
      </w:pPr>
      <w:r w:rsidDel="00000000" w:rsidR="00000000" w:rsidRPr="00000000">
        <w:rPr>
          <w:sz w:val="24"/>
          <w:szCs w:val="24"/>
          <w:rtl w:val="0"/>
        </w:rPr>
        <w:t xml:space="preserve">- consent_link_sent_at = CURRENT_TIMESTAMP</w:t>
      </w:r>
    </w:p>
    <w:p w:rsidR="00000000" w:rsidDel="00000000" w:rsidP="00000000" w:rsidRDefault="00000000" w:rsidRPr="00000000" w14:paraId="000001C8">
      <w:pPr>
        <w:spacing w:line="240" w:lineRule="auto"/>
        <w:ind w:left="720" w:firstLine="0"/>
        <w:rPr>
          <w:sz w:val="24"/>
          <w:szCs w:val="24"/>
        </w:rPr>
      </w:pPr>
      <w:r w:rsidDel="00000000" w:rsidR="00000000" w:rsidRPr="00000000">
        <w:rPr>
          <w:sz w:val="24"/>
          <w:szCs w:val="24"/>
          <w:rtl w:val="0"/>
        </w:rPr>
        <w:t xml:space="preserve">- consent_link_expires_at = CURRENT_TIMESTAMP + INTERVAL 24 HOUR</w:t>
      </w:r>
    </w:p>
    <w:p w:rsidR="00000000" w:rsidDel="00000000" w:rsidP="00000000" w:rsidRDefault="00000000" w:rsidRPr="00000000" w14:paraId="000001C9">
      <w:pPr>
        <w:spacing w:line="240" w:lineRule="auto"/>
        <w:ind w:left="720" w:firstLine="0"/>
        <w:rPr>
          <w:sz w:val="24"/>
          <w:szCs w:val="24"/>
        </w:rPr>
      </w:pPr>
      <w:r w:rsidDel="00000000" w:rsidR="00000000" w:rsidRPr="00000000">
        <w:rPr>
          <w:sz w:val="24"/>
          <w:szCs w:val="24"/>
          <w:rtl w:val="0"/>
        </w:rPr>
        <w:t xml:space="preserve">- consent_link_url = generated_url</w:t>
      </w:r>
    </w:p>
    <w:p w:rsidR="00000000" w:rsidDel="00000000" w:rsidP="00000000" w:rsidRDefault="00000000" w:rsidRPr="00000000" w14:paraId="000001CA">
      <w:pPr>
        <w:spacing w:line="240" w:lineRule="auto"/>
        <w:ind w:left="720" w:firstLine="0"/>
        <w:rPr>
          <w:sz w:val="24"/>
          <w:szCs w:val="24"/>
        </w:rPr>
      </w:pPr>
      <w:r w:rsidDel="00000000" w:rsidR="00000000" w:rsidRPr="00000000">
        <w:rPr>
          <w:sz w:val="24"/>
          <w:szCs w:val="24"/>
          <w:rtl w:val="0"/>
        </w:rPr>
        <w:t xml:space="preserve">- consent_delivery_channel = 'whatsapp' | 'sms'</w:t>
      </w:r>
    </w:p>
    <w:p w:rsidR="00000000" w:rsidDel="00000000" w:rsidP="00000000" w:rsidRDefault="00000000" w:rsidRPr="00000000" w14:paraId="000001CB">
      <w:pPr>
        <w:spacing w:line="24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C">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CD">
      <w:pPr>
        <w:spacing w:line="240" w:lineRule="auto"/>
        <w:ind w:left="720" w:firstLine="0"/>
        <w:rPr>
          <w:sz w:val="24"/>
          <w:szCs w:val="24"/>
        </w:rPr>
      </w:pPr>
      <w:r w:rsidDel="00000000" w:rsidR="00000000" w:rsidRPr="00000000">
        <w:rPr>
          <w:sz w:val="24"/>
          <w:szCs w:val="24"/>
          <w:rtl w:val="0"/>
        </w:rPr>
        <w:t xml:space="preserve">**SMS/WhatsApp Template:**</w:t>
      </w:r>
    </w:p>
    <w:p w:rsidR="00000000" w:rsidDel="00000000" w:rsidP="00000000" w:rsidRDefault="00000000" w:rsidRPr="00000000" w14:paraId="000001CE">
      <w:pPr>
        <w:spacing w:line="24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F">
      <w:pPr>
        <w:spacing w:line="240" w:lineRule="auto"/>
        <w:ind w:left="720" w:firstLine="0"/>
        <w:rPr>
          <w:sz w:val="24"/>
          <w:szCs w:val="24"/>
        </w:rPr>
      </w:pPr>
      <w:r w:rsidDel="00000000" w:rsidR="00000000" w:rsidRPr="00000000">
        <w:rPr>
          <w:sz w:val="24"/>
          <w:szCs w:val="24"/>
          <w:rtl w:val="0"/>
        </w:rPr>
        <w:t xml:space="preserve">Hi {CustomerName},</w:t>
      </w:r>
    </w:p>
    <w:p w:rsidR="00000000" w:rsidDel="00000000" w:rsidP="00000000" w:rsidRDefault="00000000" w:rsidRPr="00000000" w14:paraId="000001D0">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D1">
      <w:pPr>
        <w:spacing w:line="240" w:lineRule="auto"/>
        <w:ind w:left="720" w:firstLine="0"/>
        <w:rPr>
          <w:sz w:val="24"/>
          <w:szCs w:val="24"/>
        </w:rPr>
      </w:pPr>
      <w:r w:rsidDel="00000000" w:rsidR="00000000" w:rsidRPr="00000000">
        <w:rPr>
          <w:sz w:val="24"/>
          <w:szCs w:val="24"/>
          <w:rtl w:val="0"/>
        </w:rPr>
        <w:t xml:space="preserve">iTarang requires your consent to process your loan application.</w:t>
      </w:r>
    </w:p>
    <w:p w:rsidR="00000000" w:rsidDel="00000000" w:rsidP="00000000" w:rsidRDefault="00000000" w:rsidRPr="00000000" w14:paraId="000001D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D3">
      <w:pPr>
        <w:spacing w:line="240" w:lineRule="auto"/>
        <w:ind w:left="720" w:firstLine="0"/>
        <w:rPr>
          <w:sz w:val="24"/>
          <w:szCs w:val="24"/>
        </w:rPr>
      </w:pPr>
      <w:r w:rsidDel="00000000" w:rsidR="00000000" w:rsidRPr="00000000">
        <w:rPr>
          <w:sz w:val="24"/>
          <w:szCs w:val="24"/>
          <w:rtl w:val="0"/>
        </w:rPr>
        <w:t xml:space="preserve">Click here to review and sign digitally:</w:t>
      </w:r>
    </w:p>
    <w:p w:rsidR="00000000" w:rsidDel="00000000" w:rsidP="00000000" w:rsidRDefault="00000000" w:rsidRPr="00000000" w14:paraId="000001D4">
      <w:pPr>
        <w:spacing w:line="240" w:lineRule="auto"/>
        <w:ind w:left="720" w:firstLine="0"/>
        <w:rPr>
          <w:sz w:val="24"/>
          <w:szCs w:val="24"/>
        </w:rPr>
      </w:pPr>
      <w:r w:rsidDel="00000000" w:rsidR="00000000" w:rsidRPr="00000000">
        <w:rPr>
          <w:sz w:val="24"/>
          <w:szCs w:val="24"/>
          <w:rtl w:val="0"/>
        </w:rPr>
        <w:t xml:space="preserve">{ConsentLink}</w:t>
      </w:r>
    </w:p>
    <w:p w:rsidR="00000000" w:rsidDel="00000000" w:rsidP="00000000" w:rsidRDefault="00000000" w:rsidRPr="00000000" w14:paraId="000001D5">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D6">
      <w:pPr>
        <w:spacing w:line="240" w:lineRule="auto"/>
        <w:ind w:left="720" w:firstLine="0"/>
        <w:rPr>
          <w:sz w:val="24"/>
          <w:szCs w:val="24"/>
        </w:rPr>
      </w:pPr>
      <w:r w:rsidDel="00000000" w:rsidR="00000000" w:rsidRPr="00000000">
        <w:rPr>
          <w:sz w:val="24"/>
          <w:szCs w:val="24"/>
          <w:rtl w:val="0"/>
        </w:rPr>
        <w:t xml:space="preserve">This link expires in 24 hours.</w:t>
      </w:r>
    </w:p>
    <w:p w:rsidR="00000000" w:rsidDel="00000000" w:rsidP="00000000" w:rsidRDefault="00000000" w:rsidRPr="00000000" w14:paraId="000001D7">
      <w:pPr>
        <w:spacing w:line="240" w:lineRule="auto"/>
        <w:ind w:left="720" w:firstLine="0"/>
        <w:rPr>
          <w:sz w:val="24"/>
          <w:szCs w:val="24"/>
        </w:rPr>
      </w:pPr>
      <w:r w:rsidDel="00000000" w:rsidR="00000000" w:rsidRPr="00000000">
        <w:rPr>
          <w:sz w:val="24"/>
          <w:szCs w:val="24"/>
          <w:rtl w:val="0"/>
        </w:rPr>
        <w:t xml:space="preserve">Uses Aadhaar-based eSign (100% secure)</w:t>
      </w:r>
    </w:p>
    <w:p w:rsidR="00000000" w:rsidDel="00000000" w:rsidP="00000000" w:rsidRDefault="00000000" w:rsidRPr="00000000" w14:paraId="000001D8">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D9">
      <w:pPr>
        <w:spacing w:line="240" w:lineRule="auto"/>
        <w:ind w:left="720" w:firstLine="0"/>
        <w:rPr>
          <w:sz w:val="24"/>
          <w:szCs w:val="24"/>
        </w:rPr>
      </w:pPr>
      <w:r w:rsidDel="00000000" w:rsidR="00000000" w:rsidRPr="00000000">
        <w:rPr>
          <w:sz w:val="24"/>
          <w:szCs w:val="24"/>
          <w:rtl w:val="0"/>
        </w:rPr>
        <w:t xml:space="preserve">Questions? Call 1800-XXX-XXXX</w:t>
      </w:r>
    </w:p>
    <w:p w:rsidR="00000000" w:rsidDel="00000000" w:rsidP="00000000" w:rsidRDefault="00000000" w:rsidRPr="00000000" w14:paraId="000001DA">
      <w:pPr>
        <w:spacing w:line="240" w:lineRule="auto"/>
        <w:ind w:left="720" w:firstLine="0"/>
        <w:rPr>
          <w:sz w:val="24"/>
          <w:szCs w:val="24"/>
        </w:rPr>
      </w:pPr>
      <w:r w:rsidDel="00000000" w:rsidR="00000000" w:rsidRPr="00000000">
        <w:rPr>
          <w:sz w:val="24"/>
          <w:szCs w:val="24"/>
          <w:rtl w:val="0"/>
        </w:rPr>
        <w:t xml:space="preserve">- Team iTarang</w:t>
      </w:r>
    </w:p>
    <w:p w:rsidR="00000000" w:rsidDel="00000000" w:rsidP="00000000" w:rsidRDefault="00000000" w:rsidRPr="00000000" w14:paraId="000001D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DC">
      <w:pPr>
        <w:spacing w:line="240" w:lineRule="auto"/>
        <w:ind w:left="0" w:firstLine="0"/>
        <w:rPr>
          <w:b w:val="1"/>
          <w:bCs w:val="1"/>
          <w:sz w:val="24"/>
          <w:szCs w:val="24"/>
        </w:rPr>
      </w:pPr>
      <w:r w:rsidDel="00000000" w:rsidR="00000000" w:rsidRPr="00000000">
        <w:rPr>
          <w:b w:val="1"/>
          <w:bCs w:val="1"/>
          <w:sz w:val="26"/>
          <w:szCs w:val="26"/>
          <w:shd w:fill="b6d7a8" w:val="clear"/>
          <w:rtl w:val="0"/>
        </w:rPr>
        <w:t xml:space="preserve">Link Expiry Handler:</w:t>
      </w:r>
      <w:r w:rsidDel="00000000" w:rsidR="00000000" w:rsidRPr="00000000">
        <w:rPr>
          <w:rtl w:val="0"/>
        </w:rPr>
      </w:r>
    </w:p>
    <w:p w:rsidR="00000000" w:rsidDel="00000000" w:rsidP="00000000" w:rsidRDefault="00000000" w:rsidRPr="00000000" w14:paraId="000001DD">
      <w:pPr>
        <w:spacing w:line="240" w:lineRule="auto"/>
        <w:ind w:firstLine="720"/>
        <w:rPr>
          <w:sz w:val="24"/>
          <w:szCs w:val="24"/>
        </w:rPr>
      </w:pPr>
      <w:r w:rsidDel="00000000" w:rsidR="00000000" w:rsidRPr="00000000">
        <w:rPr>
          <w:sz w:val="24"/>
          <w:szCs w:val="24"/>
          <w:rtl w:val="0"/>
        </w:rPr>
        <w:t xml:space="preserve">Cron job runs every hour</w:t>
      </w:r>
    </w:p>
    <w:p w:rsidR="00000000" w:rsidDel="00000000" w:rsidP="00000000" w:rsidRDefault="00000000" w:rsidRPr="00000000" w14:paraId="000001DE">
      <w:pPr>
        <w:spacing w:line="240" w:lineRule="auto"/>
        <w:ind w:firstLine="720"/>
        <w:rPr>
          <w:sz w:val="24"/>
          <w:szCs w:val="24"/>
        </w:rPr>
      </w:pPr>
      <w:r w:rsidDel="00000000" w:rsidR="00000000" w:rsidRPr="00000000">
        <w:rPr>
          <w:sz w:val="24"/>
          <w:szCs w:val="24"/>
          <w:rtl w:val="0"/>
        </w:rPr>
        <w:t xml:space="preserve">If </w:t>
      </w:r>
      <w:r w:rsidDel="00000000" w:rsidR="00000000" w:rsidRPr="00000000">
        <w:rPr>
          <w:rFonts w:ascii="Roboto Mono" w:cs="Roboto Mono" w:eastAsia="Roboto Mono" w:hAnsi="Roboto Mono"/>
          <w:color w:val="188038"/>
          <w:sz w:val="24"/>
          <w:szCs w:val="24"/>
          <w:rtl w:val="0"/>
        </w:rPr>
        <w:t xml:space="preserve">consent_link_expires_at &lt; NOW</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consent_status = 'link_sent'</w:t>
      </w:r>
      <w:r w:rsidDel="00000000" w:rsidR="00000000" w:rsidRPr="00000000">
        <w:rPr>
          <w:sz w:val="24"/>
          <w:szCs w:val="24"/>
          <w:rtl w:val="0"/>
        </w:rPr>
        <w:t xml:space="preserve">:</w:t>
      </w:r>
    </w:p>
    <w:p w:rsidR="00000000" w:rsidDel="00000000" w:rsidP="00000000" w:rsidRDefault="00000000" w:rsidRPr="00000000" w14:paraId="000001DF">
      <w:pPr>
        <w:numPr>
          <w:ilvl w:val="0"/>
          <w:numId w:val="27"/>
        </w:numPr>
        <w:spacing w:after="0" w:afterAutospacing="0" w:before="240" w:line="240" w:lineRule="auto"/>
        <w:ind w:left="1440" w:hanging="360"/>
        <w:rPr>
          <w:sz w:val="24"/>
          <w:szCs w:val="24"/>
        </w:rPr>
      </w:pPr>
      <w:r w:rsidDel="00000000" w:rsidR="00000000" w:rsidRPr="00000000">
        <w:rPr>
          <w:sz w:val="24"/>
          <w:szCs w:val="24"/>
          <w:rtl w:val="0"/>
        </w:rPr>
        <w:t xml:space="preserve">Set </w:t>
      </w:r>
      <w:r w:rsidDel="00000000" w:rsidR="00000000" w:rsidRPr="00000000">
        <w:rPr>
          <w:rFonts w:ascii="Roboto Mono" w:cs="Roboto Mono" w:eastAsia="Roboto Mono" w:hAnsi="Roboto Mono"/>
          <w:color w:val="188038"/>
          <w:sz w:val="24"/>
          <w:szCs w:val="24"/>
          <w:rtl w:val="0"/>
        </w:rPr>
        <w:t xml:space="preserve">consent_status = 'expired'</w:t>
      </w:r>
    </w:p>
    <w:p w:rsidR="00000000" w:rsidDel="00000000" w:rsidP="00000000" w:rsidRDefault="00000000" w:rsidRPr="00000000" w14:paraId="000001E0">
      <w:pPr>
        <w:numPr>
          <w:ilvl w:val="0"/>
          <w:numId w:val="27"/>
        </w:numPr>
        <w:spacing w:after="0" w:afterAutospacing="0" w:before="0" w:beforeAutospacing="0" w:line="240" w:lineRule="auto"/>
        <w:ind w:left="1440" w:hanging="360"/>
        <w:rPr>
          <w:sz w:val="24"/>
          <w:szCs w:val="24"/>
        </w:rPr>
      </w:pPr>
      <w:r w:rsidDel="00000000" w:rsidR="00000000" w:rsidRPr="00000000">
        <w:rPr>
          <w:sz w:val="24"/>
          <w:szCs w:val="24"/>
          <w:rtl w:val="0"/>
        </w:rPr>
        <w:t xml:space="preserve">Send notification to dealer: "Consent link expired for Lead #{leadId}"</w:t>
      </w:r>
    </w:p>
    <w:p w:rsidR="00000000" w:rsidDel="00000000" w:rsidP="00000000" w:rsidRDefault="00000000" w:rsidRPr="00000000" w14:paraId="000001E1">
      <w:pPr>
        <w:numPr>
          <w:ilvl w:val="0"/>
          <w:numId w:val="27"/>
        </w:numPr>
        <w:spacing w:after="240" w:before="0" w:beforeAutospacing="0" w:line="240" w:lineRule="auto"/>
        <w:ind w:left="1440" w:hanging="360"/>
        <w:rPr>
          <w:sz w:val="24"/>
          <w:szCs w:val="24"/>
        </w:rPr>
      </w:pPr>
      <w:r w:rsidDel="00000000" w:rsidR="00000000" w:rsidRPr="00000000">
        <w:rPr>
          <w:sz w:val="24"/>
          <w:szCs w:val="24"/>
          <w:rtl w:val="0"/>
        </w:rPr>
        <w:t xml:space="preserve">Show "Resend Consent" button in UI</w:t>
      </w:r>
    </w:p>
    <w:p w:rsidR="00000000" w:rsidDel="00000000" w:rsidP="00000000" w:rsidRDefault="00000000" w:rsidRPr="00000000" w14:paraId="000001E2">
      <w:pPr>
        <w:spacing w:after="240" w:before="240" w:line="240" w:lineRule="auto"/>
        <w:rPr>
          <w:b w:val="1"/>
          <w:bCs w:val="1"/>
          <w:sz w:val="26"/>
          <w:szCs w:val="26"/>
          <w:shd w:fill="b6d7a8" w:val="clear"/>
        </w:rPr>
      </w:pPr>
      <w:r w:rsidDel="00000000" w:rsidR="00000000" w:rsidRPr="00000000">
        <w:rPr>
          <w:b w:val="1"/>
          <w:bCs w:val="1"/>
          <w:sz w:val="26"/>
          <w:szCs w:val="26"/>
          <w:shd w:fill="b6d7a8" w:val="clear"/>
          <w:rtl w:val="0"/>
        </w:rPr>
        <w:t xml:space="preserve">Customer Completes Aadhaar eSign</w:t>
      </w:r>
    </w:p>
    <w:p w:rsidR="00000000" w:rsidDel="00000000" w:rsidP="00000000" w:rsidRDefault="00000000" w:rsidRPr="00000000" w14:paraId="000001E3">
      <w:pPr>
        <w:spacing w:after="240" w:before="240" w:line="240" w:lineRule="auto"/>
        <w:ind w:left="0" w:firstLine="0"/>
        <w:rPr>
          <w:b w:val="1"/>
          <w:bCs w:val="1"/>
          <w:sz w:val="24"/>
          <w:szCs w:val="24"/>
        </w:rPr>
      </w:pPr>
      <w:r w:rsidDel="00000000" w:rsidR="00000000" w:rsidRPr="00000000">
        <w:rPr>
          <w:b w:val="1"/>
          <w:bCs w:val="1"/>
          <w:sz w:val="24"/>
          <w:szCs w:val="24"/>
          <w:rtl w:val="0"/>
        </w:rPr>
        <w:t xml:space="preserve">Customer-Side Flow (External Page)</w:t>
      </w:r>
    </w:p>
    <w:p w:rsidR="00000000" w:rsidDel="00000000" w:rsidP="00000000" w:rsidRDefault="00000000" w:rsidRPr="00000000" w14:paraId="000001E4">
      <w:pPr>
        <w:numPr>
          <w:ilvl w:val="0"/>
          <w:numId w:val="81"/>
        </w:numPr>
        <w:spacing w:after="0" w:afterAutospacing="0" w:before="240" w:line="240" w:lineRule="auto"/>
        <w:ind w:left="720" w:hanging="360"/>
        <w:rPr>
          <w:sz w:val="24"/>
          <w:szCs w:val="24"/>
          <w:u w:val="none"/>
        </w:rPr>
      </w:pPr>
      <w:r w:rsidDel="00000000" w:rsidR="00000000" w:rsidRPr="00000000">
        <w:rPr>
          <w:sz w:val="24"/>
          <w:szCs w:val="24"/>
          <w:rtl w:val="0"/>
        </w:rPr>
        <w:t xml:space="preserve">Customer clicks consent link</w:t>
      </w:r>
    </w:p>
    <w:p w:rsidR="00000000" w:rsidDel="00000000" w:rsidP="00000000" w:rsidRDefault="00000000" w:rsidRPr="00000000" w14:paraId="000001E5">
      <w:pPr>
        <w:numPr>
          <w:ilvl w:val="0"/>
          <w:numId w:val="8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System records: </w:t>
      </w:r>
      <w:r w:rsidDel="00000000" w:rsidR="00000000" w:rsidRPr="00000000">
        <w:rPr>
          <w:rFonts w:ascii="Roboto Mono" w:cs="Roboto Mono" w:eastAsia="Roboto Mono" w:hAnsi="Roboto Mono"/>
          <w:color w:val="188038"/>
          <w:sz w:val="24"/>
          <w:szCs w:val="24"/>
          <w:rtl w:val="0"/>
        </w:rPr>
        <w:t xml:space="preserve">consent_status = 'link_opened'</w:t>
      </w:r>
    </w:p>
    <w:p w:rsidR="00000000" w:rsidDel="00000000" w:rsidP="00000000" w:rsidRDefault="00000000" w:rsidRPr="00000000" w14:paraId="000001E6">
      <w:pPr>
        <w:numPr>
          <w:ilvl w:val="0"/>
          <w:numId w:val="8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Customer reviews consent text </w:t>
      </w:r>
      <w:hyperlink r:id="rId11">
        <w:r w:rsidDel="00000000" w:rsidR="00000000" w:rsidRPr="00000000">
          <w:rPr>
            <w:color w:val="1155cc"/>
            <w:sz w:val="24"/>
            <w:szCs w:val="24"/>
            <w:u w:val="single"/>
            <w:rtl w:val="0"/>
          </w:rPr>
          <w:t xml:space="preserve">Consent format</w:t>
        </w:r>
      </w:hyperlink>
      <w:r w:rsidDel="00000000" w:rsidR="00000000" w:rsidRPr="00000000">
        <w:rPr>
          <w:rtl w:val="0"/>
        </w:rPr>
      </w:r>
    </w:p>
    <w:p w:rsidR="00000000" w:rsidDel="00000000" w:rsidP="00000000" w:rsidRDefault="00000000" w:rsidRPr="00000000" w14:paraId="000001E7">
      <w:pPr>
        <w:numPr>
          <w:ilvl w:val="0"/>
          <w:numId w:val="8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Clicks "Sign with Aadhaar"</w:t>
      </w:r>
    </w:p>
    <w:p w:rsidR="00000000" w:rsidDel="00000000" w:rsidP="00000000" w:rsidRDefault="00000000" w:rsidRPr="00000000" w14:paraId="000001E8">
      <w:pPr>
        <w:numPr>
          <w:ilvl w:val="0"/>
          <w:numId w:val="8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eSign provider (DigiLocker/NSDL/eMudhra) opens Aadhaar OTP screen</w:t>
      </w:r>
    </w:p>
    <w:p w:rsidR="00000000" w:rsidDel="00000000" w:rsidP="00000000" w:rsidRDefault="00000000" w:rsidRPr="00000000" w14:paraId="000001E9">
      <w:pPr>
        <w:numPr>
          <w:ilvl w:val="0"/>
          <w:numId w:val="8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System records: </w:t>
      </w:r>
      <w:r w:rsidDel="00000000" w:rsidR="00000000" w:rsidRPr="00000000">
        <w:rPr>
          <w:rFonts w:ascii="Roboto Mono" w:cs="Roboto Mono" w:eastAsia="Roboto Mono" w:hAnsi="Roboto Mono"/>
          <w:color w:val="188038"/>
          <w:sz w:val="24"/>
          <w:szCs w:val="24"/>
          <w:rtl w:val="0"/>
        </w:rPr>
        <w:t xml:space="preserve">consent_status = 'esign_in_progress'</w:t>
      </w:r>
    </w:p>
    <w:p w:rsidR="00000000" w:rsidDel="00000000" w:rsidP="00000000" w:rsidRDefault="00000000" w:rsidRPr="00000000" w14:paraId="000001EA">
      <w:pPr>
        <w:numPr>
          <w:ilvl w:val="0"/>
          <w:numId w:val="8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Customer enters Aadhaar OTP</w:t>
      </w:r>
    </w:p>
    <w:p w:rsidR="00000000" w:rsidDel="00000000" w:rsidP="00000000" w:rsidRDefault="00000000" w:rsidRPr="00000000" w14:paraId="000001EB">
      <w:pPr>
        <w:numPr>
          <w:ilvl w:val="0"/>
          <w:numId w:val="8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eSign provider validates OTP with UIDAI</w:t>
      </w:r>
    </w:p>
    <w:p w:rsidR="00000000" w:rsidDel="00000000" w:rsidP="00000000" w:rsidRDefault="00000000" w:rsidRPr="00000000" w14:paraId="000001EC">
      <w:pPr>
        <w:numPr>
          <w:ilvl w:val="0"/>
          <w:numId w:val="81"/>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eSign provider generates digitally signed PDF with:</w:t>
      </w:r>
    </w:p>
    <w:p w:rsidR="00000000" w:rsidDel="00000000" w:rsidP="00000000" w:rsidRDefault="00000000" w:rsidRPr="00000000" w14:paraId="000001ED">
      <w:pPr>
        <w:numPr>
          <w:ilvl w:val="1"/>
          <w:numId w:val="81"/>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Digital signature certificate</w:t>
      </w:r>
    </w:p>
    <w:p w:rsidR="00000000" w:rsidDel="00000000" w:rsidP="00000000" w:rsidRDefault="00000000" w:rsidRPr="00000000" w14:paraId="000001EE">
      <w:pPr>
        <w:numPr>
          <w:ilvl w:val="1"/>
          <w:numId w:val="81"/>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Timestamp</w:t>
      </w:r>
    </w:p>
    <w:p w:rsidR="00000000" w:rsidDel="00000000" w:rsidP="00000000" w:rsidRDefault="00000000" w:rsidRPr="00000000" w14:paraId="000001EF">
      <w:pPr>
        <w:numPr>
          <w:ilvl w:val="1"/>
          <w:numId w:val="81"/>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Aadhaar number (masked)</w:t>
      </w:r>
    </w:p>
    <w:p w:rsidR="00000000" w:rsidDel="00000000" w:rsidP="00000000" w:rsidRDefault="00000000" w:rsidRPr="00000000" w14:paraId="000001F0">
      <w:pPr>
        <w:numPr>
          <w:ilvl w:val="1"/>
          <w:numId w:val="81"/>
        </w:numPr>
        <w:spacing w:after="240" w:before="0" w:beforeAutospacing="0" w:line="240" w:lineRule="auto"/>
        <w:ind w:left="1440" w:hanging="360"/>
        <w:rPr>
          <w:sz w:val="24"/>
          <w:szCs w:val="24"/>
          <w:u w:val="none"/>
        </w:rPr>
      </w:pPr>
      <w:r w:rsidDel="00000000" w:rsidR="00000000" w:rsidRPr="00000000">
        <w:rPr>
          <w:sz w:val="24"/>
          <w:szCs w:val="24"/>
          <w:rtl w:val="0"/>
        </w:rPr>
        <w:t xml:space="preserve">eSign transaction ID</w:t>
      </w:r>
    </w:p>
    <w:p w:rsidR="00000000" w:rsidDel="00000000" w:rsidP="00000000" w:rsidRDefault="00000000" w:rsidRPr="00000000" w14:paraId="000001F1">
      <w:pPr>
        <w:spacing w:after="240" w:before="240" w:line="240" w:lineRule="auto"/>
        <w:ind w:left="0" w:firstLine="0"/>
        <w:rPr>
          <w:b w:val="1"/>
          <w:bCs w:val="1"/>
          <w:sz w:val="24"/>
          <w:szCs w:val="24"/>
        </w:rPr>
      </w:pPr>
      <w:r w:rsidDel="00000000" w:rsidR="00000000" w:rsidRPr="00000000">
        <w:rPr>
          <w:b w:val="1"/>
          <w:bCs w:val="1"/>
          <w:sz w:val="24"/>
          <w:szCs w:val="24"/>
          <w:rtl w:val="0"/>
        </w:rPr>
        <w:t xml:space="preserve">eSign Provider Callback (Webhook):</w:t>
      </w:r>
    </w:p>
    <w:p w:rsidR="00000000" w:rsidDel="00000000" w:rsidP="00000000" w:rsidRDefault="00000000" w:rsidRPr="00000000" w14:paraId="000001F2">
      <w:pPr>
        <w:spacing w:after="240" w:before="240" w:line="240" w:lineRule="auto"/>
        <w:ind w:firstLine="720"/>
        <w:rPr>
          <w:sz w:val="24"/>
          <w:szCs w:val="24"/>
        </w:rPr>
      </w:pPr>
      <w:r w:rsidDel="00000000" w:rsidR="00000000" w:rsidRPr="00000000">
        <w:rPr>
          <w:color w:val="008080"/>
          <w:sz w:val="24"/>
          <w:szCs w:val="24"/>
          <w:rtl w:val="0"/>
        </w:rPr>
        <w:t xml:space="preserve">POST</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api</w:t>
      </w:r>
      <w:r w:rsidDel="00000000" w:rsidR="00000000" w:rsidRPr="00000000">
        <w:rPr>
          <w:color w:val="14181f"/>
          <w:sz w:val="24"/>
          <w:szCs w:val="24"/>
          <w:rtl w:val="0"/>
        </w:rPr>
        <w:t xml:space="preserve">/</w:t>
      </w:r>
      <w:r w:rsidDel="00000000" w:rsidR="00000000" w:rsidRPr="00000000">
        <w:rPr>
          <w:sz w:val="24"/>
          <w:szCs w:val="24"/>
          <w:rtl w:val="0"/>
        </w:rPr>
        <w:t xml:space="preserve">kyc</w:t>
      </w:r>
      <w:r w:rsidDel="00000000" w:rsidR="00000000" w:rsidRPr="00000000">
        <w:rPr>
          <w:color w:val="14181f"/>
          <w:sz w:val="24"/>
          <w:szCs w:val="24"/>
          <w:rtl w:val="0"/>
        </w:rPr>
        <w:t xml:space="preserve">/</w:t>
      </w:r>
      <w:r w:rsidDel="00000000" w:rsidR="00000000" w:rsidRPr="00000000">
        <w:rPr>
          <w:sz w:val="24"/>
          <w:szCs w:val="24"/>
          <w:rtl w:val="0"/>
        </w:rPr>
        <w:t xml:space="preserve">consent</w:t>
      </w:r>
      <w:r w:rsidDel="00000000" w:rsidR="00000000" w:rsidRPr="00000000">
        <w:rPr>
          <w:color w:val="14181f"/>
          <w:sz w:val="24"/>
          <w:szCs w:val="24"/>
          <w:rtl w:val="0"/>
        </w:rPr>
        <w:t xml:space="preserve">/</w:t>
      </w:r>
      <w:r w:rsidDel="00000000" w:rsidR="00000000" w:rsidRPr="00000000">
        <w:rPr>
          <w:sz w:val="24"/>
          <w:szCs w:val="24"/>
          <w:rtl w:val="0"/>
        </w:rPr>
        <w:t xml:space="preserve">esign</w:t>
      </w:r>
      <w:r w:rsidDel="00000000" w:rsidR="00000000" w:rsidRPr="00000000">
        <w:rPr>
          <w:color w:val="14181f"/>
          <w:sz w:val="24"/>
          <w:szCs w:val="24"/>
          <w:rtl w:val="0"/>
        </w:rPr>
        <w:t xml:space="preserve">/</w:t>
      </w:r>
      <w:r w:rsidDel="00000000" w:rsidR="00000000" w:rsidRPr="00000000">
        <w:rPr>
          <w:color w:val="0051c2"/>
          <w:sz w:val="24"/>
          <w:szCs w:val="24"/>
          <w:rtl w:val="0"/>
        </w:rPr>
        <w:t xml:space="preserve">callback</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called by eSign provider</w:t>
      </w:r>
      <w:r w:rsidDel="00000000" w:rsidR="00000000" w:rsidRPr="00000000">
        <w:rPr>
          <w:color w:val="2b303b"/>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1F3">
      <w:pPr>
        <w:spacing w:after="240" w:before="240" w:line="240" w:lineRule="auto"/>
        <w:ind w:firstLine="720"/>
        <w:rPr>
          <w:sz w:val="24"/>
          <w:szCs w:val="24"/>
        </w:rPr>
      </w:pPr>
      <w:r w:rsidDel="00000000" w:rsidR="00000000" w:rsidRPr="00000000">
        <w:rPr>
          <w:color w:val="b34a00"/>
          <w:sz w:val="24"/>
          <w:szCs w:val="24"/>
          <w:rtl w:val="0"/>
        </w:rPr>
        <w:t xml:space="preserve">Request</w:t>
      </w:r>
      <w:r w:rsidDel="00000000" w:rsidR="00000000" w:rsidRPr="00000000">
        <w:rPr>
          <w:sz w:val="24"/>
          <w:szCs w:val="24"/>
          <w:rtl w:val="0"/>
        </w:rPr>
        <w:t xml:space="preserve"> </w:t>
      </w:r>
      <w:r w:rsidDel="00000000" w:rsidR="00000000" w:rsidRPr="00000000">
        <w:rPr>
          <w:color w:val="b34a00"/>
          <w:sz w:val="24"/>
          <w:szCs w:val="24"/>
          <w:rtl w:val="0"/>
        </w:rPr>
        <w:t xml:space="preserve">Body</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from</w:t>
      </w:r>
      <w:r w:rsidDel="00000000" w:rsidR="00000000" w:rsidRPr="00000000">
        <w:rPr>
          <w:sz w:val="24"/>
          <w:szCs w:val="24"/>
          <w:rtl w:val="0"/>
        </w:rPr>
        <w:t xml:space="preserve"> provider</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transactionId</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"ESIGN-20260726-ABC123"</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status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"success"</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"failed"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signedPdfUrl</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"https://esign-provider.com/signed/ABC123.pdf"</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signedAt</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"2026-07-26T10:45:30Z"</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signerAadhaar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"XXXX-XXXX-3456"</w:t>
      </w:r>
      <w:r w:rsidDel="00000000" w:rsidR="00000000" w:rsidRPr="00000000">
        <w:rPr>
          <w:color w:val="2b303b"/>
          <w:sz w:val="24"/>
          <w:szCs w:val="24"/>
          <w:rtl w:val="0"/>
        </w:rPr>
        <w:t xml:space="preserve">,</w:t>
      </w:r>
      <w:r w:rsidDel="00000000" w:rsidR="00000000" w:rsidRPr="00000000">
        <w:rPr>
          <w:color w:val="b80a18"/>
          <w:sz w:val="24"/>
          <w:szCs w:val="24"/>
          <w:rtl w:val="0"/>
        </w:rPr>
        <w:t xml:space="preserve">certificateId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"CERT-2026-XYZ"</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errorCode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null</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errorMessage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null</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1F4">
      <w:pPr>
        <w:spacing w:after="240" w:before="240" w:line="240" w:lineRule="auto"/>
        <w:ind w:firstLine="720"/>
        <w:rPr>
          <w:sz w:val="24"/>
          <w:szCs w:val="24"/>
        </w:rPr>
      </w:pPr>
      <w:r w:rsidDel="00000000" w:rsidR="00000000" w:rsidRPr="00000000">
        <w:rPr>
          <w:color w:val="b34a00"/>
          <w:sz w:val="24"/>
          <w:szCs w:val="24"/>
          <w:rtl w:val="0"/>
        </w:rPr>
        <w:t xml:space="preserve">Backend</w:t>
      </w:r>
      <w:r w:rsidDel="00000000" w:rsidR="00000000" w:rsidRPr="00000000">
        <w:rPr>
          <w:sz w:val="24"/>
          <w:szCs w:val="24"/>
          <w:rtl w:val="0"/>
        </w:rPr>
        <w:t xml:space="preserve"> </w:t>
      </w:r>
      <w:r w:rsidDel="00000000" w:rsidR="00000000" w:rsidRPr="00000000">
        <w:rPr>
          <w:color w:val="b34a00"/>
          <w:sz w:val="24"/>
          <w:szCs w:val="24"/>
          <w:rtl w:val="0"/>
        </w:rPr>
        <w:t xml:space="preserve">Processing</w:t>
      </w:r>
      <w:r w:rsidDel="00000000" w:rsidR="00000000" w:rsidRPr="00000000">
        <w:rPr>
          <w:color w:val="14181f"/>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1F5">
      <w:pPr>
        <w:spacing w:after="240" w:before="240" w:line="240" w:lineRule="auto"/>
        <w:ind w:firstLine="720"/>
        <w:rPr>
          <w:sz w:val="24"/>
          <w:szCs w:val="24"/>
        </w:rPr>
      </w:pPr>
      <w:r w:rsidDel="00000000" w:rsidR="00000000" w:rsidRPr="00000000">
        <w:rPr>
          <w:color w:val="008080"/>
          <w:sz w:val="24"/>
          <w:szCs w:val="24"/>
          <w:rtl w:val="0"/>
        </w:rPr>
        <w:t xml:space="preserve">1.</w:t>
      </w:r>
      <w:r w:rsidDel="00000000" w:rsidR="00000000" w:rsidRPr="00000000">
        <w:rPr>
          <w:sz w:val="24"/>
          <w:szCs w:val="24"/>
          <w:rtl w:val="0"/>
        </w:rPr>
        <w:t xml:space="preserve"> </w:t>
      </w:r>
      <w:r w:rsidDel="00000000" w:rsidR="00000000" w:rsidRPr="00000000">
        <w:rPr>
          <w:color w:val="b34a00"/>
          <w:sz w:val="24"/>
          <w:szCs w:val="24"/>
          <w:rtl w:val="0"/>
        </w:rPr>
        <w:t xml:space="preserve">Validate</w:t>
      </w:r>
      <w:r w:rsidDel="00000000" w:rsidR="00000000" w:rsidRPr="00000000">
        <w:rPr>
          <w:sz w:val="24"/>
          <w:szCs w:val="24"/>
          <w:rtl w:val="0"/>
        </w:rPr>
        <w:t xml:space="preserve"> webhook </w:t>
      </w:r>
      <w:r w:rsidDel="00000000" w:rsidR="00000000" w:rsidRPr="00000000">
        <w:rPr>
          <w:color w:val="0051c2"/>
          <w:sz w:val="24"/>
          <w:szCs w:val="24"/>
          <w:rtl w:val="0"/>
        </w:rPr>
        <w:t xml:space="preserve">signature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security check</w:t>
      </w:r>
      <w:r w:rsidDel="00000000" w:rsidR="00000000" w:rsidRPr="00000000">
        <w:rPr>
          <w:color w:val="2b303b"/>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1F6">
      <w:pPr>
        <w:spacing w:after="240" w:before="240" w:line="240" w:lineRule="auto"/>
        <w:ind w:firstLine="720"/>
        <w:rPr>
          <w:sz w:val="24"/>
          <w:szCs w:val="24"/>
        </w:rPr>
      </w:pPr>
      <w:r w:rsidDel="00000000" w:rsidR="00000000" w:rsidRPr="00000000">
        <w:rPr>
          <w:color w:val="008080"/>
          <w:sz w:val="24"/>
          <w:szCs w:val="24"/>
          <w:rtl w:val="0"/>
        </w:rPr>
        <w:t xml:space="preserve">2.</w:t>
      </w:r>
      <w:r w:rsidDel="00000000" w:rsidR="00000000" w:rsidRPr="00000000">
        <w:rPr>
          <w:sz w:val="24"/>
          <w:szCs w:val="24"/>
          <w:rtl w:val="0"/>
        </w:rPr>
        <w:t xml:space="preserve"> </w:t>
      </w:r>
      <w:r w:rsidDel="00000000" w:rsidR="00000000" w:rsidRPr="00000000">
        <w:rPr>
          <w:color w:val="b34a00"/>
          <w:sz w:val="24"/>
          <w:szCs w:val="24"/>
          <w:rtl w:val="0"/>
        </w:rPr>
        <w:t xml:space="preserve">Download</w:t>
      </w:r>
      <w:r w:rsidDel="00000000" w:rsidR="00000000" w:rsidRPr="00000000">
        <w:rPr>
          <w:sz w:val="24"/>
          <w:szCs w:val="24"/>
          <w:rtl w:val="0"/>
        </w:rPr>
        <w:t xml:space="preserve"> signed </w:t>
      </w:r>
      <w:r w:rsidDel="00000000" w:rsidR="00000000" w:rsidRPr="00000000">
        <w:rPr>
          <w:color w:val="008080"/>
          <w:sz w:val="24"/>
          <w:szCs w:val="24"/>
          <w:rtl w:val="0"/>
        </w:rPr>
        <w:t xml:space="preserve">PDF</w:t>
      </w:r>
      <w:r w:rsidDel="00000000" w:rsidR="00000000" w:rsidRPr="00000000">
        <w:rPr>
          <w:sz w:val="24"/>
          <w:szCs w:val="24"/>
          <w:rtl w:val="0"/>
        </w:rPr>
        <w:t xml:space="preserve"> </w:t>
      </w:r>
      <w:r w:rsidDel="00000000" w:rsidR="00000000" w:rsidRPr="00000000">
        <w:rPr>
          <w:color w:val="8100c2"/>
          <w:sz w:val="24"/>
          <w:szCs w:val="24"/>
          <w:rtl w:val="0"/>
        </w:rPr>
        <w:t xml:space="preserve">from</w:t>
      </w:r>
      <w:r w:rsidDel="00000000" w:rsidR="00000000" w:rsidRPr="00000000">
        <w:rPr>
          <w:sz w:val="24"/>
          <w:szCs w:val="24"/>
          <w:rtl w:val="0"/>
        </w:rPr>
        <w:t xml:space="preserve"> provider </w:t>
      </w:r>
      <w:r w:rsidDel="00000000" w:rsidR="00000000" w:rsidRPr="00000000">
        <w:rPr>
          <w:color w:val="008080"/>
          <w:sz w:val="24"/>
          <w:szCs w:val="24"/>
          <w:rtl w:val="0"/>
        </w:rPr>
        <w:t xml:space="preserve">URL</w:t>
      </w:r>
      <w:r w:rsidDel="00000000" w:rsidR="00000000" w:rsidRPr="00000000">
        <w:rPr>
          <w:sz w:val="24"/>
          <w:szCs w:val="24"/>
          <w:rtl w:val="0"/>
        </w:rPr>
        <w:t xml:space="preserve"> </w:t>
      </w:r>
    </w:p>
    <w:p w:rsidR="00000000" w:rsidDel="00000000" w:rsidP="00000000" w:rsidRDefault="00000000" w:rsidRPr="00000000" w14:paraId="000001F7">
      <w:pPr>
        <w:spacing w:after="240" w:before="240" w:line="240" w:lineRule="auto"/>
        <w:ind w:firstLine="720"/>
        <w:rPr>
          <w:sz w:val="24"/>
          <w:szCs w:val="24"/>
        </w:rPr>
      </w:pPr>
      <w:r w:rsidDel="00000000" w:rsidR="00000000" w:rsidRPr="00000000">
        <w:rPr>
          <w:color w:val="008080"/>
          <w:sz w:val="24"/>
          <w:szCs w:val="24"/>
          <w:rtl w:val="0"/>
        </w:rPr>
        <w:t xml:space="preserve">3.</w:t>
      </w:r>
      <w:r w:rsidDel="00000000" w:rsidR="00000000" w:rsidRPr="00000000">
        <w:rPr>
          <w:sz w:val="24"/>
          <w:szCs w:val="24"/>
          <w:rtl w:val="0"/>
        </w:rPr>
        <w:t xml:space="preserve"> </w:t>
      </w:r>
      <w:r w:rsidDel="00000000" w:rsidR="00000000" w:rsidRPr="00000000">
        <w:rPr>
          <w:color w:val="b34a00"/>
          <w:sz w:val="24"/>
          <w:szCs w:val="24"/>
          <w:rtl w:val="0"/>
        </w:rPr>
        <w:t xml:space="preserve">Store</w:t>
      </w:r>
      <w:r w:rsidDel="00000000" w:rsidR="00000000" w:rsidRPr="00000000">
        <w:rPr>
          <w:sz w:val="24"/>
          <w:szCs w:val="24"/>
          <w:rtl w:val="0"/>
        </w:rPr>
        <w:t xml:space="preserve"> </w:t>
      </w:r>
      <w:r w:rsidDel="00000000" w:rsidR="00000000" w:rsidRPr="00000000">
        <w:rPr>
          <w:color w:val="8100c2"/>
          <w:sz w:val="24"/>
          <w:szCs w:val="24"/>
          <w:rtl w:val="0"/>
        </w:rPr>
        <w:t xml:space="preserve">in</w:t>
      </w:r>
      <w:r w:rsidDel="00000000" w:rsidR="00000000" w:rsidRPr="00000000">
        <w:rPr>
          <w:sz w:val="24"/>
          <w:szCs w:val="24"/>
          <w:rtl w:val="0"/>
        </w:rPr>
        <w:t xml:space="preserve"> iTarang permanent storage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S3</w:t>
      </w:r>
      <w:r w:rsidDel="00000000" w:rsidR="00000000" w:rsidRPr="00000000">
        <w:rPr>
          <w:color w:val="14181f"/>
          <w:sz w:val="24"/>
          <w:szCs w:val="24"/>
          <w:rtl w:val="0"/>
        </w:rPr>
        <w:t xml:space="preserve">/</w:t>
      </w:r>
      <w:r w:rsidDel="00000000" w:rsidR="00000000" w:rsidRPr="00000000">
        <w:rPr>
          <w:color w:val="b34a00"/>
          <w:sz w:val="24"/>
          <w:szCs w:val="24"/>
          <w:rtl w:val="0"/>
        </w:rPr>
        <w:t xml:space="preserve">Azure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kyc</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w:t>
      </w:r>
      <w:r w:rsidDel="00000000" w:rsidR="00000000" w:rsidRPr="00000000">
        <w:rPr>
          <w:sz w:val="24"/>
          <w:szCs w:val="24"/>
          <w:rtl w:val="0"/>
        </w:rPr>
        <w:t xml:space="preserve">leadId</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w:t>
      </w:r>
      <w:r w:rsidDel="00000000" w:rsidR="00000000" w:rsidRPr="00000000">
        <w:rPr>
          <w:sz w:val="24"/>
          <w:szCs w:val="24"/>
          <w:rtl w:val="0"/>
        </w:rPr>
        <w:t xml:space="preserve">consent</w:t>
      </w:r>
      <w:r w:rsidDel="00000000" w:rsidR="00000000" w:rsidRPr="00000000">
        <w:rPr>
          <w:color w:val="14181f"/>
          <w:sz w:val="24"/>
          <w:szCs w:val="24"/>
          <w:rtl w:val="0"/>
        </w:rPr>
        <w:t xml:space="preserve">/</w:t>
      </w:r>
      <w:r w:rsidDel="00000000" w:rsidR="00000000" w:rsidRPr="00000000">
        <w:rPr>
          <w:sz w:val="24"/>
          <w:szCs w:val="24"/>
          <w:rtl w:val="0"/>
        </w:rPr>
        <w:t xml:space="preserve">signed_esign_</w:t>
      </w:r>
      <w:r w:rsidDel="00000000" w:rsidR="00000000" w:rsidRPr="00000000">
        <w:rPr>
          <w:color w:val="2b303b"/>
          <w:sz w:val="24"/>
          <w:szCs w:val="24"/>
          <w:rtl w:val="0"/>
        </w:rPr>
        <w:t xml:space="preserve">{</w:t>
      </w:r>
      <w:r w:rsidDel="00000000" w:rsidR="00000000" w:rsidRPr="00000000">
        <w:rPr>
          <w:sz w:val="24"/>
          <w:szCs w:val="24"/>
          <w:rtl w:val="0"/>
        </w:rPr>
        <w:t xml:space="preserve">timestamp</w:t>
      </w:r>
      <w:r w:rsidDel="00000000" w:rsidR="00000000" w:rsidRPr="00000000">
        <w:rPr>
          <w:color w:val="2b303b"/>
          <w:sz w:val="24"/>
          <w:szCs w:val="24"/>
          <w:rtl w:val="0"/>
        </w:rPr>
        <w:t xml:space="preserve">}.</w:t>
      </w:r>
      <w:r w:rsidDel="00000000" w:rsidR="00000000" w:rsidRPr="00000000">
        <w:rPr>
          <w:sz w:val="24"/>
          <w:szCs w:val="24"/>
          <w:rtl w:val="0"/>
        </w:rPr>
        <w:t xml:space="preserve">pdf </w:t>
      </w:r>
    </w:p>
    <w:p w:rsidR="00000000" w:rsidDel="00000000" w:rsidP="00000000" w:rsidRDefault="00000000" w:rsidRPr="00000000" w14:paraId="000001F8">
      <w:pPr>
        <w:spacing w:after="240" w:before="240" w:line="240" w:lineRule="auto"/>
        <w:ind w:firstLine="720"/>
        <w:rPr>
          <w:sz w:val="24"/>
          <w:szCs w:val="24"/>
        </w:rPr>
      </w:pPr>
      <w:r w:rsidDel="00000000" w:rsidR="00000000" w:rsidRPr="00000000">
        <w:rPr>
          <w:color w:val="008080"/>
          <w:sz w:val="24"/>
          <w:szCs w:val="24"/>
          <w:rtl w:val="0"/>
        </w:rPr>
        <w:t xml:space="preserve">4.</w:t>
      </w:r>
      <w:r w:rsidDel="00000000" w:rsidR="00000000" w:rsidRPr="00000000">
        <w:rPr>
          <w:sz w:val="24"/>
          <w:szCs w:val="24"/>
          <w:rtl w:val="0"/>
        </w:rPr>
        <w:t xml:space="preserve"> </w:t>
      </w:r>
      <w:r w:rsidDel="00000000" w:rsidR="00000000" w:rsidRPr="00000000">
        <w:rPr>
          <w:color w:val="b34a00"/>
          <w:sz w:val="24"/>
          <w:szCs w:val="24"/>
          <w:rtl w:val="0"/>
        </w:rPr>
        <w:t xml:space="preserve">Extract</w:t>
      </w:r>
      <w:r w:rsidDel="00000000" w:rsidR="00000000" w:rsidRPr="00000000">
        <w:rPr>
          <w:sz w:val="24"/>
          <w:szCs w:val="24"/>
          <w:rtl w:val="0"/>
        </w:rPr>
        <w:t xml:space="preserve"> and store metadata</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esign_transaction_id </w:t>
      </w:r>
      <w:r w:rsidDel="00000000" w:rsidR="00000000" w:rsidRPr="00000000">
        <w:rPr>
          <w:color w:val="14181f"/>
          <w:sz w:val="24"/>
          <w:szCs w:val="24"/>
          <w:rtl w:val="0"/>
        </w:rPr>
        <w:t xml:space="preserve">-</w:t>
      </w:r>
      <w:r w:rsidDel="00000000" w:rsidR="00000000" w:rsidRPr="00000000">
        <w:rPr>
          <w:sz w:val="24"/>
          <w:szCs w:val="24"/>
          <w:rtl w:val="0"/>
        </w:rPr>
        <w:t xml:space="preserve">esign_certificate_id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51c2"/>
          <w:sz w:val="24"/>
          <w:szCs w:val="24"/>
          <w:rtl w:val="0"/>
        </w:rPr>
        <w:t xml:space="preserve">signed_pdf_url</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iTarang storage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signed_at </w:t>
      </w:r>
      <w:r w:rsidDel="00000000" w:rsidR="00000000" w:rsidRPr="00000000">
        <w:rPr>
          <w:color w:val="14181f"/>
          <w:sz w:val="24"/>
          <w:szCs w:val="24"/>
          <w:rtl w:val="0"/>
        </w:rPr>
        <w:t xml:space="preserve">-</w:t>
      </w:r>
      <w:r w:rsidDel="00000000" w:rsidR="00000000" w:rsidRPr="00000000">
        <w:rPr>
          <w:sz w:val="24"/>
          <w:szCs w:val="24"/>
          <w:rtl w:val="0"/>
        </w:rPr>
        <w:t xml:space="preserve"> signer_aadhaar_masked </w:t>
      </w:r>
      <w:r w:rsidDel="00000000" w:rsidR="00000000" w:rsidRPr="00000000">
        <w:rPr>
          <w:color w:val="14181f"/>
          <w:sz w:val="24"/>
          <w:szCs w:val="24"/>
          <w:rtl w:val="0"/>
        </w:rPr>
        <w:t xml:space="preserve">-</w:t>
      </w:r>
      <w:r w:rsidDel="00000000" w:rsidR="00000000" w:rsidRPr="00000000">
        <w:rPr>
          <w:sz w:val="24"/>
          <w:szCs w:val="24"/>
          <w:rtl w:val="0"/>
        </w:rPr>
        <w:t xml:space="preserve"> sign_method </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'aadhaar_esign'</w:t>
      </w:r>
      <w:r w:rsidDel="00000000" w:rsidR="00000000" w:rsidRPr="00000000">
        <w:rPr>
          <w:sz w:val="24"/>
          <w:szCs w:val="24"/>
          <w:rtl w:val="0"/>
        </w:rPr>
        <w:t xml:space="preserve"> </w:t>
      </w:r>
    </w:p>
    <w:p w:rsidR="00000000" w:rsidDel="00000000" w:rsidP="00000000" w:rsidRDefault="00000000" w:rsidRPr="00000000" w14:paraId="000001F9">
      <w:pPr>
        <w:spacing w:after="240" w:before="240" w:line="240" w:lineRule="auto"/>
        <w:ind w:firstLine="720"/>
        <w:rPr>
          <w:sz w:val="24"/>
          <w:szCs w:val="24"/>
        </w:rPr>
      </w:pPr>
      <w:r w:rsidDel="00000000" w:rsidR="00000000" w:rsidRPr="00000000">
        <w:rPr>
          <w:color w:val="008080"/>
          <w:sz w:val="24"/>
          <w:szCs w:val="24"/>
          <w:rtl w:val="0"/>
        </w:rPr>
        <w:t xml:space="preserve">5.</w:t>
      </w:r>
      <w:r w:rsidDel="00000000" w:rsidR="00000000" w:rsidRPr="00000000">
        <w:rPr>
          <w:sz w:val="24"/>
          <w:szCs w:val="24"/>
          <w:rtl w:val="0"/>
        </w:rPr>
        <w:t xml:space="preserve"> </w:t>
      </w:r>
      <w:r w:rsidDel="00000000" w:rsidR="00000000" w:rsidRPr="00000000">
        <w:rPr>
          <w:color w:val="b34a00"/>
          <w:sz w:val="24"/>
          <w:szCs w:val="24"/>
          <w:rtl w:val="0"/>
        </w:rPr>
        <w:t xml:space="preserve">Update</w:t>
      </w:r>
      <w:r w:rsidDel="00000000" w:rsidR="00000000" w:rsidRPr="00000000">
        <w:rPr>
          <w:sz w:val="24"/>
          <w:szCs w:val="24"/>
          <w:rtl w:val="0"/>
        </w:rPr>
        <w:t xml:space="preserve"> database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consent_status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'admin_review_pending'</w:t>
      </w:r>
      <w:r w:rsidDel="00000000" w:rsidR="00000000" w:rsidRPr="00000000">
        <w:rPr>
          <w:sz w:val="24"/>
          <w:szCs w:val="24"/>
          <w:rtl w:val="0"/>
        </w:rPr>
        <w:t xml:space="preserve"> 🔶 </w:t>
      </w:r>
      <w:r w:rsidDel="00000000" w:rsidR="00000000" w:rsidRPr="00000000">
        <w:rPr>
          <w:color w:val="14181f"/>
          <w:sz w:val="24"/>
          <w:szCs w:val="24"/>
          <w:rtl w:val="0"/>
        </w:rPr>
        <w:t xml:space="preserve">-</w:t>
      </w:r>
      <w:r w:rsidDel="00000000" w:rsidR="00000000" w:rsidRPr="00000000">
        <w:rPr>
          <w:sz w:val="24"/>
          <w:szCs w:val="24"/>
          <w:rtl w:val="0"/>
        </w:rPr>
        <w:t xml:space="preserve"> esign_completed_at </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CURRENT_TIMESTAMP</w:t>
      </w:r>
      <w:r w:rsidDel="00000000" w:rsidR="00000000" w:rsidRPr="00000000">
        <w:rPr>
          <w:sz w:val="24"/>
          <w:szCs w:val="24"/>
          <w:rtl w:val="0"/>
        </w:rPr>
        <w:t xml:space="preserve"> </w:t>
      </w:r>
    </w:p>
    <w:p w:rsidR="00000000" w:rsidDel="00000000" w:rsidP="00000000" w:rsidRDefault="00000000" w:rsidRPr="00000000" w14:paraId="000001FA">
      <w:pPr>
        <w:spacing w:after="240" w:before="240" w:line="240" w:lineRule="auto"/>
        <w:ind w:firstLine="720"/>
        <w:rPr>
          <w:sz w:val="24"/>
          <w:szCs w:val="24"/>
        </w:rPr>
      </w:pPr>
      <w:r w:rsidDel="00000000" w:rsidR="00000000" w:rsidRPr="00000000">
        <w:rPr>
          <w:color w:val="008080"/>
          <w:sz w:val="24"/>
          <w:szCs w:val="24"/>
          <w:rtl w:val="0"/>
        </w:rPr>
        <w:t xml:space="preserve">6.</w:t>
      </w:r>
      <w:r w:rsidDel="00000000" w:rsidR="00000000" w:rsidRPr="00000000">
        <w:rPr>
          <w:sz w:val="24"/>
          <w:szCs w:val="24"/>
          <w:rtl w:val="0"/>
        </w:rPr>
        <w:t xml:space="preserve"> </w:t>
      </w:r>
      <w:r w:rsidDel="00000000" w:rsidR="00000000" w:rsidRPr="00000000">
        <w:rPr>
          <w:color w:val="b34a00"/>
          <w:sz w:val="24"/>
          <w:szCs w:val="24"/>
          <w:rtl w:val="0"/>
        </w:rPr>
        <w:t xml:space="preserve">Create</w:t>
      </w:r>
      <w:r w:rsidDel="00000000" w:rsidR="00000000" w:rsidRPr="00000000">
        <w:rPr>
          <w:sz w:val="24"/>
          <w:szCs w:val="24"/>
          <w:rtl w:val="0"/>
        </w:rPr>
        <w:t xml:space="preserve"> admin task</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task_type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'consent_review'</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task_title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"Review Digital Consent - Lead #{leadId}"</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assigned_to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'consent_review_queue'</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priority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'high'</w:t>
      </w:r>
      <w:r w:rsidDel="00000000" w:rsidR="00000000" w:rsidRPr="00000000">
        <w:rPr>
          <w:sz w:val="24"/>
          <w:szCs w:val="24"/>
          <w:rtl w:val="0"/>
        </w:rPr>
        <w:t xml:space="preserve"> </w:t>
      </w:r>
    </w:p>
    <w:p w:rsidR="00000000" w:rsidDel="00000000" w:rsidP="00000000" w:rsidRDefault="00000000" w:rsidRPr="00000000" w14:paraId="000001FB">
      <w:pPr>
        <w:spacing w:after="240" w:before="240" w:line="240" w:lineRule="auto"/>
        <w:ind w:firstLine="720"/>
        <w:rPr>
          <w:sz w:val="24"/>
          <w:szCs w:val="24"/>
        </w:rPr>
      </w:pPr>
      <w:r w:rsidDel="00000000" w:rsidR="00000000" w:rsidRPr="00000000">
        <w:rPr>
          <w:color w:val="008080"/>
          <w:sz w:val="24"/>
          <w:szCs w:val="24"/>
          <w:rtl w:val="0"/>
        </w:rPr>
        <w:t xml:space="preserve">7.</w:t>
      </w:r>
      <w:r w:rsidDel="00000000" w:rsidR="00000000" w:rsidRPr="00000000">
        <w:rPr>
          <w:sz w:val="24"/>
          <w:szCs w:val="24"/>
          <w:rtl w:val="0"/>
        </w:rPr>
        <w:t xml:space="preserve"> </w:t>
      </w:r>
      <w:r w:rsidDel="00000000" w:rsidR="00000000" w:rsidRPr="00000000">
        <w:rPr>
          <w:color w:val="b34a00"/>
          <w:sz w:val="24"/>
          <w:szCs w:val="24"/>
          <w:rtl w:val="0"/>
        </w:rPr>
        <w:t xml:space="preserve">Send</w:t>
      </w:r>
      <w:r w:rsidDel="00000000" w:rsidR="00000000" w:rsidRPr="00000000">
        <w:rPr>
          <w:sz w:val="24"/>
          <w:szCs w:val="24"/>
          <w:rtl w:val="0"/>
        </w:rPr>
        <w:t xml:space="preserve"> notifications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b34a00"/>
          <w:sz w:val="24"/>
          <w:szCs w:val="24"/>
          <w:rtl w:val="0"/>
        </w:rPr>
        <w:t xml:space="preserve">Email</w:t>
      </w:r>
      <w:r w:rsidDel="00000000" w:rsidR="00000000" w:rsidRPr="00000000">
        <w:rPr>
          <w:sz w:val="24"/>
          <w:szCs w:val="24"/>
          <w:rtl w:val="0"/>
        </w:rPr>
        <w:t xml:space="preserve"> to admin@itarang</w:t>
      </w:r>
      <w:r w:rsidDel="00000000" w:rsidR="00000000" w:rsidRPr="00000000">
        <w:rPr>
          <w:color w:val="2b303b"/>
          <w:sz w:val="24"/>
          <w:szCs w:val="24"/>
          <w:rtl w:val="0"/>
        </w:rPr>
        <w:t xml:space="preserve">.</w:t>
      </w:r>
      <w:r w:rsidDel="00000000" w:rsidR="00000000" w:rsidRPr="00000000">
        <w:rPr>
          <w:sz w:val="24"/>
          <w:szCs w:val="24"/>
          <w:rtl w:val="0"/>
        </w:rPr>
        <w:t xml:space="preserve">com</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"New consent pending review"</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b34a00"/>
          <w:sz w:val="24"/>
          <w:szCs w:val="24"/>
          <w:rtl w:val="0"/>
        </w:rPr>
        <w:t xml:space="preserve">Dashboard</w:t>
      </w:r>
      <w:r w:rsidDel="00000000" w:rsidR="00000000" w:rsidRPr="00000000">
        <w:rPr>
          <w:sz w:val="24"/>
          <w:szCs w:val="24"/>
          <w:rtl w:val="0"/>
        </w:rPr>
        <w:t xml:space="preserve"> alert </w:t>
      </w:r>
      <w:r w:rsidDel="00000000" w:rsidR="00000000" w:rsidRPr="00000000">
        <w:rPr>
          <w:color w:val="8100c2"/>
          <w:sz w:val="24"/>
          <w:szCs w:val="24"/>
          <w:rtl w:val="0"/>
        </w:rPr>
        <w:t xml:space="preserve">for</w:t>
      </w:r>
      <w:r w:rsidDel="00000000" w:rsidR="00000000" w:rsidRPr="00000000">
        <w:rPr>
          <w:sz w:val="24"/>
          <w:szCs w:val="24"/>
          <w:rtl w:val="0"/>
        </w:rPr>
        <w:t xml:space="preserve"> </w:t>
      </w:r>
      <w:r w:rsidDel="00000000" w:rsidR="00000000" w:rsidRPr="00000000">
        <w:rPr>
          <w:color w:val="b34a00"/>
          <w:sz w:val="24"/>
          <w:szCs w:val="24"/>
          <w:rtl w:val="0"/>
        </w:rPr>
        <w:t xml:space="preserve">Admin</w:t>
      </w:r>
      <w:r w:rsidDel="00000000" w:rsidR="00000000" w:rsidRPr="00000000">
        <w:rPr>
          <w:sz w:val="24"/>
          <w:szCs w:val="24"/>
          <w:rtl w:val="0"/>
        </w:rPr>
        <w:t xml:space="preserve"> users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SMS</w:t>
      </w:r>
      <w:r w:rsidDel="00000000" w:rsidR="00000000" w:rsidRPr="00000000">
        <w:rPr>
          <w:sz w:val="24"/>
          <w:szCs w:val="24"/>
          <w:rtl w:val="0"/>
        </w:rPr>
        <w:t xml:space="preserve"> to dealer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"Customer signed consent, under review"</w:t>
      </w:r>
      <w:r w:rsidDel="00000000" w:rsidR="00000000" w:rsidRPr="00000000">
        <w:rPr>
          <w:sz w:val="24"/>
          <w:szCs w:val="24"/>
          <w:rtl w:val="0"/>
        </w:rPr>
        <w:t xml:space="preserve"> </w:t>
      </w:r>
      <w:r w:rsidDel="00000000" w:rsidR="00000000" w:rsidRPr="00000000">
        <w:rPr>
          <w:color w:val="b34a00"/>
          <w:sz w:val="24"/>
          <w:szCs w:val="24"/>
          <w:rtl w:val="0"/>
        </w:rPr>
        <w:t xml:space="preserve">Response</w:t>
      </w:r>
      <w:r w:rsidDel="00000000" w:rsidR="00000000" w:rsidRPr="00000000">
        <w:rPr>
          <w:sz w:val="24"/>
          <w:szCs w:val="24"/>
          <w:rtl w:val="0"/>
        </w:rPr>
        <w:t xml:space="preserve"> to </w:t>
      </w:r>
      <w:r w:rsidDel="00000000" w:rsidR="00000000" w:rsidRPr="00000000">
        <w:rPr>
          <w:color w:val="b34a00"/>
          <w:sz w:val="24"/>
          <w:szCs w:val="24"/>
          <w:rtl w:val="0"/>
        </w:rPr>
        <w:t xml:space="preserve">Provider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success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true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received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true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1FC">
      <w:pPr>
        <w:spacing w:line="240" w:lineRule="auto"/>
        <w:ind w:left="0" w:firstLine="0"/>
        <w:rPr>
          <w:b w:val="1"/>
          <w:bCs w:val="1"/>
          <w:sz w:val="24"/>
          <w:szCs w:val="24"/>
        </w:rPr>
      </w:pPr>
      <w:r w:rsidDel="00000000" w:rsidR="00000000" w:rsidRPr="00000000">
        <w:rPr>
          <w:b w:val="1"/>
          <w:bCs w:val="1"/>
          <w:sz w:val="24"/>
          <w:szCs w:val="24"/>
          <w:rtl w:val="0"/>
        </w:rPr>
        <w:t xml:space="preserve">Failure Handling:</w:t>
      </w:r>
    </w:p>
    <w:p w:rsidR="00000000" w:rsidDel="00000000" w:rsidP="00000000" w:rsidRDefault="00000000" w:rsidRPr="00000000" w14:paraId="000001FD">
      <w:pPr>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FE">
      <w:pPr>
        <w:spacing w:line="240" w:lineRule="auto"/>
        <w:ind w:left="0" w:firstLine="0"/>
        <w:rPr>
          <w:color w:val="14181f"/>
          <w:sz w:val="24"/>
          <w:szCs w:val="24"/>
        </w:rPr>
      </w:pPr>
      <w:r w:rsidDel="00000000" w:rsidR="00000000" w:rsidRPr="00000000">
        <w:rPr>
          <w:color w:val="b34a00"/>
          <w:sz w:val="24"/>
          <w:szCs w:val="24"/>
          <w:rtl w:val="0"/>
        </w:rPr>
        <w:t xml:space="preserve">If</w:t>
      </w:r>
      <w:r w:rsidDel="00000000" w:rsidR="00000000" w:rsidRPr="00000000">
        <w:rPr>
          <w:sz w:val="24"/>
          <w:szCs w:val="24"/>
          <w:rtl w:val="0"/>
        </w:rPr>
        <w:t xml:space="preserve"> eSign status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"failed"</w:t>
      </w:r>
      <w:r w:rsidDel="00000000" w:rsidR="00000000" w:rsidRPr="00000000">
        <w:rPr>
          <w:rtl w:val="0"/>
        </w:rPr>
      </w:r>
    </w:p>
    <w:p w:rsidR="00000000" w:rsidDel="00000000" w:rsidP="00000000" w:rsidRDefault="00000000" w:rsidRPr="00000000" w14:paraId="000001FF">
      <w:pPr>
        <w:spacing w:line="240" w:lineRule="auto"/>
        <w:ind w:left="720" w:firstLine="0"/>
        <w:rPr>
          <w:color w:val="14181f"/>
          <w:sz w:val="24"/>
          <w:szCs w:val="24"/>
        </w:rPr>
      </w:pPr>
      <w:r w:rsidDel="00000000" w:rsidR="00000000" w:rsidRPr="00000000">
        <w:rPr>
          <w:sz w:val="24"/>
          <w:szCs w:val="24"/>
          <w:rtl w:val="0"/>
        </w:rPr>
        <w:t xml:space="preserve">consent_status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'esign_failed'</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00">
      <w:pPr>
        <w:numPr>
          <w:ilvl w:val="0"/>
          <w:numId w:val="89"/>
        </w:numPr>
        <w:spacing w:line="240" w:lineRule="auto"/>
        <w:ind w:left="720" w:hanging="360"/>
        <w:rPr>
          <w:sz w:val="24"/>
          <w:szCs w:val="24"/>
          <w:u w:val="none"/>
        </w:rPr>
      </w:pPr>
      <w:r w:rsidDel="00000000" w:rsidR="00000000" w:rsidRPr="00000000">
        <w:rPr>
          <w:color w:val="b34a00"/>
          <w:sz w:val="24"/>
          <w:szCs w:val="24"/>
          <w:rtl w:val="0"/>
        </w:rPr>
        <w:t xml:space="preserve">Store</w:t>
      </w:r>
      <w:r w:rsidDel="00000000" w:rsidR="00000000" w:rsidRPr="00000000">
        <w:rPr>
          <w:sz w:val="24"/>
          <w:szCs w:val="24"/>
          <w:rtl w:val="0"/>
        </w:rPr>
        <w:t xml:space="preserve"> failure reason</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01">
      <w:pPr>
        <w:numPr>
          <w:ilvl w:val="1"/>
          <w:numId w:val="89"/>
        </w:numPr>
        <w:spacing w:line="240" w:lineRule="auto"/>
        <w:ind w:left="1440" w:hanging="360"/>
        <w:rPr>
          <w:sz w:val="24"/>
          <w:szCs w:val="24"/>
          <w:u w:val="none"/>
        </w:rPr>
      </w:pPr>
      <w:r w:rsidDel="00000000" w:rsidR="00000000" w:rsidRPr="00000000">
        <w:rPr>
          <w:sz w:val="24"/>
          <w:szCs w:val="24"/>
          <w:rtl w:val="0"/>
        </w:rPr>
        <w:t xml:space="preserve">esign_error_code </w:t>
      </w:r>
      <w:r w:rsidDel="00000000" w:rsidR="00000000" w:rsidRPr="00000000">
        <w:rPr>
          <w:rtl w:val="0"/>
        </w:rPr>
      </w:r>
    </w:p>
    <w:p w:rsidR="00000000" w:rsidDel="00000000" w:rsidP="00000000" w:rsidRDefault="00000000" w:rsidRPr="00000000" w14:paraId="00000202">
      <w:pPr>
        <w:numPr>
          <w:ilvl w:val="1"/>
          <w:numId w:val="89"/>
        </w:numPr>
        <w:spacing w:line="240" w:lineRule="auto"/>
        <w:ind w:left="1440" w:hanging="360"/>
        <w:rPr>
          <w:sz w:val="24"/>
          <w:szCs w:val="24"/>
          <w:u w:val="none"/>
        </w:rPr>
      </w:pPr>
      <w:r w:rsidDel="00000000" w:rsidR="00000000" w:rsidRPr="00000000">
        <w:rPr>
          <w:color w:val="0051c2"/>
          <w:sz w:val="24"/>
          <w:szCs w:val="24"/>
          <w:rtl w:val="0"/>
        </w:rPr>
        <w:t xml:space="preserve">esign_error_message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e</w:t>
      </w:r>
      <w:r w:rsidDel="00000000" w:rsidR="00000000" w:rsidRPr="00000000">
        <w:rPr>
          <w:color w:val="2b303b"/>
          <w:sz w:val="24"/>
          <w:szCs w:val="24"/>
          <w:rtl w:val="0"/>
        </w:rPr>
        <w:t xml:space="preserve">.</w:t>
      </w:r>
      <w:r w:rsidDel="00000000" w:rsidR="00000000" w:rsidRPr="00000000">
        <w:rPr>
          <w:sz w:val="24"/>
          <w:szCs w:val="24"/>
          <w:rtl w:val="0"/>
        </w:rPr>
        <w:t xml:space="preserve">g</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"Invalid OTP"</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"Aadhaar suspended"</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203">
      <w:pPr>
        <w:numPr>
          <w:ilvl w:val="0"/>
          <w:numId w:val="89"/>
        </w:numPr>
        <w:spacing w:line="240" w:lineRule="auto"/>
        <w:ind w:left="720" w:hanging="360"/>
        <w:rPr>
          <w:sz w:val="24"/>
          <w:szCs w:val="24"/>
          <w:u w:val="none"/>
        </w:rPr>
      </w:pPr>
      <w:r w:rsidDel="00000000" w:rsidR="00000000" w:rsidRPr="00000000">
        <w:rPr>
          <w:color w:val="b34a00"/>
          <w:sz w:val="24"/>
          <w:szCs w:val="24"/>
          <w:rtl w:val="0"/>
        </w:rPr>
        <w:t xml:space="preserve">Send</w:t>
      </w:r>
      <w:r w:rsidDel="00000000" w:rsidR="00000000" w:rsidRPr="00000000">
        <w:rPr>
          <w:sz w:val="24"/>
          <w:szCs w:val="24"/>
          <w:rtl w:val="0"/>
        </w:rPr>
        <w:t xml:space="preserve"> </w:t>
      </w:r>
      <w:r w:rsidDel="00000000" w:rsidR="00000000" w:rsidRPr="00000000">
        <w:rPr>
          <w:color w:val="008080"/>
          <w:sz w:val="24"/>
          <w:szCs w:val="24"/>
          <w:rtl w:val="0"/>
        </w:rPr>
        <w:t xml:space="preserve">SMS</w:t>
      </w:r>
      <w:r w:rsidDel="00000000" w:rsidR="00000000" w:rsidRPr="00000000">
        <w:rPr>
          <w:sz w:val="24"/>
          <w:szCs w:val="24"/>
          <w:rtl w:val="0"/>
        </w:rPr>
        <w:t xml:space="preserve"> to customer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"Consent signing failed. Reason: {error}. Click to retry: {link}"</w:t>
      </w:r>
      <w:r w:rsidDel="00000000" w:rsidR="00000000" w:rsidRPr="00000000">
        <w:rPr>
          <w:rtl w:val="0"/>
        </w:rPr>
      </w:r>
    </w:p>
    <w:p w:rsidR="00000000" w:rsidDel="00000000" w:rsidP="00000000" w:rsidRDefault="00000000" w:rsidRPr="00000000" w14:paraId="00000204">
      <w:pPr>
        <w:numPr>
          <w:ilvl w:val="1"/>
          <w:numId w:val="89"/>
        </w:numPr>
        <w:spacing w:line="240" w:lineRule="auto"/>
        <w:ind w:left="1440" w:hanging="360"/>
        <w:rPr>
          <w:sz w:val="24"/>
          <w:szCs w:val="24"/>
          <w:u w:val="none"/>
        </w:rPr>
      </w:pPr>
      <w:r w:rsidDel="00000000" w:rsidR="00000000" w:rsidRPr="00000000">
        <w:rPr>
          <w:color w:val="b34a00"/>
          <w:sz w:val="24"/>
          <w:szCs w:val="24"/>
          <w:rtl w:val="0"/>
        </w:rPr>
        <w:t xml:space="preserve">Allow</w:t>
      </w:r>
      <w:r w:rsidDel="00000000" w:rsidR="00000000" w:rsidRPr="00000000">
        <w:rPr>
          <w:sz w:val="24"/>
          <w:szCs w:val="24"/>
          <w:rtl w:val="0"/>
        </w:rPr>
        <w:t xml:space="preserve"> </w:t>
      </w:r>
      <w:r w:rsidDel="00000000" w:rsidR="00000000" w:rsidRPr="00000000">
        <w:rPr>
          <w:color w:val="008080"/>
          <w:sz w:val="24"/>
          <w:szCs w:val="24"/>
          <w:rtl w:val="0"/>
        </w:rPr>
        <w:t xml:space="preserve">3</w:t>
      </w:r>
      <w:r w:rsidDel="00000000" w:rsidR="00000000" w:rsidRPr="00000000">
        <w:rPr>
          <w:sz w:val="24"/>
          <w:szCs w:val="24"/>
          <w:rtl w:val="0"/>
        </w:rPr>
        <w:t xml:space="preserve"> retry attempts</w:t>
      </w:r>
    </w:p>
    <w:p w:rsidR="00000000" w:rsidDel="00000000" w:rsidP="00000000" w:rsidRDefault="00000000" w:rsidRPr="00000000" w14:paraId="00000205">
      <w:pPr>
        <w:numPr>
          <w:ilvl w:val="1"/>
          <w:numId w:val="89"/>
        </w:numPr>
        <w:spacing w:line="240" w:lineRule="auto"/>
        <w:ind w:left="1440" w:hanging="360"/>
        <w:rPr>
          <w:sz w:val="24"/>
          <w:szCs w:val="24"/>
          <w:u w:val="none"/>
        </w:rPr>
      </w:pPr>
      <w:r w:rsidDel="00000000" w:rsidR="00000000" w:rsidRPr="00000000">
        <w:rPr>
          <w:color w:val="b34a00"/>
          <w:sz w:val="24"/>
          <w:szCs w:val="24"/>
          <w:rtl w:val="0"/>
        </w:rPr>
        <w:t xml:space="preserve">After</w:t>
      </w:r>
      <w:r w:rsidDel="00000000" w:rsidR="00000000" w:rsidRPr="00000000">
        <w:rPr>
          <w:sz w:val="24"/>
          <w:szCs w:val="24"/>
          <w:rtl w:val="0"/>
        </w:rPr>
        <w:t xml:space="preserve"> </w:t>
      </w:r>
      <w:r w:rsidDel="00000000" w:rsidR="00000000" w:rsidRPr="00000000">
        <w:rPr>
          <w:color w:val="008080"/>
          <w:sz w:val="24"/>
          <w:szCs w:val="24"/>
          <w:rtl w:val="0"/>
        </w:rPr>
        <w:t xml:space="preserve">3</w:t>
      </w:r>
      <w:r w:rsidDel="00000000" w:rsidR="00000000" w:rsidRPr="00000000">
        <w:rPr>
          <w:sz w:val="24"/>
          <w:szCs w:val="24"/>
          <w:rtl w:val="0"/>
        </w:rPr>
        <w:t xml:space="preserve"> </w:t>
      </w:r>
      <w:r w:rsidDel="00000000" w:rsidR="00000000" w:rsidRPr="00000000">
        <w:rPr>
          <w:color w:val="b80a18"/>
          <w:sz w:val="24"/>
          <w:szCs w:val="24"/>
          <w:rtl w:val="0"/>
        </w:rPr>
        <w:t xml:space="preserve">failures</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06">
      <w:pPr>
        <w:numPr>
          <w:ilvl w:val="2"/>
          <w:numId w:val="89"/>
        </w:numPr>
        <w:spacing w:line="240" w:lineRule="auto"/>
        <w:ind w:left="2160" w:hanging="360"/>
        <w:rPr>
          <w:sz w:val="24"/>
          <w:szCs w:val="24"/>
          <w:u w:val="none"/>
        </w:rPr>
      </w:pPr>
      <w:r w:rsidDel="00000000" w:rsidR="00000000" w:rsidRPr="00000000">
        <w:rPr>
          <w:sz w:val="24"/>
          <w:szCs w:val="24"/>
          <w:rtl w:val="0"/>
        </w:rPr>
        <w:t xml:space="preserve"> consent_status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'esign_blocked'</w:t>
      </w:r>
      <w:r w:rsidDel="00000000" w:rsidR="00000000" w:rsidRPr="00000000">
        <w:rPr>
          <w:rtl w:val="0"/>
        </w:rPr>
      </w:r>
    </w:p>
    <w:p w:rsidR="00000000" w:rsidDel="00000000" w:rsidP="00000000" w:rsidRDefault="00000000" w:rsidRPr="00000000" w14:paraId="00000207">
      <w:pPr>
        <w:numPr>
          <w:ilvl w:val="2"/>
          <w:numId w:val="89"/>
        </w:numPr>
        <w:spacing w:line="240" w:lineRule="auto"/>
        <w:ind w:left="2160" w:hanging="360"/>
        <w:rPr>
          <w:sz w:val="24"/>
          <w:szCs w:val="24"/>
          <w:u w:val="none"/>
        </w:rPr>
      </w:pPr>
      <w:r w:rsidDel="00000000" w:rsidR="00000000" w:rsidRPr="00000000">
        <w:rPr>
          <w:color w:val="b34a00"/>
          <w:sz w:val="24"/>
          <w:szCs w:val="24"/>
          <w:rtl w:val="0"/>
        </w:rPr>
        <w:t xml:space="preserve">Notify</w:t>
      </w:r>
      <w:r w:rsidDel="00000000" w:rsidR="00000000" w:rsidRPr="00000000">
        <w:rPr>
          <w:sz w:val="24"/>
          <w:szCs w:val="24"/>
          <w:rtl w:val="0"/>
        </w:rPr>
        <w:t xml:space="preserve"> dealer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"Customer eSign blocked, switch to manual consent”</w:t>
      </w:r>
    </w:p>
    <w:p w:rsidR="00000000" w:rsidDel="00000000" w:rsidP="00000000" w:rsidRDefault="00000000" w:rsidRPr="00000000" w14:paraId="0000020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209">
      <w:pPr>
        <w:spacing w:line="240" w:lineRule="auto"/>
        <w:ind w:left="0" w:firstLine="0"/>
        <w:rPr>
          <w:b w:val="1"/>
          <w:bCs w:val="1"/>
          <w:sz w:val="24"/>
          <w:szCs w:val="24"/>
        </w:rPr>
      </w:pPr>
      <w:r w:rsidDel="00000000" w:rsidR="00000000" w:rsidRPr="00000000">
        <w:rPr>
          <w:b w:val="1"/>
          <w:bCs w:val="1"/>
          <w:sz w:val="24"/>
          <w:szCs w:val="24"/>
          <w:rtl w:val="0"/>
        </w:rPr>
        <w:t xml:space="preserve">Admin Reviews Digital Consent** </w:t>
      </w:r>
    </w:p>
    <w:p w:rsidR="00000000" w:rsidDel="00000000" w:rsidP="00000000" w:rsidRDefault="00000000" w:rsidRPr="00000000" w14:paraId="0000020A">
      <w:pPr>
        <w:spacing w:line="240" w:lineRule="auto"/>
        <w:ind w:left="0" w:firstLine="0"/>
        <w:rPr>
          <w:sz w:val="24"/>
          <w:szCs w:val="24"/>
        </w:rPr>
      </w:pPr>
      <w:r w:rsidDel="00000000" w:rsidR="00000000" w:rsidRPr="00000000">
        <w:rPr>
          <w:sz w:val="24"/>
          <w:szCs w:val="24"/>
          <w:rtl w:val="0"/>
        </w:rPr>
        <w:t xml:space="preserve">**Admin Console - Consent Review Queue:**</w:t>
      </w:r>
    </w:p>
    <w:p w:rsidR="00000000" w:rsidDel="00000000" w:rsidP="00000000" w:rsidRDefault="00000000" w:rsidRPr="00000000" w14:paraId="0000020B">
      <w:pPr>
        <w:spacing w:line="240" w:lineRule="auto"/>
        <w:ind w:left="0" w:firstLine="0"/>
        <w:rPr>
          <w:color w:val="008000"/>
          <w:sz w:val="24"/>
          <w:szCs w:val="24"/>
        </w:rPr>
      </w:pPr>
      <w:r w:rsidDel="00000000" w:rsidR="00000000" w:rsidRPr="00000000">
        <w:rPr>
          <w:sz w:val="24"/>
          <w:szCs w:val="24"/>
          <w:rtl w:val="0"/>
        </w:rPr>
        <w:t xml:space="preserve">**Navigation:** </w:t>
      </w:r>
      <w:r w:rsidDel="00000000" w:rsidR="00000000" w:rsidRPr="00000000">
        <w:rPr>
          <w:color w:val="008000"/>
          <w:sz w:val="24"/>
          <w:szCs w:val="24"/>
          <w:rtl w:val="0"/>
        </w:rPr>
        <w:t xml:space="preserve">```</w:t>
      </w:r>
      <w:r w:rsidDel="00000000" w:rsidR="00000000" w:rsidRPr="00000000">
        <w:rPr>
          <w:sz w:val="24"/>
          <w:szCs w:val="24"/>
          <w:rtl w:val="0"/>
        </w:rPr>
        <w:t xml:space="preserve"> </w:t>
      </w:r>
      <w:r w:rsidDel="00000000" w:rsidR="00000000" w:rsidRPr="00000000">
        <w:rPr>
          <w:color w:val="b34a00"/>
          <w:sz w:val="24"/>
          <w:szCs w:val="24"/>
          <w:rtl w:val="0"/>
        </w:rPr>
        <w:t xml:space="preserve">Admin</w:t>
      </w:r>
      <w:r w:rsidDel="00000000" w:rsidR="00000000" w:rsidRPr="00000000">
        <w:rPr>
          <w:sz w:val="24"/>
          <w:szCs w:val="24"/>
          <w:rtl w:val="0"/>
        </w:rPr>
        <w:t xml:space="preserve"> </w:t>
      </w:r>
      <w:r w:rsidDel="00000000" w:rsidR="00000000" w:rsidRPr="00000000">
        <w:rPr>
          <w:color w:val="b34a00"/>
          <w:sz w:val="24"/>
          <w:szCs w:val="24"/>
          <w:rtl w:val="0"/>
        </w:rPr>
        <w:t xml:space="preserve">Dashboard</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color w:val="b34a00"/>
          <w:sz w:val="24"/>
          <w:szCs w:val="24"/>
          <w:rtl w:val="0"/>
        </w:rPr>
        <w:t xml:space="preserve">Consent</w:t>
      </w:r>
      <w:r w:rsidDel="00000000" w:rsidR="00000000" w:rsidRPr="00000000">
        <w:rPr>
          <w:sz w:val="24"/>
          <w:szCs w:val="24"/>
          <w:rtl w:val="0"/>
        </w:rPr>
        <w:t xml:space="preserve"> </w:t>
      </w:r>
      <w:r w:rsidDel="00000000" w:rsidR="00000000" w:rsidRPr="00000000">
        <w:rPr>
          <w:color w:val="b34a00"/>
          <w:sz w:val="24"/>
          <w:szCs w:val="24"/>
          <w:rtl w:val="0"/>
        </w:rPr>
        <w:t xml:space="preserve">ReviewQueue</w:t>
      </w:r>
      <w:r w:rsidDel="00000000" w:rsidR="00000000" w:rsidRPr="00000000">
        <w:rPr>
          <w:sz w:val="24"/>
          <w:szCs w:val="24"/>
          <w:rtl w:val="0"/>
        </w:rPr>
        <w:t xml:space="preserve"> </w:t>
      </w:r>
      <w:r w:rsidDel="00000000" w:rsidR="00000000" w:rsidRPr="00000000">
        <w:rPr>
          <w:color w:val="008000"/>
          <w:sz w:val="24"/>
          <w:szCs w:val="24"/>
          <w:rtl w:val="0"/>
        </w:rPr>
        <w:t xml:space="preserve">``` </w:t>
      </w:r>
    </w:p>
    <w:p w:rsidR="00000000" w:rsidDel="00000000" w:rsidP="00000000" w:rsidRDefault="00000000" w:rsidRPr="00000000" w14:paraId="0000020C">
      <w:pPr>
        <w:spacing w:line="240" w:lineRule="auto"/>
        <w:ind w:left="0" w:firstLine="0"/>
        <w:rPr>
          <w:b w:val="1"/>
          <w:bCs w:val="1"/>
          <w:color w:val="008000"/>
          <w:sz w:val="24"/>
          <w:szCs w:val="24"/>
        </w:rPr>
      </w:pPr>
      <w:r w:rsidDel="00000000" w:rsidR="00000000" w:rsidRPr="00000000">
        <w:rPr>
          <w:sz w:val="24"/>
          <w:szCs w:val="24"/>
          <w:rtl w:val="0"/>
        </w:rPr>
        <w:t xml:space="preserve">**Queue View (Table):** </w:t>
      </w:r>
      <w:r w:rsidDel="00000000" w:rsidR="00000000" w:rsidRPr="00000000">
        <w:rPr>
          <w:rtl w:val="0"/>
        </w:rPr>
      </w:r>
    </w:p>
    <w:p w:rsidR="00000000" w:rsidDel="00000000" w:rsidP="00000000" w:rsidRDefault="00000000" w:rsidRPr="00000000" w14:paraId="0000020D">
      <w:pPr>
        <w:spacing w:line="240" w:lineRule="auto"/>
        <w:ind w:left="0" w:firstLine="0"/>
        <w:rPr>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Lead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b34a00"/>
                <w:sz w:val="24"/>
                <w:szCs w:val="24"/>
                <w:rtl w:val="0"/>
              </w:rPr>
              <w:t xml:space="preserve">Signed</w:t>
            </w:r>
            <w:r w:rsidDel="00000000" w:rsidR="00000000" w:rsidRPr="00000000">
              <w:rPr>
                <w:sz w:val="24"/>
                <w:szCs w:val="24"/>
                <w:rtl w:val="0"/>
              </w:rPr>
              <w:t xml:space="preserve"> </w:t>
            </w:r>
            <w:r w:rsidDel="00000000" w:rsidR="00000000" w:rsidRPr="00000000">
              <w:rPr>
                <w:color w:val="b34a00"/>
                <w:sz w:val="24"/>
                <w:szCs w:val="24"/>
                <w:rtl w:val="0"/>
              </w:rPr>
              <w:t xml:space="preserve">Via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b34a00"/>
                <w:sz w:val="24"/>
                <w:szCs w:val="24"/>
                <w:rtl w:val="0"/>
              </w:rPr>
              <w:t xml:space="preserve">Signed</w:t>
            </w:r>
            <w:r w:rsidDel="00000000" w:rsidR="00000000" w:rsidRPr="00000000">
              <w:rPr>
                <w:sz w:val="24"/>
                <w:szCs w:val="24"/>
                <w:rtl w:val="0"/>
              </w:rPr>
              <w:t xml:space="preserve"> </w:t>
            </w:r>
            <w:r w:rsidDel="00000000" w:rsidR="00000000" w:rsidRPr="00000000">
              <w:rPr>
                <w:color w:val="b34a00"/>
                <w:sz w:val="24"/>
                <w:szCs w:val="24"/>
                <w:rtl w:val="0"/>
              </w:rPr>
              <w:t xml:space="preserve">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b34a00"/>
                <w:sz w:val="24"/>
                <w:szCs w:val="24"/>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b34a00"/>
                <w:sz w:val="24"/>
                <w:szCs w:val="24"/>
                <w:rtl w:val="0"/>
              </w:rPr>
              <w:t xml:space="preserve">Action</w:t>
            </w:r>
            <w:r w:rsidDel="00000000" w:rsidR="00000000" w:rsidRPr="00000000">
              <w:rPr>
                <w:rtl w:val="0"/>
              </w:rPr>
            </w:r>
          </w:p>
        </w:tc>
      </w:tr>
      <w:tr>
        <w:trPr>
          <w:cantSplit w:val="0"/>
          <w:trHeight w:val="79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8080"/>
                <w:rtl w:val="0"/>
              </w:rPr>
              <w:t xml:space="preserve">IT</w:t>
            </w:r>
            <w:r w:rsidDel="00000000" w:rsidR="00000000" w:rsidRPr="00000000">
              <w:rPr>
                <w:color w:val="14181f"/>
                <w:rtl w:val="0"/>
              </w:rPr>
              <w:t xml:space="preserve">-</w:t>
            </w:r>
            <w:r w:rsidDel="00000000" w:rsidR="00000000" w:rsidRPr="00000000">
              <w:rPr>
                <w:color w:val="008080"/>
                <w:rtl w:val="0"/>
              </w:rPr>
              <w:t xml:space="preserve">2026</w:t>
            </w:r>
            <w:r w:rsidDel="00000000" w:rsidR="00000000" w:rsidRPr="00000000">
              <w:rPr>
                <w:color w:val="14181f"/>
                <w:rtl w:val="0"/>
              </w:rPr>
              <w:t xml:space="preserve">-</w:t>
            </w:r>
            <w:r w:rsidDel="00000000" w:rsidR="00000000" w:rsidRPr="00000000">
              <w:rPr>
                <w:color w:val="008080"/>
                <w:rtl w:val="0"/>
              </w:rPr>
              <w:t xml:space="preserve">123</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color w:val="b34a00"/>
                <w:rtl w:val="0"/>
              </w:rPr>
              <w:t xml:space="preserve">Vijay</w:t>
            </w:r>
            <w:r w:rsidDel="00000000" w:rsidR="00000000" w:rsidRPr="00000000">
              <w:rPr>
                <w:rtl w:val="0"/>
              </w:rPr>
              <w:t xml:space="preserve"> </w:t>
            </w:r>
            <w:r w:rsidDel="00000000" w:rsidR="00000000" w:rsidRPr="00000000">
              <w:rPr>
                <w:color w:val="b34a00"/>
                <w:rtl w:val="0"/>
              </w:rPr>
              <w:t xml:space="preserve">Sharma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color w:val="b34a00"/>
                <w:rtl w:val="0"/>
              </w:rPr>
              <w:t xml:space="preserve">adhaar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color w:val="008080"/>
                <w:rtl w:val="0"/>
              </w:rPr>
              <w:t xml:space="preserve">26</w:t>
            </w:r>
            <w:r w:rsidDel="00000000" w:rsidR="00000000" w:rsidRPr="00000000">
              <w:rPr>
                <w:color w:val="14181f"/>
                <w:rtl w:val="0"/>
              </w:rPr>
              <w:t xml:space="preserve">-</w:t>
            </w:r>
            <w:r w:rsidDel="00000000" w:rsidR="00000000" w:rsidRPr="00000000">
              <w:rPr>
                <w:color w:val="b34a00"/>
                <w:rtl w:val="0"/>
              </w:rPr>
              <w:t xml:space="preserve">Jul</w:t>
            </w:r>
            <w:r w:rsidDel="00000000" w:rsidR="00000000" w:rsidRPr="00000000">
              <w:rPr>
                <w:rtl w:val="0"/>
              </w:rPr>
              <w:t xml:space="preserve"> </w:t>
            </w:r>
            <w:r w:rsidDel="00000000" w:rsidR="00000000" w:rsidRPr="00000000">
              <w:rPr>
                <w:color w:val="008080"/>
                <w:rtl w:val="0"/>
              </w:rPr>
              <w:t xml:space="preserve">10</w:t>
            </w:r>
            <w:r w:rsidDel="00000000" w:rsidR="00000000" w:rsidRPr="00000000">
              <w:rPr>
                <w:color w:val="14181f"/>
                <w:rtl w:val="0"/>
              </w:rPr>
              <w:t xml:space="preserve">:</w:t>
            </w:r>
            <w:r w:rsidDel="00000000" w:rsidR="00000000" w:rsidRPr="00000000">
              <w:rPr>
                <w:color w:val="008080"/>
                <w:rtl w:val="0"/>
              </w:rPr>
              <w:t xml:space="preserve">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color w:val="b34a00"/>
                <w:rtl w:val="0"/>
              </w:rPr>
              <w:t xml:space="preserve">Admin</w:t>
            </w:r>
            <w:r w:rsidDel="00000000" w:rsidR="00000000" w:rsidRPr="00000000">
              <w:rPr>
                <w:rtl w:val="0"/>
              </w:rPr>
              <w:t xml:space="preserve"> </w:t>
            </w:r>
            <w:r w:rsidDel="00000000" w:rsidR="00000000" w:rsidRPr="00000000">
              <w:rPr>
                <w:color w:val="b34a00"/>
                <w:rtl w:val="0"/>
              </w:rPr>
              <w:t xml:space="preserve">Review</w:t>
            </w:r>
            <w:r w:rsidDel="00000000" w:rsidR="00000000" w:rsidRPr="00000000">
              <w:rPr>
                <w:rtl w:val="0"/>
              </w:rPr>
              <w:t xml:space="preserve"> </w:t>
            </w:r>
            <w:r w:rsidDel="00000000" w:rsidR="00000000" w:rsidRPr="00000000">
              <w:rPr>
                <w:color w:val="b34a00"/>
                <w:rtl w:val="0"/>
              </w:rPr>
              <w:t xml:space="preserve">Pend</w:t>
            </w:r>
            <w:r w:rsidDel="00000000" w:rsidR="00000000" w:rsidRPr="00000000">
              <w:rPr>
                <w:color w:val="2b303b"/>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color w:val="b34a00"/>
                <w:rtl w:val="0"/>
              </w:rPr>
              <w:t xml:space="preserve">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8080"/>
                <w:rtl w:val="0"/>
              </w:rPr>
              <w:t xml:space="preserve">IT</w:t>
            </w:r>
            <w:r w:rsidDel="00000000" w:rsidR="00000000" w:rsidRPr="00000000">
              <w:rPr>
                <w:color w:val="14181f"/>
                <w:rtl w:val="0"/>
              </w:rPr>
              <w:t xml:space="preserve">-</w:t>
            </w:r>
            <w:r w:rsidDel="00000000" w:rsidR="00000000" w:rsidRPr="00000000">
              <w:rPr>
                <w:color w:val="008080"/>
                <w:rtl w:val="0"/>
              </w:rPr>
              <w:t xml:space="preserve">2026</w:t>
            </w:r>
            <w:r w:rsidDel="00000000" w:rsidR="00000000" w:rsidRPr="00000000">
              <w:rPr>
                <w:color w:val="14181f"/>
                <w:rtl w:val="0"/>
              </w:rPr>
              <w:t xml:space="preserve">-</w:t>
            </w:r>
            <w:r w:rsidDel="00000000" w:rsidR="00000000" w:rsidRPr="00000000">
              <w:rPr>
                <w:color w:val="008080"/>
                <w:rtl w:val="0"/>
              </w:rPr>
              <w:t xml:space="preserve">124</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color w:val="b34a00"/>
                <w:rtl w:val="0"/>
              </w:rPr>
              <w:t xml:space="preserve">Rakesh</w:t>
            </w:r>
            <w:r w:rsidDel="00000000" w:rsidR="00000000" w:rsidRPr="00000000">
              <w:rPr>
                <w:rtl w:val="0"/>
              </w:rPr>
              <w:t xml:space="preserve"> </w:t>
            </w:r>
            <w:r w:rsidDel="00000000" w:rsidR="00000000" w:rsidRPr="00000000">
              <w:rPr>
                <w:color w:val="b34a00"/>
                <w:rtl w:val="0"/>
              </w:rPr>
              <w:t xml:space="preserve">Kumar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color w:val="b34a00"/>
                <w:rtl w:val="0"/>
              </w:rPr>
              <w:t xml:space="preserve">Manual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color w:val="008080"/>
                <w:rtl w:val="0"/>
              </w:rPr>
              <w:t xml:space="preserve">26</w:t>
            </w:r>
            <w:r w:rsidDel="00000000" w:rsidR="00000000" w:rsidRPr="00000000">
              <w:rPr>
                <w:color w:val="14181f"/>
                <w:rtl w:val="0"/>
              </w:rPr>
              <w:t xml:space="preserve">-</w:t>
            </w:r>
            <w:r w:rsidDel="00000000" w:rsidR="00000000" w:rsidRPr="00000000">
              <w:rPr>
                <w:color w:val="b34a00"/>
                <w:rtl w:val="0"/>
              </w:rPr>
              <w:t xml:space="preserve">Jul</w:t>
            </w:r>
            <w:r w:rsidDel="00000000" w:rsidR="00000000" w:rsidRPr="00000000">
              <w:rPr>
                <w:rtl w:val="0"/>
              </w:rPr>
              <w:t xml:space="preserve"> </w:t>
            </w:r>
            <w:r w:rsidDel="00000000" w:rsidR="00000000" w:rsidRPr="00000000">
              <w:rPr>
                <w:color w:val="008080"/>
                <w:rtl w:val="0"/>
              </w:rPr>
              <w:t xml:space="preserve">09</w:t>
            </w:r>
            <w:r w:rsidDel="00000000" w:rsidR="00000000" w:rsidRPr="00000000">
              <w:rPr>
                <w:color w:val="14181f"/>
                <w:rtl w:val="0"/>
              </w:rPr>
              <w:t xml:space="preserve">:</w:t>
            </w:r>
            <w:r w:rsidDel="00000000" w:rsidR="00000000" w:rsidRPr="00000000">
              <w:rPr>
                <w:color w:val="008080"/>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color w:val="b34a00"/>
                <w:rtl w:val="0"/>
              </w:rPr>
              <w:t xml:space="preserve">Admin</w:t>
            </w:r>
            <w:r w:rsidDel="00000000" w:rsidR="00000000" w:rsidRPr="00000000">
              <w:rPr>
                <w:rtl w:val="0"/>
              </w:rPr>
              <w:t xml:space="preserve"> </w:t>
            </w:r>
            <w:r w:rsidDel="00000000" w:rsidR="00000000" w:rsidRPr="00000000">
              <w:rPr>
                <w:color w:val="b34a00"/>
                <w:rtl w:val="0"/>
              </w:rPr>
              <w:t xml:space="preserve">Review</w:t>
            </w:r>
            <w:r w:rsidDel="00000000" w:rsidR="00000000" w:rsidRPr="00000000">
              <w:rPr>
                <w:rtl w:val="0"/>
              </w:rPr>
              <w:t xml:space="preserve"> </w:t>
            </w:r>
            <w:r w:rsidDel="00000000" w:rsidR="00000000" w:rsidRPr="00000000">
              <w:rPr>
                <w:color w:val="b34a00"/>
                <w:rtl w:val="0"/>
              </w:rPr>
              <w:t xml:space="preserve">Pend</w:t>
            </w:r>
            <w:r w:rsidDel="00000000" w:rsidR="00000000" w:rsidRPr="00000000">
              <w:rPr>
                <w:color w:val="2b303b"/>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color w:val="b34a00"/>
                <w:rtl w:val="0"/>
              </w:rPr>
              <w:t xml:space="preserve">Review</w:t>
            </w:r>
            <w:r w:rsidDel="00000000" w:rsidR="00000000" w:rsidRPr="00000000">
              <w:rPr>
                <w:rtl w:val="0"/>
              </w:rPr>
            </w:r>
          </w:p>
        </w:tc>
      </w:tr>
    </w:tbl>
    <w:p w:rsidR="00000000" w:rsidDel="00000000" w:rsidP="00000000" w:rsidRDefault="00000000" w:rsidRPr="00000000" w14:paraId="00000220">
      <w:pPr>
        <w:spacing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21">
      <w:pPr>
        <w:spacing w:line="240" w:lineRule="auto"/>
        <w:ind w:left="0" w:firstLine="0"/>
        <w:rPr>
          <w:b w:val="1"/>
          <w:bCs w:val="1"/>
          <w:color w:val="008000"/>
          <w:sz w:val="24"/>
          <w:szCs w:val="24"/>
        </w:rPr>
      </w:pPr>
      <w:r w:rsidDel="00000000" w:rsidR="00000000" w:rsidRPr="00000000">
        <w:rPr>
          <w:rtl w:val="0"/>
        </w:rPr>
      </w:r>
    </w:p>
    <w:p w:rsidR="00000000" w:rsidDel="00000000" w:rsidP="00000000" w:rsidRDefault="00000000" w:rsidRPr="00000000" w14:paraId="00000222">
      <w:pPr>
        <w:spacing w:line="240" w:lineRule="auto"/>
        <w:ind w:left="0" w:firstLine="0"/>
        <w:rPr>
          <w:sz w:val="24"/>
          <w:szCs w:val="24"/>
        </w:rPr>
      </w:pPr>
      <w:r w:rsidDel="00000000" w:rsidR="00000000" w:rsidRPr="00000000">
        <w:rPr>
          <w:sz w:val="24"/>
          <w:szCs w:val="24"/>
          <w:rtl w:val="0"/>
        </w:rPr>
        <w:t xml:space="preserve">Filters:</w:t>
      </w:r>
    </w:p>
    <w:p w:rsidR="00000000" w:rsidDel="00000000" w:rsidP="00000000" w:rsidRDefault="00000000" w:rsidRPr="00000000" w14:paraId="00000223">
      <w:pPr>
        <w:numPr>
          <w:ilvl w:val="0"/>
          <w:numId w:val="70"/>
        </w:numPr>
        <w:spacing w:line="240" w:lineRule="auto"/>
        <w:ind w:left="720" w:hanging="360"/>
        <w:rPr>
          <w:sz w:val="24"/>
          <w:szCs w:val="24"/>
          <w:u w:val="none"/>
        </w:rPr>
      </w:pPr>
      <w:r w:rsidDel="00000000" w:rsidR="00000000" w:rsidRPr="00000000">
        <w:rPr>
          <w:sz w:val="24"/>
          <w:szCs w:val="24"/>
          <w:rtl w:val="0"/>
        </w:rPr>
        <w:t xml:space="preserve">Status: All / Pending / Verified / Rejected</w:t>
      </w:r>
    </w:p>
    <w:p w:rsidR="00000000" w:rsidDel="00000000" w:rsidP="00000000" w:rsidRDefault="00000000" w:rsidRPr="00000000" w14:paraId="00000224">
      <w:pPr>
        <w:numPr>
          <w:ilvl w:val="0"/>
          <w:numId w:val="70"/>
        </w:numPr>
        <w:spacing w:line="240" w:lineRule="auto"/>
        <w:ind w:left="720" w:hanging="360"/>
        <w:rPr>
          <w:sz w:val="24"/>
          <w:szCs w:val="24"/>
          <w:u w:val="none"/>
        </w:rPr>
      </w:pPr>
      <w:r w:rsidDel="00000000" w:rsidR="00000000" w:rsidRPr="00000000">
        <w:rPr>
          <w:sz w:val="24"/>
          <w:szCs w:val="24"/>
          <w:rtl w:val="0"/>
        </w:rPr>
        <w:t xml:space="preserve">Signed Method: All / Aadhaar eSign / Manual</w:t>
      </w:r>
    </w:p>
    <w:p w:rsidR="00000000" w:rsidDel="00000000" w:rsidP="00000000" w:rsidRDefault="00000000" w:rsidRPr="00000000" w14:paraId="00000225">
      <w:pPr>
        <w:numPr>
          <w:ilvl w:val="0"/>
          <w:numId w:val="70"/>
        </w:numPr>
        <w:spacing w:line="240" w:lineRule="auto"/>
        <w:ind w:left="720" w:hanging="360"/>
        <w:rPr>
          <w:sz w:val="24"/>
          <w:szCs w:val="24"/>
          <w:u w:val="none"/>
        </w:rPr>
      </w:pPr>
      <w:r w:rsidDel="00000000" w:rsidR="00000000" w:rsidRPr="00000000">
        <w:rPr>
          <w:sz w:val="24"/>
          <w:szCs w:val="24"/>
          <w:rtl w:val="0"/>
        </w:rPr>
        <w:t xml:space="preserve">Date Range</w:t>
      </w:r>
    </w:p>
    <w:p w:rsidR="00000000" w:rsidDel="00000000" w:rsidP="00000000" w:rsidRDefault="00000000" w:rsidRPr="00000000" w14:paraId="00000226">
      <w:pPr>
        <w:numPr>
          <w:ilvl w:val="0"/>
          <w:numId w:val="70"/>
        </w:numPr>
        <w:spacing w:line="240" w:lineRule="auto"/>
        <w:ind w:left="720" w:hanging="360"/>
        <w:rPr>
          <w:sz w:val="24"/>
          <w:szCs w:val="24"/>
          <w:u w:val="none"/>
        </w:rPr>
      </w:pPr>
      <w:r w:rsidDel="00000000" w:rsidR="00000000" w:rsidRPr="00000000">
        <w:rPr>
          <w:sz w:val="24"/>
          <w:szCs w:val="24"/>
          <w:rtl w:val="0"/>
        </w:rPr>
        <w:t xml:space="preserve">Dealer </w:t>
      </w:r>
    </w:p>
    <w:p w:rsidR="00000000" w:rsidDel="00000000" w:rsidP="00000000" w:rsidRDefault="00000000" w:rsidRPr="00000000" w14:paraId="00000227">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28">
      <w:pPr>
        <w:spacing w:line="240" w:lineRule="auto"/>
        <w:ind w:left="0" w:firstLine="0"/>
        <w:rPr>
          <w:sz w:val="24"/>
          <w:szCs w:val="24"/>
        </w:rPr>
      </w:pPr>
      <w:r w:rsidDel="00000000" w:rsidR="00000000" w:rsidRPr="00000000">
        <w:rPr>
          <w:sz w:val="24"/>
          <w:szCs w:val="24"/>
          <w:rtl w:val="0"/>
        </w:rPr>
        <w:t xml:space="preserve">**Review Screen (Click "Review" button):** </w:t>
      </w:r>
    </w:p>
    <w:p w:rsidR="00000000" w:rsidDel="00000000" w:rsidP="00000000" w:rsidRDefault="00000000" w:rsidRPr="00000000" w14:paraId="00000229">
      <w:pPr>
        <w:spacing w:line="240" w:lineRule="auto"/>
        <w:ind w:left="0" w:firstLine="0"/>
        <w:rPr>
          <w:sz w:val="24"/>
          <w:szCs w:val="24"/>
        </w:rPr>
      </w:pPr>
      <w:r w:rsidDel="00000000" w:rsidR="00000000" w:rsidRPr="00000000">
        <w:rPr>
          <w:sz w:val="24"/>
          <w:szCs w:val="24"/>
          <w:rtl w:val="0"/>
        </w:rPr>
        <w:t xml:space="preserve">**Panel - Signed PDF Viewer:**</w:t>
      </w:r>
      <w:r w:rsidDel="00000000" w:rsidR="00000000" w:rsidRPr="00000000">
        <w:rPr>
          <w:rtl w:val="0"/>
        </w:rPr>
      </w:r>
    </w:p>
    <w:p w:rsidR="00000000" w:rsidDel="00000000" w:rsidP="00000000" w:rsidRDefault="00000000" w:rsidRPr="00000000" w14:paraId="0000022A">
      <w:pPr>
        <w:spacing w:line="240" w:lineRule="auto"/>
        <w:rPr>
          <w:sz w:val="24"/>
          <w:szCs w:val="24"/>
        </w:rPr>
      </w:pPr>
      <w:r w:rsidDel="00000000" w:rsidR="00000000" w:rsidRPr="00000000">
        <w:rPr>
          <w:rtl w:val="0"/>
        </w:rPr>
      </w:r>
    </w:p>
    <w:tbl>
      <w:tblPr>
        <w:tblStyle w:val="Table3"/>
        <w:tblW w:w="4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tblGridChange w:id="0">
          <w:tblGrid>
            <w:gridCol w:w="4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w:t>
            </w:r>
            <w:r w:rsidDel="00000000" w:rsidR="00000000" w:rsidRPr="00000000">
              <w:rPr>
                <w:color w:val="b34a00"/>
                <w:sz w:val="24"/>
                <w:szCs w:val="24"/>
                <w:rtl w:val="0"/>
              </w:rPr>
              <w:t xml:space="preserve">Signed</w:t>
            </w:r>
            <w:r w:rsidDel="00000000" w:rsidR="00000000" w:rsidRPr="00000000">
              <w:rPr>
                <w:sz w:val="24"/>
                <w:szCs w:val="24"/>
                <w:rtl w:val="0"/>
              </w:rPr>
              <w:t xml:space="preserve"> </w:t>
            </w:r>
            <w:r w:rsidDel="00000000" w:rsidR="00000000" w:rsidRPr="00000000">
              <w:rPr>
                <w:color w:val="b34a00"/>
                <w:sz w:val="24"/>
                <w:szCs w:val="24"/>
                <w:rtl w:val="0"/>
              </w:rPr>
              <w:t xml:space="preserve">Consent</w:t>
            </w:r>
            <w:r w:rsidDel="00000000" w:rsidR="00000000" w:rsidRPr="00000000">
              <w:rPr>
                <w:sz w:val="24"/>
                <w:szCs w:val="24"/>
                <w:rtl w:val="0"/>
              </w:rPr>
              <w:t xml:space="preserve"> </w:t>
            </w:r>
            <w:r w:rsidDel="00000000" w:rsidR="00000000" w:rsidRPr="00000000">
              <w:rPr>
                <w:color w:val="008080"/>
                <w:sz w:val="24"/>
                <w:szCs w:val="24"/>
                <w:rtl w:val="0"/>
              </w:rPr>
              <w:t xml:space="preserve">PDF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w:t>
            </w:r>
            <w:r w:rsidDel="00000000" w:rsidR="00000000" w:rsidRPr="00000000">
              <w:rPr>
                <w:color w:val="008080"/>
                <w:sz w:val="24"/>
                <w:szCs w:val="24"/>
                <w:rtl w:val="0"/>
              </w:rPr>
              <w:t xml:space="preserve">PDF</w:t>
            </w:r>
            <w:r w:rsidDel="00000000" w:rsidR="00000000" w:rsidRPr="00000000">
              <w:rPr>
                <w:sz w:val="24"/>
                <w:szCs w:val="24"/>
                <w:rtl w:val="0"/>
              </w:rPr>
              <w:t xml:space="preserve"> </w:t>
            </w:r>
            <w:r w:rsidDel="00000000" w:rsidR="00000000" w:rsidRPr="00000000">
              <w:rPr>
                <w:color w:val="b34a00"/>
                <w:sz w:val="24"/>
                <w:szCs w:val="24"/>
                <w:rtl w:val="0"/>
              </w:rPr>
              <w:t xml:space="preserve">Preview</w:t>
            </w:r>
            <w:r w:rsidDel="00000000" w:rsidR="00000000" w:rsidRPr="00000000">
              <w:rPr>
                <w:sz w:val="24"/>
                <w:szCs w:val="24"/>
                <w:rtl w:val="0"/>
              </w:rPr>
              <w:t xml:space="preserve"> </w:t>
            </w:r>
            <w:r w:rsidDel="00000000" w:rsidR="00000000" w:rsidRPr="00000000">
              <w:rPr>
                <w:color w:val="8100c2"/>
                <w:sz w:val="24"/>
                <w:szCs w:val="24"/>
                <w:rtl w:val="0"/>
              </w:rPr>
              <w:t xml:space="preserve">with</w:t>
            </w:r>
            <w:r w:rsidDel="00000000" w:rsidR="00000000" w:rsidRPr="00000000">
              <w:rPr>
                <w:sz w:val="24"/>
                <w:szCs w:val="24"/>
                <w:rtl w:val="0"/>
              </w:rPr>
              <w:t xml:space="preserve"> zoom controls</w:t>
            </w:r>
            <w:r w:rsidDel="00000000" w:rsidR="00000000" w:rsidRPr="00000000">
              <w:rPr>
                <w:color w:val="2b303b"/>
                <w:sz w:val="24"/>
                <w:szCs w:val="24"/>
                <w:rtl w:val="0"/>
              </w:rPr>
              <w:t xml:space="preserv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34a00"/>
                <w:sz w:val="24"/>
                <w:szCs w:val="24"/>
              </w:rPr>
            </w:pPr>
            <w:r w:rsidDel="00000000" w:rsidR="00000000" w:rsidRPr="00000000">
              <w:rPr>
                <w:color w:val="b34a00"/>
                <w:sz w:val="24"/>
                <w:szCs w:val="24"/>
                <w:rtl w:val="0"/>
              </w:rPr>
              <w:t xml:space="preserve">Digital</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Signature</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Verified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sz w:val="24"/>
                <w:szCs w:val="24"/>
              </w:rPr>
            </w:pPr>
            <w:r w:rsidDel="00000000" w:rsidR="00000000" w:rsidRPr="00000000">
              <w:rPr>
                <w:color w:val="b34a00"/>
                <w:sz w:val="24"/>
                <w:szCs w:val="24"/>
                <w:rtl w:val="0"/>
              </w:rPr>
              <w:t xml:space="preserve">Certificate </w:t>
            </w:r>
            <w:r w:rsidDel="00000000" w:rsidR="00000000" w:rsidRPr="00000000">
              <w:rPr>
                <w:color w:val="008080"/>
                <w:sz w:val="24"/>
                <w:szCs w:val="24"/>
                <w:rtl w:val="0"/>
              </w:rPr>
              <w:t xml:space="preserve">ID</w:t>
            </w:r>
            <w:r w:rsidDel="00000000" w:rsidR="00000000" w:rsidRPr="00000000">
              <w:rPr>
                <w:color w:val="14181f"/>
                <w:sz w:val="24"/>
                <w:szCs w:val="24"/>
                <w:rtl w:val="0"/>
              </w:rPr>
              <w:t xml:space="preserve">:</w:t>
            </w:r>
            <w:r w:rsidDel="00000000" w:rsidR="00000000" w:rsidRPr="00000000">
              <w:rPr>
                <w:color w:val="b34a00"/>
                <w:sz w:val="24"/>
                <w:szCs w:val="24"/>
                <w:rtl w:val="0"/>
              </w:rPr>
              <w:t xml:space="preserve"> </w:t>
            </w:r>
            <w:r w:rsidDel="00000000" w:rsidR="00000000" w:rsidRPr="00000000">
              <w:rPr>
                <w:color w:val="008080"/>
                <w:sz w:val="24"/>
                <w:szCs w:val="24"/>
                <w:rtl w:val="0"/>
              </w:rPr>
              <w:t xml:space="preserve">CERT</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2026</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XYZ</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sz w:val="24"/>
                <w:szCs w:val="24"/>
              </w:rPr>
            </w:pPr>
            <w:r w:rsidDel="00000000" w:rsidR="00000000" w:rsidRPr="00000000">
              <w:rPr>
                <w:color w:val="b34a00"/>
                <w:sz w:val="24"/>
                <w:szCs w:val="24"/>
                <w:rtl w:val="0"/>
              </w:rPr>
              <w:t xml:space="preserve">Signed</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 26</w:t>
            </w:r>
            <w:r w:rsidDel="00000000" w:rsidR="00000000" w:rsidRPr="00000000">
              <w:rPr>
                <w:color w:val="14181f"/>
                <w:sz w:val="24"/>
                <w:szCs w:val="24"/>
                <w:rtl w:val="0"/>
              </w:rPr>
              <w:t xml:space="preserve">-</w:t>
            </w:r>
            <w:r w:rsidDel="00000000" w:rsidR="00000000" w:rsidRPr="00000000">
              <w:rPr>
                <w:color w:val="b34a00"/>
                <w:sz w:val="24"/>
                <w:szCs w:val="24"/>
                <w:rtl w:val="0"/>
              </w:rPr>
              <w:t xml:space="preserve">Jul</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2026 10</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45</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30 AM</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sz w:val="24"/>
                <w:szCs w:val="24"/>
              </w:rPr>
            </w:pPr>
            <w:r w:rsidDel="00000000" w:rsidR="00000000" w:rsidRPr="00000000">
              <w:rPr>
                <w:color w:val="b34a00"/>
                <w:sz w:val="24"/>
                <w:szCs w:val="24"/>
                <w:rtl w:val="0"/>
              </w:rPr>
              <w:t xml:space="preserve">Signer</w:t>
            </w:r>
            <w:r w:rsidDel="00000000" w:rsidR="00000000" w:rsidRPr="00000000">
              <w:rPr>
                <w:color w:val="008080"/>
                <w:sz w:val="24"/>
                <w:szCs w:val="24"/>
                <w:rtl w:val="0"/>
              </w:rPr>
              <w:t xml:space="preserve"> </w:t>
            </w:r>
            <w:r w:rsidDel="00000000" w:rsidR="00000000" w:rsidRPr="00000000">
              <w:rPr>
                <w:color w:val="b34a00"/>
                <w:sz w:val="24"/>
                <w:szCs w:val="24"/>
                <w:rtl w:val="0"/>
              </w:rPr>
              <w:t xml:space="preserve">Aadhaar</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 XXXX</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XXXX</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3456</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w:t>
            </w:r>
            <w:r w:rsidDel="00000000" w:rsidR="00000000" w:rsidRPr="00000000">
              <w:rPr>
                <w:color w:val="b34a00"/>
                <w:sz w:val="24"/>
                <w:szCs w:val="24"/>
                <w:rtl w:val="0"/>
              </w:rPr>
              <w:t xml:space="preserve">Download</w:t>
            </w:r>
            <w:r w:rsidDel="00000000" w:rsidR="00000000" w:rsidRPr="00000000">
              <w:rPr>
                <w:color w:val="008080"/>
                <w:sz w:val="24"/>
                <w:szCs w:val="24"/>
                <w:rtl w:val="0"/>
              </w:rPr>
              <w:t xml:space="preserve"> PDF</w:t>
            </w:r>
            <w:r w:rsidDel="00000000" w:rsidR="00000000" w:rsidRPr="00000000">
              <w:rPr>
                <w:color w:val="2b303b"/>
                <w:sz w:val="24"/>
                <w:szCs w:val="24"/>
                <w:rtl w:val="0"/>
              </w:rPr>
              <w:t xml:space="preserve">]</w:t>
            </w:r>
            <w:r w:rsidDel="00000000" w:rsidR="00000000" w:rsidRPr="00000000">
              <w:rPr>
                <w:color w:val="008080"/>
                <w:sz w:val="24"/>
                <w:szCs w:val="24"/>
                <w:rtl w:val="0"/>
              </w:rPr>
              <w:t xml:space="preserve"> </w:t>
            </w:r>
            <w:r w:rsidDel="00000000" w:rsidR="00000000" w:rsidRPr="00000000">
              <w:rPr>
                <w:color w:val="2b303b"/>
                <w:sz w:val="24"/>
                <w:szCs w:val="24"/>
                <w:rtl w:val="0"/>
              </w:rPr>
              <w:t xml:space="preserve">[</w:t>
            </w:r>
            <w:r w:rsidDel="00000000" w:rsidR="00000000" w:rsidRPr="00000000">
              <w:rPr>
                <w:color w:val="b34a00"/>
                <w:sz w:val="24"/>
                <w:szCs w:val="24"/>
                <w:rtl w:val="0"/>
              </w:rPr>
              <w:t xml:space="preserve">Print</w:t>
            </w:r>
            <w:r w:rsidDel="00000000" w:rsidR="00000000" w:rsidRPr="00000000">
              <w:rPr>
                <w:color w:val="2b303b"/>
                <w:sz w:val="24"/>
                <w:szCs w:val="24"/>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w:t>
            </w:r>
            <w:r w:rsidDel="00000000" w:rsidR="00000000" w:rsidRPr="00000000">
              <w:rPr>
                <w:color w:val="b34a00"/>
                <w:sz w:val="24"/>
                <w:szCs w:val="24"/>
                <w:rtl w:val="0"/>
              </w:rPr>
              <w:t xml:space="preserve">Admin</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Notes</w:t>
            </w:r>
            <w:r w:rsidDel="00000000" w:rsidR="00000000" w:rsidRPr="00000000">
              <w:rPr>
                <w:color w:val="2b303b"/>
                <w:sz w:val="24"/>
                <w:szCs w:val="24"/>
                <w:rtl w:val="0"/>
              </w:rPr>
              <w:t xml:space="preserve"> </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Optional</w:t>
            </w:r>
            <w:r w:rsidDel="00000000" w:rsidR="00000000" w:rsidRPr="00000000">
              <w:rPr>
                <w:color w:val="2b303b"/>
                <w:sz w:val="24"/>
                <w:szCs w:val="24"/>
                <w:rtl w:val="0"/>
              </w:rPr>
              <w:t xml:space="preser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rFonts w:ascii="Arial Unicode MS" w:cs="Arial Unicode MS" w:eastAsia="Arial Unicode MS" w:hAnsi="Arial Unicode MS"/>
                <w:color w:val="2b303b"/>
                <w:sz w:val="24"/>
                <w:szCs w:val="24"/>
                <w:rtl w:val="0"/>
              </w:rPr>
              <w:t xml:space="preserve">[❌ </w:t>
            </w:r>
            <w:r w:rsidDel="00000000" w:rsidR="00000000" w:rsidRPr="00000000">
              <w:rPr>
                <w:color w:val="b34a00"/>
                <w:sz w:val="24"/>
                <w:szCs w:val="24"/>
                <w:rtl w:val="0"/>
              </w:rPr>
              <w:t xml:space="preserve">Reject</w:t>
            </w:r>
            <w:r w:rsidDel="00000000" w:rsidR="00000000" w:rsidRPr="00000000">
              <w:rPr>
                <w:rFonts w:ascii="Arial Unicode MS" w:cs="Arial Unicode MS" w:eastAsia="Arial Unicode MS" w:hAnsi="Arial Unicode MS"/>
                <w:color w:val="2b303b"/>
                <w:sz w:val="24"/>
                <w:szCs w:val="24"/>
                <w:rtl w:val="0"/>
              </w:rPr>
              <w:t xml:space="preserve">]  [✅ </w:t>
            </w:r>
            <w:r w:rsidDel="00000000" w:rsidR="00000000" w:rsidRPr="00000000">
              <w:rPr>
                <w:color w:val="b34a00"/>
                <w:sz w:val="24"/>
                <w:szCs w:val="24"/>
                <w:rtl w:val="0"/>
              </w:rPr>
              <w:t xml:space="preserve">Approve</w:t>
            </w:r>
            <w:r w:rsidDel="00000000" w:rsidR="00000000" w:rsidRPr="00000000">
              <w:rPr>
                <w:color w:val="2b303b"/>
                <w:sz w:val="24"/>
                <w:szCs w:val="24"/>
                <w:rtl w:val="0"/>
              </w:rPr>
              <w:t xml:space="preserve"> </w:t>
            </w:r>
            <w:r w:rsidDel="00000000" w:rsidR="00000000" w:rsidRPr="00000000">
              <w:rPr>
                <w:color w:val="14181f"/>
                <w:sz w:val="24"/>
                <w:szCs w:val="24"/>
                <w:rtl w:val="0"/>
              </w:rPr>
              <w:t xml:space="preserve">&amp;</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Verify</w:t>
            </w:r>
            <w:r w:rsidDel="00000000" w:rsidR="00000000" w:rsidRPr="00000000">
              <w:rPr>
                <w:color w:val="2b303b"/>
                <w:sz w:val="24"/>
                <w:szCs w:val="24"/>
                <w:rtl w:val="0"/>
              </w:rPr>
              <w:t xml:space="preserve">]</w:t>
            </w:r>
          </w:p>
        </w:tc>
      </w:tr>
    </w:tbl>
    <w:p w:rsidR="00000000" w:rsidDel="00000000" w:rsidP="00000000" w:rsidRDefault="00000000" w:rsidRPr="00000000" w14:paraId="00000237">
      <w:pPr>
        <w:spacing w:line="240" w:lineRule="auto"/>
        <w:rPr>
          <w:sz w:val="24"/>
          <w:szCs w:val="24"/>
        </w:rPr>
      </w:pPr>
      <w:r w:rsidDel="00000000" w:rsidR="00000000" w:rsidRPr="00000000">
        <w:rPr>
          <w:rtl w:val="0"/>
        </w:rPr>
      </w:r>
    </w:p>
    <w:p w:rsidR="00000000" w:rsidDel="00000000" w:rsidP="00000000" w:rsidRDefault="00000000" w:rsidRPr="00000000" w14:paraId="00000238">
      <w:pPr>
        <w:spacing w:line="240" w:lineRule="auto"/>
        <w:rPr>
          <w:b w:val="1"/>
          <w:bCs w:val="1"/>
          <w:sz w:val="24"/>
          <w:szCs w:val="24"/>
        </w:rPr>
      </w:pPr>
      <w:r w:rsidDel="00000000" w:rsidR="00000000" w:rsidRPr="00000000">
        <w:rPr>
          <w:b w:val="1"/>
          <w:bCs w:val="1"/>
          <w:sz w:val="24"/>
          <w:szCs w:val="24"/>
          <w:rtl w:val="0"/>
        </w:rPr>
        <w:t xml:space="preserve">Backend - Approve Action:</w:t>
      </w:r>
    </w:p>
    <w:p w:rsidR="00000000" w:rsidDel="00000000" w:rsidP="00000000" w:rsidRDefault="00000000" w:rsidRPr="00000000" w14:paraId="0000023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3A">
      <w:pPr>
        <w:spacing w:line="240" w:lineRule="auto"/>
        <w:rPr>
          <w:sz w:val="24"/>
          <w:szCs w:val="24"/>
        </w:rPr>
      </w:pPr>
      <w:r w:rsidDel="00000000" w:rsidR="00000000" w:rsidRPr="00000000">
        <w:rPr>
          <w:color w:val="008080"/>
          <w:sz w:val="24"/>
          <w:szCs w:val="24"/>
          <w:rtl w:val="0"/>
        </w:rPr>
        <w:t xml:space="preserve">POST</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api</w:t>
      </w:r>
      <w:r w:rsidDel="00000000" w:rsidR="00000000" w:rsidRPr="00000000">
        <w:rPr>
          <w:color w:val="14181f"/>
          <w:sz w:val="24"/>
          <w:szCs w:val="24"/>
          <w:rtl w:val="0"/>
        </w:rPr>
        <w:t xml:space="preserve">/</w:t>
      </w:r>
      <w:r w:rsidDel="00000000" w:rsidR="00000000" w:rsidRPr="00000000">
        <w:rPr>
          <w:sz w:val="24"/>
          <w:szCs w:val="24"/>
          <w:rtl w:val="0"/>
        </w:rPr>
        <w:t xml:space="preserve">kyc</w:t>
      </w:r>
      <w:r w:rsidDel="00000000" w:rsidR="00000000" w:rsidRPr="00000000">
        <w:rPr>
          <w:color w:val="14181f"/>
          <w:sz w:val="24"/>
          <w:szCs w:val="24"/>
          <w:rtl w:val="0"/>
        </w:rPr>
        <w:t xml:space="preserve">/:</w:t>
      </w:r>
      <w:r w:rsidDel="00000000" w:rsidR="00000000" w:rsidRPr="00000000">
        <w:rPr>
          <w:sz w:val="24"/>
          <w:szCs w:val="24"/>
          <w:rtl w:val="0"/>
        </w:rPr>
        <w:t xml:space="preserve">leadId</w:t>
      </w:r>
      <w:r w:rsidDel="00000000" w:rsidR="00000000" w:rsidRPr="00000000">
        <w:rPr>
          <w:color w:val="14181f"/>
          <w:sz w:val="24"/>
          <w:szCs w:val="24"/>
          <w:rtl w:val="0"/>
        </w:rPr>
        <w:t xml:space="preserve">/</w:t>
      </w:r>
      <w:r w:rsidDel="00000000" w:rsidR="00000000" w:rsidRPr="00000000">
        <w:rPr>
          <w:sz w:val="24"/>
          <w:szCs w:val="24"/>
          <w:rtl w:val="0"/>
        </w:rPr>
        <w:t xml:space="preserve">consent</w:t>
      </w:r>
      <w:r w:rsidDel="00000000" w:rsidR="00000000" w:rsidRPr="00000000">
        <w:rPr>
          <w:color w:val="14181f"/>
          <w:sz w:val="24"/>
          <w:szCs w:val="24"/>
          <w:rtl w:val="0"/>
        </w:rPr>
        <w:t xml:space="preserve">/</w:t>
      </w:r>
      <w:r w:rsidDel="00000000" w:rsidR="00000000" w:rsidRPr="00000000">
        <w:rPr>
          <w:sz w:val="24"/>
          <w:szCs w:val="24"/>
          <w:rtl w:val="0"/>
        </w:rPr>
        <w:t xml:space="preserve">admin</w:t>
      </w:r>
      <w:r w:rsidDel="00000000" w:rsidR="00000000" w:rsidRPr="00000000">
        <w:rPr>
          <w:color w:val="14181f"/>
          <w:sz w:val="24"/>
          <w:szCs w:val="24"/>
          <w:rtl w:val="0"/>
        </w:rPr>
        <w:t xml:space="preserve">/</w:t>
      </w:r>
      <w:r w:rsidDel="00000000" w:rsidR="00000000" w:rsidRPr="00000000">
        <w:rPr>
          <w:sz w:val="24"/>
          <w:szCs w:val="24"/>
          <w:rtl w:val="0"/>
        </w:rPr>
        <w:t xml:space="preserve">verify </w:t>
      </w:r>
    </w:p>
    <w:p w:rsidR="00000000" w:rsidDel="00000000" w:rsidP="00000000" w:rsidRDefault="00000000" w:rsidRPr="00000000" w14:paraId="0000023B">
      <w:pPr>
        <w:spacing w:line="240" w:lineRule="auto"/>
        <w:rPr>
          <w:color w:val="2b303b"/>
          <w:sz w:val="24"/>
          <w:szCs w:val="24"/>
        </w:rPr>
      </w:pPr>
      <w:r w:rsidDel="00000000" w:rsidR="00000000" w:rsidRPr="00000000">
        <w:rPr>
          <w:color w:val="b34a00"/>
          <w:sz w:val="24"/>
          <w:szCs w:val="24"/>
          <w:rtl w:val="0"/>
        </w:rPr>
        <w:t xml:space="preserve">Request</w:t>
      </w:r>
      <w:r w:rsidDel="00000000" w:rsidR="00000000" w:rsidRPr="00000000">
        <w:rPr>
          <w:sz w:val="24"/>
          <w:szCs w:val="24"/>
          <w:rtl w:val="0"/>
        </w:rPr>
        <w:t xml:space="preserve"> </w:t>
      </w:r>
      <w:r w:rsidDel="00000000" w:rsidR="00000000" w:rsidRPr="00000000">
        <w:rPr>
          <w:color w:val="b34a00"/>
          <w:sz w:val="24"/>
          <w:szCs w:val="24"/>
          <w:rtl w:val="0"/>
        </w:rPr>
        <w:t xml:space="preserve">Body</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leadId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"IT-2026-0000123"</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decision</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"approved"</w:t>
      </w:r>
      <w:r w:rsidDel="00000000" w:rsidR="00000000" w:rsidRPr="00000000">
        <w:rPr>
          <w:color w:val="2b303b"/>
          <w:sz w:val="24"/>
          <w:szCs w:val="24"/>
          <w:rtl w:val="0"/>
        </w:rPr>
        <w:t xml:space="preserve">,</w:t>
      </w:r>
      <w:r w:rsidDel="00000000" w:rsidR="00000000" w:rsidRPr="00000000">
        <w:rPr>
          <w:color w:val="b80a18"/>
          <w:sz w:val="24"/>
          <w:szCs w:val="24"/>
          <w:rtl w:val="0"/>
        </w:rPr>
        <w:t xml:space="preserve">reviewerNotes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"All details verified, signature valid"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reviewerId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"ADMIN-001"</w:t>
      </w:r>
      <w:r w:rsidDel="00000000" w:rsidR="00000000" w:rsidRPr="00000000">
        <w:rPr>
          <w:sz w:val="24"/>
          <w:szCs w:val="24"/>
          <w:rtl w:val="0"/>
        </w:rPr>
        <w:t xml:space="preserve"> </w:t>
      </w:r>
      <w:r w:rsidDel="00000000" w:rsidR="00000000" w:rsidRPr="00000000">
        <w:rPr>
          <w:color w:val="2b303b"/>
          <w:sz w:val="24"/>
          <w:szCs w:val="24"/>
          <w:rtl w:val="0"/>
        </w:rPr>
        <w:t xml:space="preserve">}</w:t>
      </w:r>
    </w:p>
    <w:p w:rsidR="00000000" w:rsidDel="00000000" w:rsidP="00000000" w:rsidRDefault="00000000" w:rsidRPr="00000000" w14:paraId="0000023C">
      <w:pPr>
        <w:spacing w:line="240" w:lineRule="auto"/>
        <w:rPr>
          <w:sz w:val="24"/>
          <w:szCs w:val="24"/>
        </w:rPr>
      </w:pPr>
      <w:r w:rsidDel="00000000" w:rsidR="00000000" w:rsidRPr="00000000">
        <w:rPr>
          <w:color w:val="b34a00"/>
          <w:sz w:val="24"/>
          <w:szCs w:val="24"/>
          <w:rtl w:val="0"/>
        </w:rPr>
        <w:t xml:space="preserve">Database</w:t>
      </w:r>
      <w:r w:rsidDel="00000000" w:rsidR="00000000" w:rsidRPr="00000000">
        <w:rPr>
          <w:sz w:val="24"/>
          <w:szCs w:val="24"/>
          <w:rtl w:val="0"/>
        </w:rPr>
        <w:t xml:space="preserve"> </w:t>
      </w:r>
      <w:r w:rsidDel="00000000" w:rsidR="00000000" w:rsidRPr="00000000">
        <w:rPr>
          <w:color w:val="b34a00"/>
          <w:sz w:val="24"/>
          <w:szCs w:val="24"/>
          <w:rtl w:val="0"/>
        </w:rPr>
        <w:t xml:space="preserve">Updates</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3D">
      <w:pPr>
        <w:numPr>
          <w:ilvl w:val="0"/>
          <w:numId w:val="12"/>
        </w:numPr>
        <w:spacing w:line="240" w:lineRule="auto"/>
        <w:ind w:left="720" w:hanging="360"/>
        <w:rPr>
          <w:sz w:val="24"/>
          <w:szCs w:val="24"/>
          <w:u w:val="none"/>
        </w:rPr>
      </w:pPr>
      <w:r w:rsidDel="00000000" w:rsidR="00000000" w:rsidRPr="00000000">
        <w:rPr>
          <w:sz w:val="24"/>
          <w:szCs w:val="24"/>
          <w:rtl w:val="0"/>
        </w:rPr>
        <w:t xml:space="preserve">consent_status </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'admin_verified'</w:t>
      </w:r>
      <w:r w:rsidDel="00000000" w:rsidR="00000000" w:rsidRPr="00000000">
        <w:rPr>
          <w:rtl w:val="0"/>
        </w:rPr>
      </w:r>
    </w:p>
    <w:p w:rsidR="00000000" w:rsidDel="00000000" w:rsidP="00000000" w:rsidRDefault="00000000" w:rsidRPr="00000000" w14:paraId="0000023E">
      <w:pPr>
        <w:numPr>
          <w:ilvl w:val="0"/>
          <w:numId w:val="12"/>
        </w:numPr>
        <w:spacing w:line="240" w:lineRule="auto"/>
        <w:ind w:left="720" w:hanging="360"/>
        <w:rPr>
          <w:sz w:val="24"/>
          <w:szCs w:val="24"/>
          <w:u w:val="none"/>
        </w:rPr>
      </w:pPr>
      <w:r w:rsidDel="00000000" w:rsidR="00000000" w:rsidRPr="00000000">
        <w:rPr>
          <w:sz w:val="24"/>
          <w:szCs w:val="24"/>
          <w:rtl w:val="0"/>
        </w:rPr>
        <w:t xml:space="preserve">consent_verified_by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'ADMIN-001'</w:t>
      </w:r>
      <w:r w:rsidDel="00000000" w:rsidR="00000000" w:rsidRPr="00000000">
        <w:rPr>
          <w:rtl w:val="0"/>
        </w:rPr>
      </w:r>
    </w:p>
    <w:p w:rsidR="00000000" w:rsidDel="00000000" w:rsidP="00000000" w:rsidRDefault="00000000" w:rsidRPr="00000000" w14:paraId="0000023F">
      <w:pPr>
        <w:numPr>
          <w:ilvl w:val="0"/>
          <w:numId w:val="12"/>
        </w:numPr>
        <w:spacing w:line="240" w:lineRule="auto"/>
        <w:ind w:left="720" w:hanging="360"/>
        <w:rPr>
          <w:sz w:val="24"/>
          <w:szCs w:val="24"/>
          <w:u w:val="none"/>
        </w:rPr>
      </w:pPr>
      <w:r w:rsidDel="00000000" w:rsidR="00000000" w:rsidRPr="00000000">
        <w:rPr>
          <w:sz w:val="24"/>
          <w:szCs w:val="24"/>
          <w:rtl w:val="0"/>
        </w:rPr>
        <w:t xml:space="preserve">consent_verified_at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CURRENT_TIMESTAMP</w:t>
      </w:r>
      <w:r w:rsidDel="00000000" w:rsidR="00000000" w:rsidRPr="00000000">
        <w:rPr>
          <w:rtl w:val="0"/>
        </w:rPr>
      </w:r>
    </w:p>
    <w:p w:rsidR="00000000" w:rsidDel="00000000" w:rsidP="00000000" w:rsidRDefault="00000000" w:rsidRPr="00000000" w14:paraId="00000240">
      <w:pPr>
        <w:numPr>
          <w:ilvl w:val="0"/>
          <w:numId w:val="12"/>
        </w:numPr>
        <w:spacing w:line="240" w:lineRule="auto"/>
        <w:ind w:left="720" w:hanging="360"/>
        <w:rPr>
          <w:sz w:val="24"/>
          <w:szCs w:val="24"/>
          <w:u w:val="none"/>
        </w:rPr>
      </w:pPr>
      <w:r w:rsidDel="00000000" w:rsidR="00000000" w:rsidRPr="00000000">
        <w:rPr>
          <w:sz w:val="24"/>
          <w:szCs w:val="24"/>
          <w:rtl w:val="0"/>
        </w:rPr>
        <w:t xml:space="preserve">consent_verification_notes </w:t>
      </w:r>
      <w:r w:rsidDel="00000000" w:rsidR="00000000" w:rsidRPr="00000000">
        <w:rPr>
          <w:color w:val="14181f"/>
          <w:sz w:val="24"/>
          <w:szCs w:val="24"/>
          <w:rtl w:val="0"/>
        </w:rPr>
        <w:t xml:space="preserve">=</w:t>
      </w:r>
      <w:r w:rsidDel="00000000" w:rsidR="00000000" w:rsidRPr="00000000">
        <w:rPr>
          <w:sz w:val="24"/>
          <w:szCs w:val="24"/>
          <w:rtl w:val="0"/>
        </w:rPr>
        <w:t xml:space="preserve"> reviewer_notes</w:t>
      </w:r>
    </w:p>
    <w:p w:rsidR="00000000" w:rsidDel="00000000" w:rsidP="00000000" w:rsidRDefault="00000000" w:rsidRPr="00000000" w14:paraId="00000241">
      <w:pPr>
        <w:numPr>
          <w:ilvl w:val="0"/>
          <w:numId w:val="12"/>
        </w:numPr>
        <w:spacing w:line="240" w:lineRule="auto"/>
        <w:ind w:left="720" w:hanging="360"/>
        <w:rPr>
          <w:sz w:val="24"/>
          <w:szCs w:val="24"/>
          <w:u w:val="none"/>
        </w:rPr>
      </w:pPr>
      <w:r w:rsidDel="00000000" w:rsidR="00000000" w:rsidRPr="00000000">
        <w:rPr>
          <w:sz w:val="24"/>
          <w:szCs w:val="24"/>
          <w:rtl w:val="0"/>
        </w:rPr>
        <w:t xml:space="preserve">consent_final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true</w:t>
      </w:r>
      <w:r w:rsidDel="00000000" w:rsidR="00000000" w:rsidRPr="00000000">
        <w:rPr>
          <w:sz w:val="24"/>
          <w:szCs w:val="24"/>
          <w:rtl w:val="0"/>
        </w:rPr>
        <w:t xml:space="preserve"> </w:t>
      </w:r>
    </w:p>
    <w:p w:rsidR="00000000" w:rsidDel="00000000" w:rsidP="00000000" w:rsidRDefault="00000000" w:rsidRPr="00000000" w14:paraId="00000242">
      <w:pPr>
        <w:spacing w:line="240" w:lineRule="auto"/>
        <w:rPr>
          <w:sz w:val="24"/>
          <w:szCs w:val="24"/>
        </w:rPr>
      </w:pPr>
      <w:r w:rsidDel="00000000" w:rsidR="00000000" w:rsidRPr="00000000">
        <w:rPr>
          <w:color w:val="b34a00"/>
          <w:sz w:val="24"/>
          <w:szCs w:val="24"/>
          <w:rtl w:val="0"/>
        </w:rPr>
        <w:t xml:space="preserve">Audit</w:t>
      </w:r>
      <w:r w:rsidDel="00000000" w:rsidR="00000000" w:rsidRPr="00000000">
        <w:rPr>
          <w:sz w:val="24"/>
          <w:szCs w:val="24"/>
          <w:rtl w:val="0"/>
        </w:rPr>
        <w:t xml:space="preserve"> </w:t>
      </w:r>
      <w:r w:rsidDel="00000000" w:rsidR="00000000" w:rsidRPr="00000000">
        <w:rPr>
          <w:color w:val="b34a00"/>
          <w:sz w:val="24"/>
          <w:szCs w:val="24"/>
          <w:rtl w:val="0"/>
        </w:rPr>
        <w:t xml:space="preserve">Log</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action</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"consent_verified"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entity</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"Lead"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entity_id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"IT-2026-0000123"</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performed_by</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"ADMIN-001"</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timestamp</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"2026-07-26T11:00:00Z"</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details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color w:val="b80a18"/>
          <w:sz w:val="24"/>
          <w:szCs w:val="24"/>
          <w:rtl w:val="0"/>
        </w:rPr>
        <w:t xml:space="preserve">previous_status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"admin_review_pending"</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new_status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"admin_verified"</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243">
      <w:pPr>
        <w:spacing w:line="240" w:lineRule="auto"/>
        <w:rPr>
          <w:color w:val="b80a18"/>
          <w:sz w:val="24"/>
          <w:szCs w:val="24"/>
        </w:rPr>
      </w:pPr>
      <w:r w:rsidDel="00000000" w:rsidR="00000000" w:rsidRPr="00000000">
        <w:rPr>
          <w:rtl w:val="0"/>
        </w:rPr>
      </w:r>
    </w:p>
    <w:p w:rsidR="00000000" w:rsidDel="00000000" w:rsidP="00000000" w:rsidRDefault="00000000" w:rsidRPr="00000000" w14:paraId="00000244">
      <w:pPr>
        <w:spacing w:line="240" w:lineRule="auto"/>
        <w:rPr>
          <w:sz w:val="24"/>
          <w:szCs w:val="24"/>
        </w:rPr>
      </w:pPr>
      <w:r w:rsidDel="00000000" w:rsidR="00000000" w:rsidRPr="00000000">
        <w:rPr>
          <w:color w:val="b80a18"/>
          <w:sz w:val="24"/>
          <w:szCs w:val="24"/>
          <w:rtl w:val="0"/>
        </w:rPr>
        <w:t xml:space="preserve">Notifications</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45">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Email</w:t>
      </w:r>
      <w:r w:rsidDel="00000000" w:rsidR="00000000" w:rsidRPr="00000000">
        <w:rPr>
          <w:sz w:val="24"/>
          <w:szCs w:val="24"/>
          <w:rtl w:val="0"/>
        </w:rPr>
        <w:t xml:space="preserve"> to dealer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"Consent verified for Lead #{leadId}, ready for next step"</w:t>
      </w:r>
      <w:r w:rsidDel="00000000" w:rsidR="00000000" w:rsidRPr="00000000">
        <w:rPr>
          <w:rtl w:val="0"/>
        </w:rPr>
      </w:r>
    </w:p>
    <w:p w:rsidR="00000000" w:rsidDel="00000000" w:rsidP="00000000" w:rsidRDefault="00000000" w:rsidRPr="00000000" w14:paraId="00000246">
      <w:pPr>
        <w:numPr>
          <w:ilvl w:val="0"/>
          <w:numId w:val="8"/>
        </w:numPr>
        <w:spacing w:line="240" w:lineRule="auto"/>
        <w:ind w:left="720" w:hanging="360"/>
        <w:rPr>
          <w:sz w:val="24"/>
          <w:szCs w:val="24"/>
          <w:u w:val="none"/>
        </w:rPr>
      </w:pPr>
      <w:r w:rsidDel="00000000" w:rsidR="00000000" w:rsidRPr="00000000">
        <w:rPr>
          <w:color w:val="008080"/>
          <w:sz w:val="24"/>
          <w:szCs w:val="24"/>
          <w:rtl w:val="0"/>
        </w:rPr>
        <w:t xml:space="preserve">SMS</w:t>
      </w:r>
      <w:r w:rsidDel="00000000" w:rsidR="00000000" w:rsidRPr="00000000">
        <w:rPr>
          <w:sz w:val="24"/>
          <w:szCs w:val="24"/>
          <w:rtl w:val="0"/>
        </w:rPr>
        <w:t xml:space="preserve"> to customer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"Your consent has been verified. Next: Product selection"</w:t>
      </w:r>
      <w:r w:rsidDel="00000000" w:rsidR="00000000" w:rsidRPr="00000000">
        <w:rPr>
          <w:rtl w:val="0"/>
        </w:rPr>
      </w:r>
    </w:p>
    <w:p w:rsidR="00000000" w:rsidDel="00000000" w:rsidP="00000000" w:rsidRDefault="00000000" w:rsidRPr="00000000" w14:paraId="00000247">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Update</w:t>
      </w:r>
      <w:r w:rsidDel="00000000" w:rsidR="00000000" w:rsidRPr="00000000">
        <w:rPr>
          <w:sz w:val="24"/>
          <w:szCs w:val="24"/>
          <w:rtl w:val="0"/>
        </w:rPr>
        <w:t xml:space="preserve"> lead workflow_step gating</w:t>
      </w:r>
    </w:p>
    <w:p w:rsidR="00000000" w:rsidDel="00000000" w:rsidP="00000000" w:rsidRDefault="00000000" w:rsidRPr="00000000" w14:paraId="0000024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49">
      <w:pPr>
        <w:spacing w:line="240" w:lineRule="auto"/>
        <w:rPr>
          <w:b w:val="1"/>
          <w:bCs w:val="1"/>
          <w:sz w:val="24"/>
          <w:szCs w:val="24"/>
        </w:rPr>
      </w:pPr>
      <w:r w:rsidDel="00000000" w:rsidR="00000000" w:rsidRPr="00000000">
        <w:rPr>
          <w:b w:val="1"/>
          <w:bCs w:val="1"/>
          <w:sz w:val="24"/>
          <w:szCs w:val="24"/>
          <w:rtl w:val="0"/>
        </w:rPr>
        <w:t xml:space="preserve">Backend - Reject Action:</w:t>
      </w:r>
    </w:p>
    <w:p w:rsidR="00000000" w:rsidDel="00000000" w:rsidP="00000000" w:rsidRDefault="00000000" w:rsidRPr="00000000" w14:paraId="0000024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4B">
      <w:pPr>
        <w:spacing w:line="240" w:lineRule="auto"/>
        <w:rPr>
          <w:color w:val="14181f"/>
          <w:sz w:val="24"/>
          <w:szCs w:val="24"/>
        </w:rPr>
      </w:pPr>
      <w:r w:rsidDel="00000000" w:rsidR="00000000" w:rsidRPr="00000000">
        <w:rPr>
          <w:color w:val="008080"/>
          <w:sz w:val="24"/>
          <w:szCs w:val="24"/>
          <w:rtl w:val="0"/>
        </w:rPr>
        <w:t xml:space="preserve">POST</w:t>
      </w:r>
      <w:r w:rsidDel="00000000" w:rsidR="00000000" w:rsidRPr="00000000">
        <w:rPr>
          <w:color w:val="14181f"/>
          <w:sz w:val="24"/>
          <w:szCs w:val="24"/>
          <w:rtl w:val="0"/>
        </w:rPr>
        <w:t xml:space="preserve"> /api/kyc/:leadId/consent/admin/reject</w:t>
      </w:r>
    </w:p>
    <w:p w:rsidR="00000000" w:rsidDel="00000000" w:rsidP="00000000" w:rsidRDefault="00000000" w:rsidRPr="00000000" w14:paraId="0000024C">
      <w:pPr>
        <w:spacing w:line="240" w:lineRule="auto"/>
        <w:rPr>
          <w:color w:val="14181f"/>
          <w:sz w:val="24"/>
          <w:szCs w:val="24"/>
        </w:rPr>
      </w:pPr>
      <w:r w:rsidDel="00000000" w:rsidR="00000000" w:rsidRPr="00000000">
        <w:rPr>
          <w:rtl w:val="0"/>
        </w:rPr>
      </w:r>
    </w:p>
    <w:p w:rsidR="00000000" w:rsidDel="00000000" w:rsidP="00000000" w:rsidRDefault="00000000" w:rsidRPr="00000000" w14:paraId="0000024D">
      <w:pPr>
        <w:spacing w:line="240" w:lineRule="auto"/>
        <w:rPr>
          <w:color w:val="14181f"/>
          <w:sz w:val="24"/>
          <w:szCs w:val="24"/>
        </w:rPr>
      </w:pPr>
      <w:r w:rsidDel="00000000" w:rsidR="00000000" w:rsidRPr="00000000">
        <w:rPr>
          <w:color w:val="b34a00"/>
          <w:sz w:val="24"/>
          <w:szCs w:val="24"/>
          <w:rtl w:val="0"/>
        </w:rPr>
        <w:t xml:space="preserve">Request</w:t>
      </w:r>
      <w:r w:rsidDel="00000000" w:rsidR="00000000" w:rsidRPr="00000000">
        <w:rPr>
          <w:color w:val="14181f"/>
          <w:sz w:val="24"/>
          <w:szCs w:val="24"/>
          <w:rtl w:val="0"/>
        </w:rPr>
        <w:t xml:space="preserve"> </w:t>
      </w:r>
      <w:r w:rsidDel="00000000" w:rsidR="00000000" w:rsidRPr="00000000">
        <w:rPr>
          <w:color w:val="b34a00"/>
          <w:sz w:val="24"/>
          <w:szCs w:val="24"/>
          <w:rtl w:val="0"/>
        </w:rPr>
        <w:t xml:space="preserve">Body</w:t>
      </w:r>
      <w:r w:rsidDel="00000000" w:rsidR="00000000" w:rsidRPr="00000000">
        <w:rPr>
          <w:color w:val="14181f"/>
          <w:sz w:val="24"/>
          <w:szCs w:val="24"/>
          <w:rtl w:val="0"/>
        </w:rPr>
        <w:t xml:space="preserve">:</w:t>
      </w:r>
    </w:p>
    <w:p w:rsidR="00000000" w:rsidDel="00000000" w:rsidP="00000000" w:rsidRDefault="00000000" w:rsidRPr="00000000" w14:paraId="0000024E">
      <w:pPr>
        <w:spacing w:line="240" w:lineRule="auto"/>
        <w:rPr>
          <w:color w:val="14181f"/>
          <w:sz w:val="24"/>
          <w:szCs w:val="24"/>
        </w:rPr>
      </w:pP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24F">
      <w:pPr>
        <w:spacing w:line="240" w:lineRule="auto"/>
        <w:rPr>
          <w:color w:val="14181f"/>
          <w:sz w:val="24"/>
          <w:szCs w:val="24"/>
        </w:rPr>
      </w:pPr>
      <w:r w:rsidDel="00000000" w:rsidR="00000000" w:rsidRPr="00000000">
        <w:rPr>
          <w:color w:val="14181f"/>
          <w:sz w:val="24"/>
          <w:szCs w:val="24"/>
          <w:rtl w:val="0"/>
        </w:rPr>
        <w:t xml:space="preserve">  </w:t>
      </w:r>
      <w:r w:rsidDel="00000000" w:rsidR="00000000" w:rsidRPr="00000000">
        <w:rPr>
          <w:color w:val="b80a18"/>
          <w:sz w:val="24"/>
          <w:szCs w:val="24"/>
          <w:rtl w:val="0"/>
        </w:rPr>
        <w:t xml:space="preserve">leadId</w:t>
      </w:r>
      <w:r w:rsidDel="00000000" w:rsidR="00000000" w:rsidRPr="00000000">
        <w:rPr>
          <w:color w:val="14181f"/>
          <w:sz w:val="24"/>
          <w:szCs w:val="24"/>
          <w:rtl w:val="0"/>
        </w:rPr>
        <w:t xml:space="preserve">: </w:t>
      </w:r>
      <w:r w:rsidDel="00000000" w:rsidR="00000000" w:rsidRPr="00000000">
        <w:rPr>
          <w:color w:val="008000"/>
          <w:sz w:val="24"/>
          <w:szCs w:val="24"/>
          <w:rtl w:val="0"/>
        </w:rPr>
        <w:t xml:space="preserve">"IT-2026-0000123"</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250">
      <w:pPr>
        <w:spacing w:line="240" w:lineRule="auto"/>
        <w:rPr>
          <w:color w:val="14181f"/>
          <w:sz w:val="24"/>
          <w:szCs w:val="24"/>
        </w:rPr>
      </w:pPr>
      <w:r w:rsidDel="00000000" w:rsidR="00000000" w:rsidRPr="00000000">
        <w:rPr>
          <w:color w:val="14181f"/>
          <w:sz w:val="24"/>
          <w:szCs w:val="24"/>
          <w:rtl w:val="0"/>
        </w:rPr>
        <w:t xml:space="preserve">  </w:t>
      </w:r>
      <w:r w:rsidDel="00000000" w:rsidR="00000000" w:rsidRPr="00000000">
        <w:rPr>
          <w:color w:val="b80a18"/>
          <w:sz w:val="24"/>
          <w:szCs w:val="24"/>
          <w:rtl w:val="0"/>
        </w:rPr>
        <w:t xml:space="preserve">decision</w:t>
      </w:r>
      <w:r w:rsidDel="00000000" w:rsidR="00000000" w:rsidRPr="00000000">
        <w:rPr>
          <w:color w:val="14181f"/>
          <w:sz w:val="24"/>
          <w:szCs w:val="24"/>
          <w:rtl w:val="0"/>
        </w:rPr>
        <w:t xml:space="preserve">: </w:t>
      </w:r>
      <w:r w:rsidDel="00000000" w:rsidR="00000000" w:rsidRPr="00000000">
        <w:rPr>
          <w:color w:val="008000"/>
          <w:sz w:val="24"/>
          <w:szCs w:val="24"/>
          <w:rtl w:val="0"/>
        </w:rPr>
        <w:t xml:space="preserve">"rejected"</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251">
      <w:pPr>
        <w:spacing w:line="240" w:lineRule="auto"/>
        <w:rPr>
          <w:color w:val="14181f"/>
          <w:sz w:val="24"/>
          <w:szCs w:val="24"/>
        </w:rPr>
      </w:pPr>
      <w:r w:rsidDel="00000000" w:rsidR="00000000" w:rsidRPr="00000000">
        <w:rPr>
          <w:color w:val="14181f"/>
          <w:sz w:val="24"/>
          <w:szCs w:val="24"/>
          <w:rtl w:val="0"/>
        </w:rPr>
        <w:t xml:space="preserve">  </w:t>
      </w:r>
      <w:r w:rsidDel="00000000" w:rsidR="00000000" w:rsidRPr="00000000">
        <w:rPr>
          <w:color w:val="b80a18"/>
          <w:sz w:val="24"/>
          <w:szCs w:val="24"/>
          <w:rtl w:val="0"/>
        </w:rPr>
        <w:t xml:space="preserve">rejectionReason</w:t>
      </w:r>
      <w:r w:rsidDel="00000000" w:rsidR="00000000" w:rsidRPr="00000000">
        <w:rPr>
          <w:color w:val="14181f"/>
          <w:sz w:val="24"/>
          <w:szCs w:val="24"/>
          <w:rtl w:val="0"/>
        </w:rPr>
        <w:t xml:space="preserve">: </w:t>
      </w:r>
      <w:r w:rsidDel="00000000" w:rsidR="00000000" w:rsidRPr="00000000">
        <w:rPr>
          <w:color w:val="008000"/>
          <w:sz w:val="24"/>
          <w:szCs w:val="24"/>
          <w:rtl w:val="0"/>
        </w:rPr>
        <w:t xml:space="preserve">"mandatory"</w:t>
      </w:r>
      <w:r w:rsidDel="00000000" w:rsidR="00000000" w:rsidRPr="00000000">
        <w:rPr>
          <w:color w:val="14181f"/>
          <w:sz w:val="24"/>
          <w:szCs w:val="24"/>
          <w:rtl w:val="0"/>
        </w:rPr>
        <w:t xml:space="preserve"> </w:t>
      </w:r>
      <w:r w:rsidDel="00000000" w:rsidR="00000000" w:rsidRPr="00000000">
        <w:rPr>
          <w:color w:val="b80a18"/>
          <w:sz w:val="24"/>
          <w:szCs w:val="24"/>
          <w:rtl w:val="0"/>
        </w:rPr>
        <w:t xml:space="preserve">dropdown</w:t>
      </w:r>
      <w:r w:rsidDel="00000000" w:rsidR="00000000" w:rsidRPr="00000000">
        <w:rPr>
          <w:color w:val="14181f"/>
          <w:sz w:val="24"/>
          <w:szCs w:val="24"/>
          <w:rtl w:val="0"/>
        </w:rPr>
        <w:t xml:space="preserve">:</w:t>
      </w:r>
    </w:p>
    <w:p w:rsidR="00000000" w:rsidDel="00000000" w:rsidP="00000000" w:rsidRDefault="00000000" w:rsidRPr="00000000" w14:paraId="00000252">
      <w:pPr>
        <w:numPr>
          <w:ilvl w:val="0"/>
          <w:numId w:val="55"/>
        </w:numPr>
        <w:spacing w:line="240" w:lineRule="auto"/>
        <w:ind w:left="720" w:hanging="360"/>
        <w:rPr>
          <w:color w:val="008000"/>
          <w:sz w:val="24"/>
          <w:szCs w:val="24"/>
          <w:u w:val="none"/>
        </w:rPr>
      </w:pPr>
      <w:r w:rsidDel="00000000" w:rsidR="00000000" w:rsidRPr="00000000">
        <w:rPr>
          <w:color w:val="008000"/>
          <w:sz w:val="24"/>
          <w:szCs w:val="24"/>
          <w:rtl w:val="0"/>
        </w:rPr>
        <w:t xml:space="preserve">"Signature mismatch"</w:t>
      </w:r>
      <w:r w:rsidDel="00000000" w:rsidR="00000000" w:rsidRPr="00000000">
        <w:rPr>
          <w:rtl w:val="0"/>
        </w:rPr>
      </w:r>
    </w:p>
    <w:p w:rsidR="00000000" w:rsidDel="00000000" w:rsidP="00000000" w:rsidRDefault="00000000" w:rsidRPr="00000000" w14:paraId="00000253">
      <w:pPr>
        <w:numPr>
          <w:ilvl w:val="0"/>
          <w:numId w:val="55"/>
        </w:numPr>
        <w:spacing w:line="240" w:lineRule="auto"/>
        <w:ind w:left="720" w:hanging="360"/>
        <w:rPr>
          <w:color w:val="008000"/>
          <w:sz w:val="24"/>
          <w:szCs w:val="24"/>
          <w:u w:val="none"/>
        </w:rPr>
      </w:pPr>
      <w:r w:rsidDel="00000000" w:rsidR="00000000" w:rsidRPr="00000000">
        <w:rPr>
          <w:color w:val="008000"/>
          <w:sz w:val="24"/>
          <w:szCs w:val="24"/>
          <w:rtl w:val="0"/>
        </w:rPr>
        <w:t xml:space="preserve">"Name mismatch with Aadhaar"</w:t>
      </w:r>
      <w:r w:rsidDel="00000000" w:rsidR="00000000" w:rsidRPr="00000000">
        <w:rPr>
          <w:rtl w:val="0"/>
        </w:rPr>
      </w:r>
    </w:p>
    <w:p w:rsidR="00000000" w:rsidDel="00000000" w:rsidP="00000000" w:rsidRDefault="00000000" w:rsidRPr="00000000" w14:paraId="00000254">
      <w:pPr>
        <w:numPr>
          <w:ilvl w:val="0"/>
          <w:numId w:val="55"/>
        </w:numPr>
        <w:spacing w:line="240" w:lineRule="auto"/>
        <w:ind w:left="720" w:hanging="360"/>
        <w:rPr>
          <w:color w:val="008000"/>
          <w:sz w:val="24"/>
          <w:szCs w:val="24"/>
          <w:u w:val="none"/>
        </w:rPr>
      </w:pPr>
      <w:r w:rsidDel="00000000" w:rsidR="00000000" w:rsidRPr="00000000">
        <w:rPr>
          <w:color w:val="008000"/>
          <w:sz w:val="24"/>
          <w:szCs w:val="24"/>
          <w:rtl w:val="0"/>
        </w:rPr>
        <w:t xml:space="preserve">"Incomplete consent text"</w:t>
      </w:r>
      <w:r w:rsidDel="00000000" w:rsidR="00000000" w:rsidRPr="00000000">
        <w:rPr>
          <w:rtl w:val="0"/>
        </w:rPr>
      </w:r>
    </w:p>
    <w:p w:rsidR="00000000" w:rsidDel="00000000" w:rsidP="00000000" w:rsidRDefault="00000000" w:rsidRPr="00000000" w14:paraId="00000255">
      <w:pPr>
        <w:numPr>
          <w:ilvl w:val="0"/>
          <w:numId w:val="55"/>
        </w:numPr>
        <w:spacing w:line="240" w:lineRule="auto"/>
        <w:ind w:left="720" w:hanging="360"/>
        <w:rPr>
          <w:color w:val="008000"/>
          <w:sz w:val="24"/>
          <w:szCs w:val="24"/>
          <w:u w:val="none"/>
        </w:rPr>
      </w:pPr>
      <w:r w:rsidDel="00000000" w:rsidR="00000000" w:rsidRPr="00000000">
        <w:rPr>
          <w:color w:val="008000"/>
          <w:sz w:val="24"/>
          <w:szCs w:val="24"/>
          <w:rtl w:val="0"/>
        </w:rPr>
        <w:t xml:space="preserve">"Expired certificate"</w:t>
      </w:r>
      <w:r w:rsidDel="00000000" w:rsidR="00000000" w:rsidRPr="00000000">
        <w:rPr>
          <w:rtl w:val="0"/>
        </w:rPr>
      </w:r>
    </w:p>
    <w:p w:rsidR="00000000" w:rsidDel="00000000" w:rsidP="00000000" w:rsidRDefault="00000000" w:rsidRPr="00000000" w14:paraId="00000256">
      <w:pPr>
        <w:numPr>
          <w:ilvl w:val="0"/>
          <w:numId w:val="55"/>
        </w:numPr>
        <w:spacing w:line="240" w:lineRule="auto"/>
        <w:ind w:left="720" w:hanging="360"/>
        <w:rPr>
          <w:color w:val="008000"/>
          <w:sz w:val="24"/>
          <w:szCs w:val="24"/>
          <w:u w:val="none"/>
        </w:rPr>
      </w:pPr>
      <w:r w:rsidDel="00000000" w:rsidR="00000000" w:rsidRPr="00000000">
        <w:rPr>
          <w:color w:val="008000"/>
          <w:sz w:val="24"/>
          <w:szCs w:val="24"/>
          <w:rtl w:val="0"/>
        </w:rPr>
        <w:t xml:space="preserve">"Fraudulent document suspected"</w:t>
      </w:r>
      <w:r w:rsidDel="00000000" w:rsidR="00000000" w:rsidRPr="00000000">
        <w:rPr>
          <w:rtl w:val="0"/>
        </w:rPr>
      </w:r>
    </w:p>
    <w:p w:rsidR="00000000" w:rsidDel="00000000" w:rsidP="00000000" w:rsidRDefault="00000000" w:rsidRPr="00000000" w14:paraId="00000257">
      <w:pPr>
        <w:numPr>
          <w:ilvl w:val="0"/>
          <w:numId w:val="55"/>
        </w:numPr>
        <w:spacing w:line="240" w:lineRule="auto"/>
        <w:ind w:left="720" w:hanging="360"/>
        <w:rPr>
          <w:color w:val="008000"/>
          <w:sz w:val="24"/>
          <w:szCs w:val="24"/>
          <w:u w:val="none"/>
        </w:rPr>
      </w:pPr>
      <w:r w:rsidDel="00000000" w:rsidR="00000000" w:rsidRPr="00000000">
        <w:rPr>
          <w:color w:val="008000"/>
          <w:sz w:val="24"/>
          <w:szCs w:val="24"/>
          <w:rtl w:val="0"/>
        </w:rPr>
        <w:t xml:space="preserve">"Other (specify in notes)"</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258">
      <w:pPr>
        <w:spacing w:line="240" w:lineRule="auto"/>
        <w:rPr>
          <w:color w:val="14181f"/>
          <w:sz w:val="24"/>
          <w:szCs w:val="24"/>
        </w:rPr>
      </w:pPr>
      <w:r w:rsidDel="00000000" w:rsidR="00000000" w:rsidRPr="00000000">
        <w:rPr>
          <w:color w:val="14181f"/>
          <w:sz w:val="24"/>
          <w:szCs w:val="24"/>
          <w:rtl w:val="0"/>
        </w:rPr>
        <w:t xml:space="preserve">  </w:t>
      </w:r>
      <w:r w:rsidDel="00000000" w:rsidR="00000000" w:rsidRPr="00000000">
        <w:rPr>
          <w:color w:val="b80a18"/>
          <w:sz w:val="24"/>
          <w:szCs w:val="24"/>
          <w:rtl w:val="0"/>
        </w:rPr>
        <w:t xml:space="preserve">reviewerNotes</w:t>
      </w:r>
      <w:r w:rsidDel="00000000" w:rsidR="00000000" w:rsidRPr="00000000">
        <w:rPr>
          <w:color w:val="14181f"/>
          <w:sz w:val="24"/>
          <w:szCs w:val="24"/>
          <w:rtl w:val="0"/>
        </w:rPr>
        <w:t xml:space="preserve">: </w:t>
      </w:r>
      <w:r w:rsidDel="00000000" w:rsidR="00000000" w:rsidRPr="00000000">
        <w:rPr>
          <w:color w:val="008000"/>
          <w:sz w:val="24"/>
          <w:szCs w:val="24"/>
          <w:rtl w:val="0"/>
        </w:rPr>
        <w:t xml:space="preserve">"Customer name in PDF does not match lead record"</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259">
      <w:pPr>
        <w:spacing w:line="240" w:lineRule="auto"/>
        <w:rPr>
          <w:color w:val="14181f"/>
          <w:sz w:val="24"/>
          <w:szCs w:val="24"/>
        </w:rPr>
      </w:pPr>
      <w:r w:rsidDel="00000000" w:rsidR="00000000" w:rsidRPr="00000000">
        <w:rPr>
          <w:color w:val="14181f"/>
          <w:sz w:val="24"/>
          <w:szCs w:val="24"/>
          <w:rtl w:val="0"/>
        </w:rPr>
        <w:t xml:space="preserve">  </w:t>
      </w:r>
      <w:r w:rsidDel="00000000" w:rsidR="00000000" w:rsidRPr="00000000">
        <w:rPr>
          <w:color w:val="b80a18"/>
          <w:sz w:val="24"/>
          <w:szCs w:val="24"/>
          <w:rtl w:val="0"/>
        </w:rPr>
        <w:t xml:space="preserve">reviewerId</w:t>
      </w:r>
      <w:r w:rsidDel="00000000" w:rsidR="00000000" w:rsidRPr="00000000">
        <w:rPr>
          <w:color w:val="14181f"/>
          <w:sz w:val="24"/>
          <w:szCs w:val="24"/>
          <w:rtl w:val="0"/>
        </w:rPr>
        <w:t xml:space="preserve">: </w:t>
      </w:r>
      <w:r w:rsidDel="00000000" w:rsidR="00000000" w:rsidRPr="00000000">
        <w:rPr>
          <w:color w:val="008000"/>
          <w:sz w:val="24"/>
          <w:szCs w:val="24"/>
          <w:rtl w:val="0"/>
        </w:rPr>
        <w:t xml:space="preserve">"ADMIN-001"</w:t>
      </w:r>
      <w:r w:rsidDel="00000000" w:rsidR="00000000" w:rsidRPr="00000000">
        <w:rPr>
          <w:rtl w:val="0"/>
        </w:rPr>
      </w:r>
    </w:p>
    <w:p w:rsidR="00000000" w:rsidDel="00000000" w:rsidP="00000000" w:rsidRDefault="00000000" w:rsidRPr="00000000" w14:paraId="0000025A">
      <w:pPr>
        <w:spacing w:line="240" w:lineRule="auto"/>
        <w:rPr>
          <w:color w:val="14181f"/>
          <w:sz w:val="24"/>
          <w:szCs w:val="24"/>
        </w:rPr>
      </w:pP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25B">
      <w:pPr>
        <w:spacing w:line="240" w:lineRule="auto"/>
        <w:rPr>
          <w:color w:val="14181f"/>
          <w:sz w:val="24"/>
          <w:szCs w:val="24"/>
        </w:rPr>
      </w:pPr>
      <w:r w:rsidDel="00000000" w:rsidR="00000000" w:rsidRPr="00000000">
        <w:rPr>
          <w:rtl w:val="0"/>
        </w:rPr>
      </w:r>
    </w:p>
    <w:p w:rsidR="00000000" w:rsidDel="00000000" w:rsidP="00000000" w:rsidRDefault="00000000" w:rsidRPr="00000000" w14:paraId="0000025C">
      <w:pPr>
        <w:spacing w:line="240" w:lineRule="auto"/>
        <w:rPr>
          <w:color w:val="14181f"/>
          <w:sz w:val="24"/>
          <w:szCs w:val="24"/>
        </w:rPr>
      </w:pPr>
      <w:r w:rsidDel="00000000" w:rsidR="00000000" w:rsidRPr="00000000">
        <w:rPr>
          <w:color w:val="b34a00"/>
          <w:sz w:val="24"/>
          <w:szCs w:val="24"/>
          <w:rtl w:val="0"/>
        </w:rPr>
        <w:t xml:space="preserve">Database</w:t>
      </w:r>
      <w:r w:rsidDel="00000000" w:rsidR="00000000" w:rsidRPr="00000000">
        <w:rPr>
          <w:color w:val="14181f"/>
          <w:sz w:val="24"/>
          <w:szCs w:val="24"/>
          <w:rtl w:val="0"/>
        </w:rPr>
        <w:t xml:space="preserve"> </w:t>
      </w:r>
      <w:r w:rsidDel="00000000" w:rsidR="00000000" w:rsidRPr="00000000">
        <w:rPr>
          <w:color w:val="b34a00"/>
          <w:sz w:val="24"/>
          <w:szCs w:val="24"/>
          <w:rtl w:val="0"/>
        </w:rPr>
        <w:t xml:space="preserve">Updates</w:t>
      </w:r>
      <w:r w:rsidDel="00000000" w:rsidR="00000000" w:rsidRPr="00000000">
        <w:rPr>
          <w:color w:val="14181f"/>
          <w:sz w:val="24"/>
          <w:szCs w:val="24"/>
          <w:rtl w:val="0"/>
        </w:rPr>
        <w:t xml:space="preserve">:</w:t>
      </w:r>
    </w:p>
    <w:p w:rsidR="00000000" w:rsidDel="00000000" w:rsidP="00000000" w:rsidRDefault="00000000" w:rsidRPr="00000000" w14:paraId="0000025D">
      <w:pPr>
        <w:numPr>
          <w:ilvl w:val="0"/>
          <w:numId w:val="50"/>
        </w:numPr>
        <w:spacing w:line="240" w:lineRule="auto"/>
        <w:ind w:left="720" w:hanging="360"/>
        <w:rPr>
          <w:sz w:val="24"/>
          <w:szCs w:val="24"/>
          <w:u w:val="none"/>
        </w:rPr>
      </w:pPr>
      <w:r w:rsidDel="00000000" w:rsidR="00000000" w:rsidRPr="00000000">
        <w:rPr>
          <w:color w:val="14181f"/>
          <w:sz w:val="24"/>
          <w:szCs w:val="24"/>
          <w:rtl w:val="0"/>
        </w:rPr>
        <w:t xml:space="preserve">consent_status = </w:t>
      </w:r>
      <w:r w:rsidDel="00000000" w:rsidR="00000000" w:rsidRPr="00000000">
        <w:rPr>
          <w:color w:val="008000"/>
          <w:sz w:val="24"/>
          <w:szCs w:val="24"/>
          <w:rtl w:val="0"/>
        </w:rPr>
        <w:t xml:space="preserve">'admin_rejected'</w:t>
      </w:r>
      <w:r w:rsidDel="00000000" w:rsidR="00000000" w:rsidRPr="00000000">
        <w:rPr>
          <w:color w:val="14181f"/>
          <w:sz w:val="24"/>
          <w:szCs w:val="24"/>
          <w:rtl w:val="0"/>
        </w:rPr>
        <w:t xml:space="preserve"> </w:t>
      </w:r>
    </w:p>
    <w:p w:rsidR="00000000" w:rsidDel="00000000" w:rsidP="00000000" w:rsidRDefault="00000000" w:rsidRPr="00000000" w14:paraId="0000025E">
      <w:pPr>
        <w:numPr>
          <w:ilvl w:val="0"/>
          <w:numId w:val="50"/>
        </w:numPr>
        <w:spacing w:line="240" w:lineRule="auto"/>
        <w:ind w:left="720" w:hanging="360"/>
        <w:rPr>
          <w:sz w:val="24"/>
          <w:szCs w:val="24"/>
          <w:u w:val="none"/>
        </w:rPr>
      </w:pPr>
      <w:r w:rsidDel="00000000" w:rsidR="00000000" w:rsidRPr="00000000">
        <w:rPr>
          <w:color w:val="14181f"/>
          <w:sz w:val="24"/>
          <w:szCs w:val="24"/>
          <w:rtl w:val="0"/>
        </w:rPr>
        <w:t xml:space="preserve">consent_rejected_by = </w:t>
      </w:r>
      <w:r w:rsidDel="00000000" w:rsidR="00000000" w:rsidRPr="00000000">
        <w:rPr>
          <w:color w:val="008000"/>
          <w:sz w:val="24"/>
          <w:szCs w:val="24"/>
          <w:rtl w:val="0"/>
        </w:rPr>
        <w:t xml:space="preserve">'ADMIN-001'</w:t>
      </w:r>
      <w:r w:rsidDel="00000000" w:rsidR="00000000" w:rsidRPr="00000000">
        <w:rPr>
          <w:rtl w:val="0"/>
        </w:rPr>
      </w:r>
    </w:p>
    <w:p w:rsidR="00000000" w:rsidDel="00000000" w:rsidP="00000000" w:rsidRDefault="00000000" w:rsidRPr="00000000" w14:paraId="0000025F">
      <w:pPr>
        <w:numPr>
          <w:ilvl w:val="0"/>
          <w:numId w:val="50"/>
        </w:numPr>
        <w:spacing w:line="240" w:lineRule="auto"/>
        <w:ind w:left="720" w:hanging="360"/>
        <w:rPr>
          <w:sz w:val="24"/>
          <w:szCs w:val="24"/>
          <w:u w:val="none"/>
        </w:rPr>
      </w:pPr>
      <w:r w:rsidDel="00000000" w:rsidR="00000000" w:rsidRPr="00000000">
        <w:rPr>
          <w:color w:val="14181f"/>
          <w:sz w:val="24"/>
          <w:szCs w:val="24"/>
          <w:rtl w:val="0"/>
        </w:rPr>
        <w:t xml:space="preserve">consent_rejected_at = </w:t>
      </w:r>
      <w:r w:rsidDel="00000000" w:rsidR="00000000" w:rsidRPr="00000000">
        <w:rPr>
          <w:color w:val="008080"/>
          <w:sz w:val="24"/>
          <w:szCs w:val="24"/>
          <w:rtl w:val="0"/>
        </w:rPr>
        <w:t xml:space="preserve">CURRENT_TIMESTAMP</w:t>
      </w:r>
      <w:r w:rsidDel="00000000" w:rsidR="00000000" w:rsidRPr="00000000">
        <w:rPr>
          <w:rtl w:val="0"/>
        </w:rPr>
      </w:r>
    </w:p>
    <w:p w:rsidR="00000000" w:rsidDel="00000000" w:rsidP="00000000" w:rsidRDefault="00000000" w:rsidRPr="00000000" w14:paraId="00000260">
      <w:pPr>
        <w:numPr>
          <w:ilvl w:val="0"/>
          <w:numId w:val="50"/>
        </w:numPr>
        <w:spacing w:line="240" w:lineRule="auto"/>
        <w:ind w:left="720" w:hanging="360"/>
        <w:rPr>
          <w:sz w:val="24"/>
          <w:szCs w:val="24"/>
          <w:u w:val="none"/>
        </w:rPr>
      </w:pPr>
      <w:r w:rsidDel="00000000" w:rsidR="00000000" w:rsidRPr="00000000">
        <w:rPr>
          <w:color w:val="14181f"/>
          <w:sz w:val="24"/>
          <w:szCs w:val="24"/>
          <w:rtl w:val="0"/>
        </w:rPr>
        <w:t xml:space="preserve">consent_rejection_reason = rejection_reason</w:t>
      </w:r>
    </w:p>
    <w:p w:rsidR="00000000" w:rsidDel="00000000" w:rsidP="00000000" w:rsidRDefault="00000000" w:rsidRPr="00000000" w14:paraId="00000261">
      <w:pPr>
        <w:numPr>
          <w:ilvl w:val="0"/>
          <w:numId w:val="50"/>
        </w:numPr>
        <w:spacing w:line="240" w:lineRule="auto"/>
        <w:ind w:left="720" w:hanging="360"/>
        <w:rPr>
          <w:sz w:val="24"/>
          <w:szCs w:val="24"/>
          <w:u w:val="none"/>
        </w:rPr>
      </w:pPr>
      <w:r w:rsidDel="00000000" w:rsidR="00000000" w:rsidRPr="00000000">
        <w:rPr>
          <w:color w:val="14181f"/>
          <w:sz w:val="24"/>
          <w:szCs w:val="24"/>
          <w:rtl w:val="0"/>
        </w:rPr>
        <w:t xml:space="preserve">consent_rejection_notes = reviewer_notes</w:t>
      </w:r>
    </w:p>
    <w:p w:rsidR="00000000" w:rsidDel="00000000" w:rsidP="00000000" w:rsidRDefault="00000000" w:rsidRPr="00000000" w14:paraId="00000262">
      <w:pPr>
        <w:spacing w:line="240" w:lineRule="auto"/>
        <w:rPr>
          <w:color w:val="14181f"/>
          <w:sz w:val="24"/>
          <w:szCs w:val="24"/>
        </w:rPr>
      </w:pPr>
      <w:r w:rsidDel="00000000" w:rsidR="00000000" w:rsidRPr="00000000">
        <w:rPr>
          <w:rtl w:val="0"/>
        </w:rPr>
      </w:r>
    </w:p>
    <w:p w:rsidR="00000000" w:rsidDel="00000000" w:rsidP="00000000" w:rsidRDefault="00000000" w:rsidRPr="00000000" w14:paraId="00000263">
      <w:pPr>
        <w:spacing w:line="240" w:lineRule="auto"/>
        <w:rPr>
          <w:color w:val="14181f"/>
          <w:sz w:val="24"/>
          <w:szCs w:val="24"/>
        </w:rPr>
      </w:pPr>
      <w:r w:rsidDel="00000000" w:rsidR="00000000" w:rsidRPr="00000000">
        <w:rPr>
          <w:color w:val="b34a00"/>
          <w:sz w:val="24"/>
          <w:szCs w:val="24"/>
          <w:rtl w:val="0"/>
        </w:rPr>
        <w:t xml:space="preserve">Trigger</w:t>
      </w:r>
      <w:r w:rsidDel="00000000" w:rsidR="00000000" w:rsidRPr="00000000">
        <w:rPr>
          <w:color w:val="14181f"/>
          <w:sz w:val="24"/>
          <w:szCs w:val="24"/>
          <w:rtl w:val="0"/>
        </w:rPr>
        <w:t xml:space="preserve"> </w:t>
      </w:r>
      <w:r w:rsidDel="00000000" w:rsidR="00000000" w:rsidRPr="00000000">
        <w:rPr>
          <w:color w:val="b34a00"/>
          <w:sz w:val="24"/>
          <w:szCs w:val="24"/>
          <w:rtl w:val="0"/>
        </w:rPr>
        <w:t xml:space="preserve">Re</w:t>
      </w:r>
      <w:r w:rsidDel="00000000" w:rsidR="00000000" w:rsidRPr="00000000">
        <w:rPr>
          <w:color w:val="14181f"/>
          <w:sz w:val="24"/>
          <w:szCs w:val="24"/>
          <w:rtl w:val="0"/>
        </w:rPr>
        <w:t xml:space="preserve">-</w:t>
      </w:r>
      <w:r w:rsidDel="00000000" w:rsidR="00000000" w:rsidRPr="00000000">
        <w:rPr>
          <w:color w:val="b34a00"/>
          <w:sz w:val="24"/>
          <w:szCs w:val="24"/>
          <w:rtl w:val="0"/>
        </w:rPr>
        <w:t xml:space="preserve">Consent</w:t>
      </w:r>
      <w:r w:rsidDel="00000000" w:rsidR="00000000" w:rsidRPr="00000000">
        <w:rPr>
          <w:color w:val="14181f"/>
          <w:sz w:val="24"/>
          <w:szCs w:val="24"/>
          <w:rtl w:val="0"/>
        </w:rPr>
        <w:t xml:space="preserve"> </w:t>
      </w:r>
      <w:r w:rsidDel="00000000" w:rsidR="00000000" w:rsidRPr="00000000">
        <w:rPr>
          <w:color w:val="b34a00"/>
          <w:sz w:val="24"/>
          <w:szCs w:val="24"/>
          <w:rtl w:val="0"/>
        </w:rPr>
        <w:t xml:space="preserve">Flow</w:t>
      </w:r>
      <w:r w:rsidDel="00000000" w:rsidR="00000000" w:rsidRPr="00000000">
        <w:rPr>
          <w:color w:val="14181f"/>
          <w:sz w:val="24"/>
          <w:szCs w:val="24"/>
          <w:rtl w:val="0"/>
        </w:rPr>
        <w:t xml:space="preserve">:</w:t>
      </w:r>
    </w:p>
    <w:p w:rsidR="00000000" w:rsidDel="00000000" w:rsidP="00000000" w:rsidRDefault="00000000" w:rsidRPr="00000000" w14:paraId="00000264">
      <w:pPr>
        <w:numPr>
          <w:ilvl w:val="0"/>
          <w:numId w:val="83"/>
        </w:numPr>
        <w:spacing w:line="240" w:lineRule="auto"/>
        <w:ind w:left="720" w:hanging="360"/>
        <w:rPr>
          <w:sz w:val="24"/>
          <w:szCs w:val="24"/>
          <w:u w:val="none"/>
        </w:rPr>
      </w:pPr>
      <w:r w:rsidDel="00000000" w:rsidR="00000000" w:rsidRPr="00000000">
        <w:rPr>
          <w:color w:val="b34a00"/>
          <w:sz w:val="24"/>
          <w:szCs w:val="24"/>
          <w:rtl w:val="0"/>
        </w:rPr>
        <w:t xml:space="preserve">Send</w:t>
      </w:r>
      <w:r w:rsidDel="00000000" w:rsidR="00000000" w:rsidRPr="00000000">
        <w:rPr>
          <w:color w:val="14181f"/>
          <w:sz w:val="24"/>
          <w:szCs w:val="24"/>
          <w:rtl w:val="0"/>
        </w:rPr>
        <w:t xml:space="preserve"> email to dealer: </w:t>
      </w:r>
      <w:r w:rsidDel="00000000" w:rsidR="00000000" w:rsidRPr="00000000">
        <w:rPr>
          <w:color w:val="008000"/>
          <w:sz w:val="24"/>
          <w:szCs w:val="24"/>
          <w:rtl w:val="0"/>
        </w:rPr>
        <w:t xml:space="preserve">"Consent rejected for Lead #{leadId}. Reason: {reason}"</w:t>
      </w:r>
      <w:r w:rsidDel="00000000" w:rsidR="00000000" w:rsidRPr="00000000">
        <w:rPr>
          <w:rtl w:val="0"/>
        </w:rPr>
      </w:r>
    </w:p>
    <w:p w:rsidR="00000000" w:rsidDel="00000000" w:rsidP="00000000" w:rsidRDefault="00000000" w:rsidRPr="00000000" w14:paraId="00000265">
      <w:pPr>
        <w:numPr>
          <w:ilvl w:val="0"/>
          <w:numId w:val="83"/>
        </w:numPr>
        <w:spacing w:line="240" w:lineRule="auto"/>
        <w:ind w:left="720" w:hanging="360"/>
        <w:rPr>
          <w:sz w:val="24"/>
          <w:szCs w:val="24"/>
          <w:u w:val="none"/>
        </w:rPr>
      </w:pPr>
      <w:r w:rsidDel="00000000" w:rsidR="00000000" w:rsidRPr="00000000">
        <w:rPr>
          <w:color w:val="008080"/>
          <w:sz w:val="24"/>
          <w:szCs w:val="24"/>
          <w:rtl w:val="0"/>
        </w:rPr>
        <w:t xml:space="preserve">SMS</w:t>
      </w:r>
      <w:r w:rsidDel="00000000" w:rsidR="00000000" w:rsidRPr="00000000">
        <w:rPr>
          <w:color w:val="14181f"/>
          <w:sz w:val="24"/>
          <w:szCs w:val="24"/>
          <w:rtl w:val="0"/>
        </w:rPr>
        <w:t xml:space="preserve"> to customer: </w:t>
      </w:r>
      <w:r w:rsidDel="00000000" w:rsidR="00000000" w:rsidRPr="00000000">
        <w:rPr>
          <w:color w:val="008000"/>
          <w:sz w:val="24"/>
          <w:szCs w:val="24"/>
          <w:rtl w:val="0"/>
        </w:rPr>
        <w:t xml:space="preserve">"Your consent could not be verified. Please re-sign: {new_link}"</w:t>
      </w:r>
      <w:r w:rsidDel="00000000" w:rsidR="00000000" w:rsidRPr="00000000">
        <w:rPr>
          <w:rtl w:val="0"/>
        </w:rPr>
      </w:r>
    </w:p>
    <w:p w:rsidR="00000000" w:rsidDel="00000000" w:rsidP="00000000" w:rsidRDefault="00000000" w:rsidRPr="00000000" w14:paraId="00000266">
      <w:pPr>
        <w:numPr>
          <w:ilvl w:val="0"/>
          <w:numId w:val="83"/>
        </w:numPr>
        <w:spacing w:line="240" w:lineRule="auto"/>
        <w:ind w:left="720" w:hanging="360"/>
        <w:rPr>
          <w:sz w:val="24"/>
          <w:szCs w:val="24"/>
          <w:u w:val="none"/>
        </w:rPr>
      </w:pPr>
      <w:r w:rsidDel="00000000" w:rsidR="00000000" w:rsidRPr="00000000">
        <w:rPr>
          <w:color w:val="b34a00"/>
          <w:sz w:val="24"/>
          <w:szCs w:val="24"/>
          <w:rtl w:val="0"/>
        </w:rPr>
        <w:t xml:space="preserve">Generate</w:t>
      </w:r>
      <w:r w:rsidDel="00000000" w:rsidR="00000000" w:rsidRPr="00000000">
        <w:rPr>
          <w:color w:val="14181f"/>
          <w:sz w:val="24"/>
          <w:szCs w:val="24"/>
          <w:rtl w:val="0"/>
        </w:rPr>
        <w:t xml:space="preserve"> </w:t>
      </w:r>
      <w:r w:rsidDel="00000000" w:rsidR="00000000" w:rsidRPr="00000000">
        <w:rPr>
          <w:color w:val="8100c2"/>
          <w:sz w:val="24"/>
          <w:szCs w:val="24"/>
          <w:rtl w:val="0"/>
        </w:rPr>
        <w:t xml:space="preserve">new</w:t>
      </w:r>
      <w:r w:rsidDel="00000000" w:rsidR="00000000" w:rsidRPr="00000000">
        <w:rPr>
          <w:color w:val="14181f"/>
          <w:sz w:val="24"/>
          <w:szCs w:val="24"/>
          <w:rtl w:val="0"/>
        </w:rPr>
        <w:t xml:space="preserve"> </w:t>
      </w:r>
      <w:r w:rsidDel="00000000" w:rsidR="00000000" w:rsidRPr="00000000">
        <w:rPr>
          <w:color w:val="b34a00"/>
          <w:sz w:val="24"/>
          <w:szCs w:val="24"/>
          <w:rtl w:val="0"/>
        </w:rPr>
        <w:t xml:space="preserve">consent</w:t>
      </w:r>
      <w:r w:rsidDel="00000000" w:rsidR="00000000" w:rsidRPr="00000000">
        <w:rPr>
          <w:color w:val="14181f"/>
          <w:sz w:val="24"/>
          <w:szCs w:val="24"/>
          <w:rtl w:val="0"/>
        </w:rPr>
        <w:t xml:space="preserve"> link </w:t>
      </w:r>
      <w:r w:rsidDel="00000000" w:rsidR="00000000" w:rsidRPr="00000000">
        <w:rPr>
          <w:color w:val="8100c2"/>
          <w:sz w:val="24"/>
          <w:szCs w:val="24"/>
          <w:rtl w:val="0"/>
        </w:rPr>
        <w:t xml:space="preserve">with</w:t>
      </w:r>
      <w:r w:rsidDel="00000000" w:rsidR="00000000" w:rsidRPr="00000000">
        <w:rPr>
          <w:color w:val="14181f"/>
          <w:sz w:val="24"/>
          <w:szCs w:val="24"/>
          <w:rtl w:val="0"/>
        </w:rPr>
        <w:t xml:space="preserve"> extended </w:t>
      </w:r>
      <w:r w:rsidDel="00000000" w:rsidR="00000000" w:rsidRPr="00000000">
        <w:rPr>
          <w:color w:val="0051c2"/>
          <w:sz w:val="24"/>
          <w:szCs w:val="24"/>
          <w:rtl w:val="0"/>
        </w:rPr>
        <w:t xml:space="preserve">expiry</w:t>
      </w:r>
      <w:r w:rsidDel="00000000" w:rsidR="00000000" w:rsidRPr="00000000">
        <w:rPr>
          <w:color w:val="14181f"/>
          <w:sz w:val="24"/>
          <w:szCs w:val="24"/>
          <w:rtl w:val="0"/>
        </w:rPr>
        <w:t xml:space="preserve"> </w:t>
      </w:r>
      <w:r w:rsidDel="00000000" w:rsidR="00000000" w:rsidRPr="00000000">
        <w:rPr>
          <w:color w:val="2b303b"/>
          <w:sz w:val="24"/>
          <w:szCs w:val="24"/>
          <w:rtl w:val="0"/>
        </w:rPr>
        <w:t xml:space="preserve">(</w:t>
      </w:r>
      <w:r w:rsidDel="00000000" w:rsidR="00000000" w:rsidRPr="00000000">
        <w:rPr>
          <w:color w:val="008080"/>
          <w:sz w:val="24"/>
          <w:szCs w:val="24"/>
          <w:rtl w:val="0"/>
        </w:rPr>
        <w:t xml:space="preserve">48</w:t>
      </w:r>
      <w:r w:rsidDel="00000000" w:rsidR="00000000" w:rsidRPr="00000000">
        <w:rPr>
          <w:color w:val="14181f"/>
          <w:sz w:val="24"/>
          <w:szCs w:val="24"/>
          <w:rtl w:val="0"/>
        </w:rPr>
        <w:t xml:space="preserve"> hours</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267">
      <w:pPr>
        <w:numPr>
          <w:ilvl w:val="0"/>
          <w:numId w:val="83"/>
        </w:numPr>
        <w:spacing w:line="240" w:lineRule="auto"/>
        <w:ind w:left="720" w:hanging="360"/>
        <w:rPr>
          <w:sz w:val="24"/>
          <w:szCs w:val="24"/>
          <w:u w:val="none"/>
        </w:rPr>
      </w:pPr>
      <w:r w:rsidDel="00000000" w:rsidR="00000000" w:rsidRPr="00000000">
        <w:rPr>
          <w:color w:val="b34a00"/>
          <w:sz w:val="24"/>
          <w:szCs w:val="24"/>
          <w:rtl w:val="0"/>
        </w:rPr>
        <w:t xml:space="preserve">Reset</w:t>
      </w:r>
      <w:r w:rsidDel="00000000" w:rsidR="00000000" w:rsidRPr="00000000">
        <w:rPr>
          <w:color w:val="14181f"/>
          <w:sz w:val="24"/>
          <w:szCs w:val="24"/>
          <w:rtl w:val="0"/>
        </w:rPr>
        <w:t xml:space="preserve"> consent_status = </w:t>
      </w:r>
      <w:r w:rsidDel="00000000" w:rsidR="00000000" w:rsidRPr="00000000">
        <w:rPr>
          <w:color w:val="008000"/>
          <w:sz w:val="24"/>
          <w:szCs w:val="24"/>
          <w:rtl w:val="0"/>
        </w:rPr>
        <w:t xml:space="preserve">'link_sent'</w:t>
      </w:r>
      <w:r w:rsidDel="00000000" w:rsidR="00000000" w:rsidRPr="00000000">
        <w:rPr>
          <w:rtl w:val="0"/>
        </w:rPr>
      </w:r>
    </w:p>
    <w:p w:rsidR="00000000" w:rsidDel="00000000" w:rsidP="00000000" w:rsidRDefault="00000000" w:rsidRPr="00000000" w14:paraId="00000268">
      <w:pPr>
        <w:numPr>
          <w:ilvl w:val="0"/>
          <w:numId w:val="83"/>
        </w:numPr>
        <w:spacing w:line="240" w:lineRule="auto"/>
        <w:ind w:left="720" w:hanging="360"/>
        <w:rPr>
          <w:sz w:val="24"/>
          <w:szCs w:val="24"/>
          <w:u w:val="none"/>
        </w:rPr>
      </w:pPr>
      <w:r w:rsidDel="00000000" w:rsidR="00000000" w:rsidRPr="00000000">
        <w:rPr>
          <w:color w:val="b34a00"/>
          <w:sz w:val="24"/>
          <w:szCs w:val="24"/>
          <w:rtl w:val="0"/>
        </w:rPr>
        <w:t xml:space="preserve">Increment</w:t>
      </w:r>
      <w:r w:rsidDel="00000000" w:rsidR="00000000" w:rsidRPr="00000000">
        <w:rPr>
          <w:color w:val="14181f"/>
          <w:sz w:val="24"/>
          <w:szCs w:val="24"/>
          <w:rtl w:val="0"/>
        </w:rPr>
        <w:t xml:space="preserve"> consent_attempt_count</w:t>
      </w:r>
    </w:p>
    <w:p w:rsidR="00000000" w:rsidDel="00000000" w:rsidP="00000000" w:rsidRDefault="00000000" w:rsidRPr="00000000" w14:paraId="00000269">
      <w:pPr>
        <w:numPr>
          <w:ilvl w:val="0"/>
          <w:numId w:val="83"/>
        </w:numPr>
        <w:spacing w:line="240" w:lineRule="auto"/>
        <w:ind w:left="720" w:hanging="360"/>
        <w:rPr>
          <w:sz w:val="24"/>
          <w:szCs w:val="24"/>
          <w:u w:val="none"/>
        </w:rPr>
      </w:pPr>
      <w:r w:rsidDel="00000000" w:rsidR="00000000" w:rsidRPr="00000000">
        <w:rPr>
          <w:color w:val="b34a00"/>
          <w:sz w:val="24"/>
          <w:szCs w:val="24"/>
          <w:rtl w:val="0"/>
        </w:rPr>
        <w:t xml:space="preserve">If</w:t>
      </w:r>
      <w:r w:rsidDel="00000000" w:rsidR="00000000" w:rsidRPr="00000000">
        <w:rPr>
          <w:color w:val="14181f"/>
          <w:sz w:val="24"/>
          <w:szCs w:val="24"/>
          <w:rtl w:val="0"/>
        </w:rPr>
        <w:t xml:space="preserve"> consent_attempt_count &gt; </w:t>
      </w:r>
      <w:r w:rsidDel="00000000" w:rsidR="00000000" w:rsidRPr="00000000">
        <w:rPr>
          <w:color w:val="008080"/>
          <w:sz w:val="24"/>
          <w:szCs w:val="24"/>
          <w:rtl w:val="0"/>
        </w:rPr>
        <w:t xml:space="preserve">3</w:t>
      </w:r>
      <w:r w:rsidDel="00000000" w:rsidR="00000000" w:rsidRPr="00000000">
        <w:rPr>
          <w:color w:val="14181f"/>
          <w:sz w:val="24"/>
          <w:szCs w:val="24"/>
          <w:rtl w:val="0"/>
        </w:rPr>
        <w:t xml:space="preserve">:</w:t>
      </w:r>
    </w:p>
    <w:p w:rsidR="00000000" w:rsidDel="00000000" w:rsidP="00000000" w:rsidRDefault="00000000" w:rsidRPr="00000000" w14:paraId="0000026A">
      <w:pPr>
        <w:numPr>
          <w:ilvl w:val="1"/>
          <w:numId w:val="83"/>
        </w:numPr>
        <w:spacing w:line="240" w:lineRule="auto"/>
        <w:ind w:left="1440" w:hanging="360"/>
        <w:rPr>
          <w:sz w:val="24"/>
          <w:szCs w:val="24"/>
          <w:u w:val="none"/>
        </w:rPr>
      </w:pPr>
      <w:r w:rsidDel="00000000" w:rsidR="00000000" w:rsidRPr="00000000">
        <w:rPr>
          <w:color w:val="b34a00"/>
          <w:sz w:val="24"/>
          <w:szCs w:val="24"/>
          <w:rtl w:val="0"/>
        </w:rPr>
        <w:t xml:space="preserve">Escalate</w:t>
      </w:r>
      <w:r w:rsidDel="00000000" w:rsidR="00000000" w:rsidRPr="00000000">
        <w:rPr>
          <w:color w:val="14181f"/>
          <w:sz w:val="24"/>
          <w:szCs w:val="24"/>
          <w:rtl w:val="0"/>
        </w:rPr>
        <w:t xml:space="preserve"> to senior admin </w:t>
      </w:r>
      <w:r w:rsidDel="00000000" w:rsidR="00000000" w:rsidRPr="00000000">
        <w:rPr>
          <w:color w:val="8100c2"/>
          <w:sz w:val="24"/>
          <w:szCs w:val="24"/>
          <w:rtl w:val="0"/>
        </w:rPr>
        <w:t xml:space="preserve">for</w:t>
      </w:r>
      <w:r w:rsidDel="00000000" w:rsidR="00000000" w:rsidRPr="00000000">
        <w:rPr>
          <w:color w:val="14181f"/>
          <w:sz w:val="24"/>
          <w:szCs w:val="24"/>
          <w:rtl w:val="0"/>
        </w:rPr>
        <w:t xml:space="preserve"> manual handling</w:t>
      </w:r>
    </w:p>
    <w:p w:rsidR="00000000" w:rsidDel="00000000" w:rsidP="00000000" w:rsidRDefault="00000000" w:rsidRPr="00000000" w14:paraId="0000026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6C">
      <w:pPr>
        <w:spacing w:line="240" w:lineRule="auto"/>
        <w:rPr>
          <w:b w:val="1"/>
          <w:bCs w:val="1"/>
          <w:sz w:val="24"/>
          <w:szCs w:val="24"/>
        </w:rPr>
      </w:pPr>
      <w:r w:rsidDel="00000000" w:rsidR="00000000" w:rsidRPr="00000000">
        <w:rPr>
          <w:b w:val="1"/>
          <w:bCs w:val="1"/>
          <w:sz w:val="24"/>
          <w:szCs w:val="24"/>
          <w:rtl w:val="0"/>
        </w:rPr>
        <w:t xml:space="preserve">MANUAL CONSENT WORKFLOW (OFFLINE SIGNED PDF)</w:t>
      </w:r>
    </w:p>
    <w:p w:rsidR="00000000" w:rsidDel="00000000" w:rsidP="00000000" w:rsidRDefault="00000000" w:rsidRPr="00000000" w14:paraId="0000026D">
      <w:pPr>
        <w:spacing w:line="240" w:lineRule="auto"/>
        <w:rPr>
          <w:sz w:val="24"/>
          <w:szCs w:val="24"/>
        </w:rPr>
      </w:pPr>
      <w:r w:rsidDel="00000000" w:rsidR="00000000" w:rsidRPr="00000000">
        <w:rPr>
          <w:rtl w:val="0"/>
        </w:rPr>
      </w:r>
    </w:p>
    <w:p w:rsidR="00000000" w:rsidDel="00000000" w:rsidP="00000000" w:rsidRDefault="00000000" w:rsidRPr="00000000" w14:paraId="0000026E">
      <w:pPr>
        <w:spacing w:line="240" w:lineRule="auto"/>
        <w:rPr>
          <w:sz w:val="24"/>
          <w:szCs w:val="24"/>
        </w:rPr>
      </w:pPr>
      <w:r w:rsidDel="00000000" w:rsidR="00000000" w:rsidRPr="00000000">
        <w:rPr>
          <w:sz w:val="24"/>
          <w:szCs w:val="24"/>
          <w:rtl w:val="0"/>
        </w:rPr>
        <w:t xml:space="preserve">This is the fallback when digital consent fails or is unavailable.</w:t>
      </w:r>
    </w:p>
    <w:p w:rsidR="00000000" w:rsidDel="00000000" w:rsidP="00000000" w:rsidRDefault="00000000" w:rsidRPr="00000000" w14:paraId="0000026F">
      <w:pPr>
        <w:spacing w:line="240" w:lineRule="auto"/>
        <w:rPr>
          <w:sz w:val="24"/>
          <w:szCs w:val="24"/>
        </w:rPr>
      </w:pPr>
      <w:r w:rsidDel="00000000" w:rsidR="00000000" w:rsidRPr="00000000">
        <w:rPr>
          <w:sz w:val="24"/>
          <w:szCs w:val="24"/>
          <w:rtl w:val="0"/>
        </w:rPr>
        <w:t xml:space="preserve">Generate Consent PDF (Preview Only)</w:t>
      </w:r>
    </w:p>
    <w:p w:rsidR="00000000" w:rsidDel="00000000" w:rsidP="00000000" w:rsidRDefault="00000000" w:rsidRPr="00000000" w14:paraId="00000270">
      <w:pPr>
        <w:spacing w:after="240" w:before="240" w:line="240" w:lineRule="auto"/>
        <w:rPr>
          <w:b w:val="1"/>
          <w:bCs w:val="1"/>
          <w:sz w:val="24"/>
          <w:szCs w:val="24"/>
        </w:rPr>
      </w:pPr>
      <w:r w:rsidDel="00000000" w:rsidR="00000000" w:rsidRPr="00000000">
        <w:rPr>
          <w:b w:val="1"/>
          <w:bCs w:val="1"/>
          <w:sz w:val="24"/>
          <w:szCs w:val="24"/>
          <w:rtl w:val="0"/>
        </w:rPr>
        <w:t xml:space="preserve">Frontend:</w:t>
      </w:r>
    </w:p>
    <w:p w:rsidR="00000000" w:rsidDel="00000000" w:rsidP="00000000" w:rsidRDefault="00000000" w:rsidRPr="00000000" w14:paraId="00000271">
      <w:pPr>
        <w:numPr>
          <w:ilvl w:val="0"/>
          <w:numId w:val="8"/>
        </w:numPr>
        <w:spacing w:after="0" w:afterAutospacing="0" w:before="240" w:line="240" w:lineRule="auto"/>
        <w:ind w:left="720" w:hanging="360"/>
        <w:rPr/>
      </w:pPr>
      <w:r w:rsidDel="00000000" w:rsidR="00000000" w:rsidRPr="00000000">
        <w:rPr>
          <w:sz w:val="24"/>
          <w:szCs w:val="24"/>
          <w:rtl w:val="0"/>
        </w:rPr>
        <w:t xml:space="preserve">Click button: </w:t>
      </w:r>
      <w:r w:rsidDel="00000000" w:rsidR="00000000" w:rsidRPr="00000000">
        <w:rPr>
          <w:rFonts w:ascii="Roboto Mono" w:cs="Roboto Mono" w:eastAsia="Roboto Mono" w:hAnsi="Roboto Mono"/>
          <w:color w:val="188038"/>
          <w:sz w:val="24"/>
          <w:szCs w:val="24"/>
          <w:rtl w:val="0"/>
        </w:rPr>
        <w:t xml:space="preserve">Generate Consent PDF</w:t>
      </w:r>
    </w:p>
    <w:p w:rsidR="00000000" w:rsidDel="00000000" w:rsidP="00000000" w:rsidRDefault="00000000" w:rsidRPr="00000000" w14:paraId="00000272">
      <w:pPr>
        <w:numPr>
          <w:ilvl w:val="0"/>
          <w:numId w:val="8"/>
        </w:numPr>
        <w:spacing w:after="0" w:afterAutospacing="0" w:before="0" w:beforeAutospacing="0" w:line="240" w:lineRule="auto"/>
        <w:ind w:left="720" w:hanging="360"/>
        <w:rPr/>
      </w:pPr>
      <w:r w:rsidDel="00000000" w:rsidR="00000000" w:rsidRPr="00000000">
        <w:rPr>
          <w:sz w:val="24"/>
          <w:szCs w:val="24"/>
          <w:rtl w:val="0"/>
        </w:rPr>
        <w:t xml:space="preserve">Disable </w:t>
      </w:r>
      <w:r w:rsidDel="00000000" w:rsidR="00000000" w:rsidRPr="00000000">
        <w:rPr>
          <w:rFonts w:ascii="Roboto Mono" w:cs="Roboto Mono" w:eastAsia="Roboto Mono" w:hAnsi="Roboto Mono"/>
          <w:color w:val="188038"/>
          <w:sz w:val="24"/>
          <w:szCs w:val="24"/>
          <w:rtl w:val="0"/>
        </w:rPr>
        <w:t xml:space="preserve">Send SMS/WhatsApp Consent</w:t>
      </w:r>
      <w:r w:rsidDel="00000000" w:rsidR="00000000" w:rsidRPr="00000000">
        <w:rPr>
          <w:sz w:val="24"/>
          <w:szCs w:val="24"/>
          <w:rtl w:val="0"/>
        </w:rPr>
        <w:t xml:space="preserve"> button (mutually exclusive)</w:t>
      </w:r>
    </w:p>
    <w:p w:rsidR="00000000" w:rsidDel="00000000" w:rsidP="00000000" w:rsidRDefault="00000000" w:rsidRPr="00000000" w14:paraId="00000273">
      <w:pPr>
        <w:numPr>
          <w:ilvl w:val="0"/>
          <w:numId w:val="8"/>
        </w:numPr>
        <w:spacing w:after="0" w:afterAutospacing="0" w:before="0" w:beforeAutospacing="0" w:line="240" w:lineRule="auto"/>
        <w:ind w:left="720" w:hanging="360"/>
        <w:rPr/>
      </w:pPr>
      <w:r w:rsidDel="00000000" w:rsidR="00000000" w:rsidRPr="00000000">
        <w:rPr>
          <w:sz w:val="24"/>
          <w:szCs w:val="24"/>
          <w:rtl w:val="0"/>
        </w:rPr>
        <w:t xml:space="preserve">Show loading spinner</w:t>
      </w:r>
    </w:p>
    <w:p w:rsidR="00000000" w:rsidDel="00000000" w:rsidP="00000000" w:rsidRDefault="00000000" w:rsidRPr="00000000" w14:paraId="00000274">
      <w:pPr>
        <w:numPr>
          <w:ilvl w:val="0"/>
          <w:numId w:val="8"/>
        </w:numPr>
        <w:spacing w:after="240" w:before="0" w:beforeAutospacing="0" w:line="240" w:lineRule="auto"/>
        <w:ind w:left="720" w:hanging="360"/>
        <w:rPr/>
      </w:pPr>
      <w:r w:rsidDel="00000000" w:rsidR="00000000" w:rsidRPr="00000000">
        <w:rPr>
          <w:sz w:val="24"/>
          <w:szCs w:val="24"/>
          <w:rtl w:val="0"/>
        </w:rPr>
        <w:t xml:space="preserve">Call API</w:t>
      </w:r>
    </w:p>
    <w:p w:rsidR="00000000" w:rsidDel="00000000" w:rsidP="00000000" w:rsidRDefault="00000000" w:rsidRPr="00000000" w14:paraId="00000275">
      <w:pPr>
        <w:spacing w:line="240" w:lineRule="auto"/>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27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77">
      <w:pPr>
        <w:spacing w:line="240" w:lineRule="auto"/>
        <w:rPr>
          <w:sz w:val="24"/>
          <w:szCs w:val="24"/>
        </w:rPr>
      </w:pPr>
      <w:r w:rsidDel="00000000" w:rsidR="00000000" w:rsidRPr="00000000">
        <w:rPr>
          <w:color w:val="008080"/>
          <w:sz w:val="24"/>
          <w:szCs w:val="24"/>
          <w:rtl w:val="0"/>
        </w:rPr>
        <w:t xml:space="preserve">POST</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api</w:t>
      </w:r>
      <w:r w:rsidDel="00000000" w:rsidR="00000000" w:rsidRPr="00000000">
        <w:rPr>
          <w:color w:val="14181f"/>
          <w:sz w:val="24"/>
          <w:szCs w:val="24"/>
          <w:rtl w:val="0"/>
        </w:rPr>
        <w:t xml:space="preserve">/</w:t>
      </w:r>
      <w:r w:rsidDel="00000000" w:rsidR="00000000" w:rsidRPr="00000000">
        <w:rPr>
          <w:sz w:val="24"/>
          <w:szCs w:val="24"/>
          <w:rtl w:val="0"/>
        </w:rPr>
        <w:t xml:space="preserve">kyc</w:t>
      </w:r>
      <w:r w:rsidDel="00000000" w:rsidR="00000000" w:rsidRPr="00000000">
        <w:rPr>
          <w:color w:val="14181f"/>
          <w:sz w:val="24"/>
          <w:szCs w:val="24"/>
          <w:rtl w:val="0"/>
        </w:rPr>
        <w:t xml:space="preserve">/:</w:t>
      </w:r>
      <w:r w:rsidDel="00000000" w:rsidR="00000000" w:rsidRPr="00000000">
        <w:rPr>
          <w:sz w:val="24"/>
          <w:szCs w:val="24"/>
          <w:rtl w:val="0"/>
        </w:rPr>
        <w:t xml:space="preserve">leadId</w:t>
      </w:r>
      <w:r w:rsidDel="00000000" w:rsidR="00000000" w:rsidRPr="00000000">
        <w:rPr>
          <w:color w:val="14181f"/>
          <w:sz w:val="24"/>
          <w:szCs w:val="24"/>
          <w:rtl w:val="0"/>
        </w:rPr>
        <w:t xml:space="preserve">/</w:t>
      </w:r>
      <w:r w:rsidDel="00000000" w:rsidR="00000000" w:rsidRPr="00000000">
        <w:rPr>
          <w:sz w:val="24"/>
          <w:szCs w:val="24"/>
          <w:rtl w:val="0"/>
        </w:rPr>
        <w:t xml:space="preserve">consent</w:t>
      </w:r>
      <w:r w:rsidDel="00000000" w:rsidR="00000000" w:rsidRPr="00000000">
        <w:rPr>
          <w:color w:val="14181f"/>
          <w:sz w:val="24"/>
          <w:szCs w:val="24"/>
          <w:rtl w:val="0"/>
        </w:rPr>
        <w:t xml:space="preserve">/</w:t>
      </w:r>
      <w:r w:rsidDel="00000000" w:rsidR="00000000" w:rsidRPr="00000000">
        <w:rPr>
          <w:sz w:val="24"/>
          <w:szCs w:val="24"/>
          <w:rtl w:val="0"/>
        </w:rPr>
        <w:t xml:space="preserve">manual</w:t>
      </w:r>
      <w:r w:rsidDel="00000000" w:rsidR="00000000" w:rsidRPr="00000000">
        <w:rPr>
          <w:color w:val="14181f"/>
          <w:sz w:val="24"/>
          <w:szCs w:val="24"/>
          <w:rtl w:val="0"/>
        </w:rPr>
        <w:t xml:space="preserve">/</w:t>
      </w:r>
      <w:r w:rsidDel="00000000" w:rsidR="00000000" w:rsidRPr="00000000">
        <w:rPr>
          <w:sz w:val="24"/>
          <w:szCs w:val="24"/>
          <w:rtl w:val="0"/>
        </w:rPr>
        <w:t xml:space="preserve">generate</w:t>
      </w:r>
      <w:r w:rsidDel="00000000" w:rsidR="00000000" w:rsidRPr="00000000">
        <w:rPr>
          <w:color w:val="14181f"/>
          <w:sz w:val="24"/>
          <w:szCs w:val="24"/>
          <w:rtl w:val="0"/>
        </w:rPr>
        <w:t xml:space="preserve">-</w:t>
      </w:r>
      <w:r w:rsidDel="00000000" w:rsidR="00000000" w:rsidRPr="00000000">
        <w:rPr>
          <w:sz w:val="24"/>
          <w:szCs w:val="24"/>
          <w:rtl w:val="0"/>
        </w:rPr>
        <w:t xml:space="preserve">pdf </w:t>
      </w:r>
    </w:p>
    <w:p w:rsidR="00000000" w:rsidDel="00000000" w:rsidP="00000000" w:rsidRDefault="00000000" w:rsidRPr="00000000" w14:paraId="00000278">
      <w:pPr>
        <w:spacing w:line="240" w:lineRule="auto"/>
        <w:rPr>
          <w:sz w:val="24"/>
          <w:szCs w:val="24"/>
        </w:rPr>
      </w:pPr>
      <w:r w:rsidDel="00000000" w:rsidR="00000000" w:rsidRPr="00000000">
        <w:rPr>
          <w:color w:val="b80a18"/>
          <w:sz w:val="24"/>
          <w:szCs w:val="24"/>
          <w:rtl w:val="0"/>
        </w:rPr>
        <w:t xml:space="preserve">Processing</w:t>
      </w:r>
      <w:r w:rsidDel="00000000" w:rsidR="00000000" w:rsidRPr="00000000">
        <w:rPr>
          <w:color w:val="14181f"/>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279">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Fetch</w:t>
      </w:r>
      <w:r w:rsidDel="00000000" w:rsidR="00000000" w:rsidRPr="00000000">
        <w:rPr>
          <w:sz w:val="24"/>
          <w:szCs w:val="24"/>
          <w:rtl w:val="0"/>
        </w:rPr>
        <w:t xml:space="preserve"> lead data</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7A">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Customer</w:t>
      </w:r>
      <w:r w:rsidDel="00000000" w:rsidR="00000000" w:rsidRPr="00000000">
        <w:rPr>
          <w:sz w:val="24"/>
          <w:szCs w:val="24"/>
          <w:rtl w:val="0"/>
        </w:rPr>
        <w:t xml:space="preserve"> name</w:t>
      </w:r>
      <w:r w:rsidDel="00000000" w:rsidR="00000000" w:rsidRPr="00000000">
        <w:rPr>
          <w:color w:val="2b303b"/>
          <w:sz w:val="24"/>
          <w:szCs w:val="24"/>
          <w:rtl w:val="0"/>
        </w:rPr>
        <w:t xml:space="preserve">,</w:t>
      </w:r>
      <w:r w:rsidDel="00000000" w:rsidR="00000000" w:rsidRPr="00000000">
        <w:rPr>
          <w:sz w:val="24"/>
          <w:szCs w:val="24"/>
          <w:rtl w:val="0"/>
        </w:rPr>
        <w:t xml:space="preserve"> father name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DOB</w:t>
      </w:r>
      <w:r w:rsidDel="00000000" w:rsidR="00000000" w:rsidRPr="00000000">
        <w:rPr>
          <w:color w:val="2b303b"/>
          <w:sz w:val="24"/>
          <w:szCs w:val="24"/>
          <w:rtl w:val="0"/>
        </w:rPr>
        <w:t xml:space="preserve">,</w:t>
      </w:r>
      <w:r w:rsidDel="00000000" w:rsidR="00000000" w:rsidRPr="00000000">
        <w:rPr>
          <w:sz w:val="24"/>
          <w:szCs w:val="24"/>
          <w:rtl w:val="0"/>
        </w:rPr>
        <w:t xml:space="preserve">address</w:t>
      </w:r>
    </w:p>
    <w:p w:rsidR="00000000" w:rsidDel="00000000" w:rsidP="00000000" w:rsidRDefault="00000000" w:rsidRPr="00000000" w14:paraId="0000027B">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Product</w:t>
      </w:r>
      <w:r w:rsidDel="00000000" w:rsidR="00000000" w:rsidRPr="00000000">
        <w:rPr>
          <w:sz w:val="24"/>
          <w:szCs w:val="24"/>
          <w:rtl w:val="0"/>
        </w:rPr>
        <w:t xml:space="preserve"> details</w:t>
      </w:r>
    </w:p>
    <w:p w:rsidR="00000000" w:rsidDel="00000000" w:rsidP="00000000" w:rsidRDefault="00000000" w:rsidRPr="00000000" w14:paraId="0000027C">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Generate</w:t>
      </w:r>
      <w:r w:rsidDel="00000000" w:rsidR="00000000" w:rsidRPr="00000000">
        <w:rPr>
          <w:sz w:val="24"/>
          <w:szCs w:val="24"/>
          <w:rtl w:val="0"/>
        </w:rPr>
        <w:t xml:space="preserve"> </w:t>
      </w:r>
      <w:r w:rsidDel="00000000" w:rsidR="00000000" w:rsidRPr="00000000">
        <w:rPr>
          <w:color w:val="008080"/>
          <w:sz w:val="24"/>
          <w:szCs w:val="24"/>
          <w:rtl w:val="0"/>
        </w:rPr>
        <w:t xml:space="preserve">PDF</w:t>
      </w:r>
      <w:r w:rsidDel="00000000" w:rsidR="00000000" w:rsidRPr="00000000">
        <w:rPr>
          <w:sz w:val="24"/>
          <w:szCs w:val="24"/>
          <w:rtl w:val="0"/>
        </w:rPr>
        <w:t xml:space="preserve"> using template </w:t>
      </w:r>
      <w:r w:rsidDel="00000000" w:rsidR="00000000" w:rsidRPr="00000000">
        <w:rPr>
          <w:color w:val="0051c2"/>
          <w:sz w:val="24"/>
          <w:szCs w:val="24"/>
          <w:rtl w:val="0"/>
        </w:rPr>
        <w:t xml:space="preserve">engine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pdfkit</w:t>
      </w:r>
      <w:r w:rsidDel="00000000" w:rsidR="00000000" w:rsidRPr="00000000">
        <w:rPr>
          <w:color w:val="14181f"/>
          <w:sz w:val="24"/>
          <w:szCs w:val="24"/>
          <w:rtl w:val="0"/>
        </w:rPr>
        <w:t xml:space="preserve">/</w:t>
      </w:r>
      <w:r w:rsidDel="00000000" w:rsidR="00000000" w:rsidRPr="00000000">
        <w:rPr>
          <w:color w:val="b34a00"/>
          <w:sz w:val="24"/>
          <w:szCs w:val="24"/>
          <w:rtl w:val="0"/>
        </w:rPr>
        <w:t xml:space="preserve">Puppeteer</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7D">
      <w:pPr>
        <w:numPr>
          <w:ilvl w:val="1"/>
          <w:numId w:val="8"/>
        </w:numPr>
        <w:spacing w:line="240" w:lineRule="auto"/>
        <w:ind w:left="1440" w:hanging="360"/>
        <w:rPr>
          <w:sz w:val="24"/>
          <w:szCs w:val="24"/>
          <w:u w:val="none"/>
        </w:rPr>
      </w:pPr>
      <w:r w:rsidDel="00000000" w:rsidR="00000000" w:rsidRPr="00000000">
        <w:rPr>
          <w:color w:val="b34a00"/>
          <w:sz w:val="24"/>
          <w:szCs w:val="24"/>
          <w:rtl w:val="0"/>
        </w:rPr>
        <w:t xml:space="preserve">Header</w:t>
      </w:r>
      <w:r w:rsidDel="00000000" w:rsidR="00000000" w:rsidRPr="00000000">
        <w:rPr>
          <w:color w:val="14181f"/>
          <w:sz w:val="24"/>
          <w:szCs w:val="24"/>
          <w:rtl w:val="0"/>
        </w:rPr>
        <w:t xml:space="preserve">:</w:t>
      </w:r>
      <w:r w:rsidDel="00000000" w:rsidR="00000000" w:rsidRPr="00000000">
        <w:rPr>
          <w:sz w:val="24"/>
          <w:szCs w:val="24"/>
          <w:rtl w:val="0"/>
        </w:rPr>
        <w:t xml:space="preserve"> iTarang logo</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"Customer Consent Form"</w:t>
      </w:r>
      <w:r w:rsidDel="00000000" w:rsidR="00000000" w:rsidRPr="00000000">
        <w:rPr>
          <w:rtl w:val="0"/>
        </w:rPr>
      </w:r>
    </w:p>
    <w:p w:rsidR="00000000" w:rsidDel="00000000" w:rsidP="00000000" w:rsidRDefault="00000000" w:rsidRPr="00000000" w14:paraId="0000027E">
      <w:pPr>
        <w:numPr>
          <w:ilvl w:val="1"/>
          <w:numId w:val="8"/>
        </w:numPr>
        <w:spacing w:line="240" w:lineRule="auto"/>
        <w:ind w:left="1440" w:hanging="360"/>
        <w:rPr>
          <w:sz w:val="24"/>
          <w:szCs w:val="24"/>
          <w:u w:val="none"/>
        </w:rPr>
      </w:pPr>
      <w:r w:rsidDel="00000000" w:rsidR="00000000" w:rsidRPr="00000000">
        <w:rPr>
          <w:color w:val="b34a00"/>
          <w:sz w:val="24"/>
          <w:szCs w:val="24"/>
          <w:rtl w:val="0"/>
        </w:rPr>
        <w:t xml:space="preserve">Body</w:t>
      </w:r>
      <w:r w:rsidDel="00000000" w:rsidR="00000000" w:rsidRPr="00000000">
        <w:rPr>
          <w:color w:val="14181f"/>
          <w:sz w:val="24"/>
          <w:szCs w:val="24"/>
          <w:rtl w:val="0"/>
        </w:rPr>
        <w:t xml:space="preserve">: </w:t>
      </w:r>
      <w:hyperlink r:id="rId12">
        <w:r w:rsidDel="00000000" w:rsidR="00000000" w:rsidRPr="00000000">
          <w:rPr>
            <w:color w:val="1155cc"/>
            <w:sz w:val="24"/>
            <w:szCs w:val="24"/>
            <w:u w:val="single"/>
            <w:rtl w:val="0"/>
          </w:rPr>
          <w:t xml:space="preserve">CUSTOMER LOAN CONSENT FORM</w:t>
        </w:r>
      </w:hyperlink>
      <w:r w:rsidDel="00000000" w:rsidR="00000000" w:rsidRPr="00000000">
        <w:rPr>
          <w:color w:val="14181f"/>
          <w:sz w:val="24"/>
          <w:szCs w:val="24"/>
          <w:rtl w:val="0"/>
        </w:rPr>
        <w:t xml:space="preserve"> (Link)</w:t>
      </w:r>
    </w:p>
    <w:p w:rsidR="00000000" w:rsidDel="00000000" w:rsidP="00000000" w:rsidRDefault="00000000" w:rsidRPr="00000000" w14:paraId="0000027F">
      <w:pPr>
        <w:numPr>
          <w:ilvl w:val="1"/>
          <w:numId w:val="8"/>
        </w:numPr>
        <w:spacing w:line="240" w:lineRule="auto"/>
        <w:ind w:left="1440" w:hanging="360"/>
        <w:rPr>
          <w:color w:val="14181f"/>
          <w:sz w:val="24"/>
          <w:szCs w:val="24"/>
          <w:u w:val="none"/>
        </w:rPr>
      </w:pPr>
      <w:r w:rsidDel="00000000" w:rsidR="00000000" w:rsidRPr="00000000">
        <w:rPr>
          <w:color w:val="b34a00"/>
          <w:sz w:val="24"/>
          <w:szCs w:val="24"/>
          <w:rtl w:val="0"/>
        </w:rPr>
        <w:t xml:space="preserve">Footer</w:t>
      </w:r>
      <w:r w:rsidDel="00000000" w:rsidR="00000000" w:rsidRPr="00000000">
        <w:rPr>
          <w:color w:val="14181f"/>
          <w:sz w:val="24"/>
          <w:szCs w:val="24"/>
          <w:rtl w:val="0"/>
        </w:rPr>
        <w:t xml:space="preserve">: </w:t>
      </w:r>
      <w:r w:rsidDel="00000000" w:rsidR="00000000" w:rsidRPr="00000000">
        <w:rPr>
          <w:color w:val="008000"/>
          <w:sz w:val="24"/>
          <w:szCs w:val="24"/>
          <w:rtl w:val="0"/>
        </w:rPr>
        <w:t xml:space="preserve">"This is a digitally generated document"</w:t>
      </w:r>
    </w:p>
    <w:p w:rsidR="00000000" w:rsidDel="00000000" w:rsidP="00000000" w:rsidRDefault="00000000" w:rsidRPr="00000000" w14:paraId="00000280">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Store</w:t>
      </w:r>
      <w:r w:rsidDel="00000000" w:rsidR="00000000" w:rsidRPr="00000000">
        <w:rPr>
          <w:color w:val="008000"/>
          <w:sz w:val="24"/>
          <w:szCs w:val="24"/>
          <w:rtl w:val="0"/>
        </w:rPr>
        <w:t xml:space="preserve"> </w:t>
      </w:r>
      <w:r w:rsidDel="00000000" w:rsidR="00000000" w:rsidRPr="00000000">
        <w:rPr>
          <w:color w:val="008080"/>
          <w:sz w:val="24"/>
          <w:szCs w:val="24"/>
          <w:rtl w:val="0"/>
        </w:rPr>
        <w:t xml:space="preserve">PDF</w:t>
      </w:r>
      <w:r w:rsidDel="00000000" w:rsidR="00000000" w:rsidRPr="00000000">
        <w:rPr>
          <w:color w:val="008000"/>
          <w:sz w:val="24"/>
          <w:szCs w:val="24"/>
          <w:rtl w:val="0"/>
        </w:rPr>
        <w:t xml:space="preserve"> </w:t>
      </w:r>
      <w:r w:rsidDel="00000000" w:rsidR="00000000" w:rsidRPr="00000000">
        <w:rPr>
          <w:color w:val="b80a18"/>
          <w:sz w:val="24"/>
          <w:szCs w:val="24"/>
          <w:rtl w:val="0"/>
        </w:rPr>
        <w:t xml:space="preserve">temporarily</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81">
      <w:pPr>
        <w:numPr>
          <w:ilvl w:val="1"/>
          <w:numId w:val="8"/>
        </w:numPr>
        <w:spacing w:line="240" w:lineRule="auto"/>
        <w:ind w:left="1440" w:hanging="360"/>
        <w:rPr>
          <w:color w:val="008000"/>
          <w:sz w:val="24"/>
          <w:szCs w:val="24"/>
          <w:u w:val="none"/>
        </w:rPr>
      </w:pPr>
      <w:r w:rsidDel="00000000" w:rsidR="00000000" w:rsidRPr="00000000">
        <w:rPr>
          <w:color w:val="14181f"/>
          <w:sz w:val="24"/>
          <w:szCs w:val="24"/>
          <w:rtl w:val="0"/>
        </w:rPr>
        <w:t xml:space="preserve">/</w:t>
      </w:r>
      <w:r w:rsidDel="00000000" w:rsidR="00000000" w:rsidRPr="00000000">
        <w:rPr>
          <w:color w:val="008000"/>
          <w:sz w:val="24"/>
          <w:szCs w:val="24"/>
          <w:rtl w:val="0"/>
        </w:rPr>
        <w:t xml:space="preserve">tmp</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consent_preview_</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leadId</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_</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timestamp</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pdf </w:t>
      </w:r>
      <w:r w:rsidDel="00000000" w:rsidR="00000000" w:rsidRPr="00000000">
        <w:rPr>
          <w:rtl w:val="0"/>
        </w:rPr>
      </w:r>
    </w:p>
    <w:p w:rsidR="00000000" w:rsidDel="00000000" w:rsidP="00000000" w:rsidRDefault="00000000" w:rsidRPr="00000000" w14:paraId="00000282">
      <w:pPr>
        <w:numPr>
          <w:ilvl w:val="1"/>
          <w:numId w:val="8"/>
        </w:numPr>
        <w:spacing w:line="240" w:lineRule="auto"/>
        <w:ind w:left="1440" w:hanging="360"/>
        <w:rPr>
          <w:color w:val="008000"/>
          <w:sz w:val="24"/>
          <w:szCs w:val="24"/>
          <w:u w:val="none"/>
        </w:rPr>
      </w:pPr>
      <w:r w:rsidDel="00000000" w:rsidR="00000000" w:rsidRPr="00000000">
        <w:rPr>
          <w:color w:val="b34a00"/>
          <w:sz w:val="24"/>
          <w:szCs w:val="24"/>
          <w:rtl w:val="0"/>
        </w:rPr>
        <w:t xml:space="preserve">Auto</w:t>
      </w:r>
      <w:r w:rsidDel="00000000" w:rsidR="00000000" w:rsidRPr="00000000">
        <w:rPr>
          <w:color w:val="14181f"/>
          <w:sz w:val="24"/>
          <w:szCs w:val="24"/>
          <w:rtl w:val="0"/>
        </w:rPr>
        <w:t xml:space="preserve">-</w:t>
      </w:r>
      <w:r w:rsidDel="00000000" w:rsidR="00000000" w:rsidRPr="00000000">
        <w:rPr>
          <w:color w:val="8100c2"/>
          <w:sz w:val="24"/>
          <w:szCs w:val="24"/>
          <w:rtl w:val="0"/>
        </w:rPr>
        <w:t xml:space="preserve">delete</w:t>
      </w:r>
      <w:r w:rsidDel="00000000" w:rsidR="00000000" w:rsidRPr="00000000">
        <w:rPr>
          <w:color w:val="008000"/>
          <w:sz w:val="24"/>
          <w:szCs w:val="24"/>
          <w:rtl w:val="0"/>
        </w:rPr>
        <w:t xml:space="preserve"> after </w:t>
      </w:r>
      <w:commentRangeStart w:id="0"/>
      <w:r w:rsidDel="00000000" w:rsidR="00000000" w:rsidRPr="00000000">
        <w:rPr>
          <w:color w:val="008080"/>
          <w:sz w:val="24"/>
          <w:szCs w:val="24"/>
          <w:rtl w:val="0"/>
        </w:rPr>
        <w:t xml:space="preserve">24</w:t>
      </w:r>
      <w:commentRangeEnd w:id="0"/>
      <w:r w:rsidDel="00000000" w:rsidR="00000000" w:rsidRPr="00000000">
        <w:commentReference w:id="0"/>
      </w:r>
      <w:r w:rsidDel="00000000" w:rsidR="00000000" w:rsidRPr="00000000">
        <w:rPr>
          <w:color w:val="008000"/>
          <w:sz w:val="24"/>
          <w:szCs w:val="24"/>
          <w:rtl w:val="0"/>
        </w:rPr>
        <w:t xml:space="preserve"> hour</w:t>
      </w:r>
    </w:p>
    <w:p w:rsidR="00000000" w:rsidDel="00000000" w:rsidP="00000000" w:rsidRDefault="00000000" w:rsidRPr="00000000" w14:paraId="00000283">
      <w:pPr>
        <w:numPr>
          <w:ilvl w:val="0"/>
          <w:numId w:val="8"/>
        </w:numPr>
        <w:spacing w:line="240" w:lineRule="auto"/>
        <w:ind w:left="720" w:hanging="360"/>
        <w:rPr>
          <w:sz w:val="24"/>
          <w:szCs w:val="24"/>
          <w:u w:val="none"/>
        </w:rPr>
      </w:pPr>
      <w:r w:rsidDel="00000000" w:rsidR="00000000" w:rsidRPr="00000000">
        <w:rPr>
          <w:color w:val="008000"/>
          <w:sz w:val="24"/>
          <w:szCs w:val="24"/>
          <w:rtl w:val="0"/>
        </w:rPr>
        <w:t xml:space="preserve"> </w:t>
      </w:r>
      <w:r w:rsidDel="00000000" w:rsidR="00000000" w:rsidRPr="00000000">
        <w:rPr>
          <w:color w:val="b34a00"/>
          <w:sz w:val="24"/>
          <w:szCs w:val="24"/>
          <w:rtl w:val="0"/>
        </w:rPr>
        <w:t xml:space="preserve">Set</w:t>
      </w:r>
      <w:r w:rsidDel="00000000" w:rsidR="00000000" w:rsidRPr="00000000">
        <w:rPr>
          <w:color w:val="008000"/>
          <w:sz w:val="24"/>
          <w:szCs w:val="24"/>
          <w:rtl w:val="0"/>
        </w:rPr>
        <w:t xml:space="preserve"> consent_status </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 'manual_pdf_generated'</w:t>
      </w:r>
    </w:p>
    <w:p w:rsidR="00000000" w:rsidDel="00000000" w:rsidP="00000000" w:rsidRDefault="00000000" w:rsidRPr="00000000" w14:paraId="00000284">
      <w:pPr>
        <w:spacing w:line="240" w:lineRule="auto"/>
        <w:ind w:left="1440" w:firstLine="0"/>
        <w:rPr>
          <w:color w:val="14181f"/>
          <w:sz w:val="24"/>
          <w:szCs w:val="24"/>
        </w:rPr>
      </w:pPr>
      <w:r w:rsidDel="00000000" w:rsidR="00000000" w:rsidRPr="00000000">
        <w:rPr>
          <w:rtl w:val="0"/>
        </w:rPr>
      </w:r>
    </w:p>
    <w:p w:rsidR="00000000" w:rsidDel="00000000" w:rsidP="00000000" w:rsidRDefault="00000000" w:rsidRPr="00000000" w14:paraId="00000285">
      <w:pPr>
        <w:spacing w:line="240" w:lineRule="auto"/>
        <w:ind w:left="0" w:firstLine="0"/>
        <w:rPr>
          <w:color w:val="6e7687"/>
          <w:sz w:val="24"/>
          <w:szCs w:val="24"/>
        </w:rPr>
      </w:pPr>
      <w:r w:rsidDel="00000000" w:rsidR="00000000" w:rsidRPr="00000000">
        <w:rPr>
          <w:color w:val="b80a18"/>
          <w:sz w:val="24"/>
          <w:szCs w:val="24"/>
          <w:rtl w:val="0"/>
        </w:rPr>
        <w:t xml:space="preserve">Response</w:t>
      </w:r>
      <w:r w:rsidDel="00000000" w:rsidR="00000000" w:rsidRPr="00000000">
        <w:rPr>
          <w:color w:val="14181f"/>
          <w:sz w:val="24"/>
          <w:szCs w:val="24"/>
          <w:rtl w:val="0"/>
        </w:rPr>
        <w:t xml:space="preserve">: </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b80a18"/>
          <w:sz w:val="24"/>
          <w:szCs w:val="24"/>
          <w:rtl w:val="0"/>
        </w:rPr>
        <w:t xml:space="preserve">success</w:t>
      </w:r>
      <w:r w:rsidDel="00000000" w:rsidR="00000000" w:rsidRPr="00000000">
        <w:rPr>
          <w:color w:val="14181f"/>
          <w:sz w:val="24"/>
          <w:szCs w:val="24"/>
          <w:rtl w:val="0"/>
        </w:rPr>
        <w:t xml:space="preserve">: </w:t>
      </w:r>
      <w:r w:rsidDel="00000000" w:rsidR="00000000" w:rsidRPr="00000000">
        <w:rPr>
          <w:color w:val="008080"/>
          <w:sz w:val="24"/>
          <w:szCs w:val="24"/>
          <w:rtl w:val="0"/>
        </w:rPr>
        <w:t xml:space="preserve">true</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b80a18"/>
          <w:sz w:val="24"/>
          <w:szCs w:val="24"/>
          <w:rtl w:val="0"/>
        </w:rPr>
        <w:t xml:space="preserve">pdfUrl</w:t>
      </w:r>
      <w:r w:rsidDel="00000000" w:rsidR="00000000" w:rsidRPr="00000000">
        <w:rPr>
          <w:color w:val="14181f"/>
          <w:sz w:val="24"/>
          <w:szCs w:val="24"/>
          <w:rtl w:val="0"/>
        </w:rPr>
        <w:t xml:space="preserve">: </w:t>
      </w:r>
      <w:r w:rsidDel="00000000" w:rsidR="00000000" w:rsidRPr="00000000">
        <w:rPr>
          <w:color w:val="008000"/>
          <w:sz w:val="24"/>
          <w:szCs w:val="24"/>
          <w:rtl w:val="0"/>
        </w:rPr>
        <w:t xml:space="preserve">"https://itarang.com/tmp/consent_preview_123.pdf"</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b80a18"/>
          <w:sz w:val="24"/>
          <w:szCs w:val="24"/>
          <w:rtl w:val="0"/>
        </w:rPr>
        <w:t xml:space="preserve">expiresIn</w:t>
      </w:r>
      <w:r w:rsidDel="00000000" w:rsidR="00000000" w:rsidRPr="00000000">
        <w:rPr>
          <w:color w:val="14181f"/>
          <w:sz w:val="24"/>
          <w:szCs w:val="24"/>
          <w:rtl w:val="0"/>
        </w:rPr>
        <w:t xml:space="preserve">: 24*</w:t>
      </w:r>
      <w:r w:rsidDel="00000000" w:rsidR="00000000" w:rsidRPr="00000000">
        <w:rPr>
          <w:color w:val="008080"/>
          <w:sz w:val="24"/>
          <w:szCs w:val="24"/>
          <w:rtl w:val="0"/>
        </w:rPr>
        <w:t xml:space="preserve">3600</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 </w:t>
      </w:r>
      <w:r w:rsidDel="00000000" w:rsidR="00000000" w:rsidRPr="00000000">
        <w:rPr>
          <w:color w:val="6e7687"/>
          <w:sz w:val="24"/>
          <w:szCs w:val="24"/>
          <w:rtl w:val="0"/>
        </w:rPr>
        <w:t xml:space="preserve">// 24 hour</w:t>
      </w:r>
    </w:p>
    <w:p w:rsidR="00000000" w:rsidDel="00000000" w:rsidP="00000000" w:rsidRDefault="00000000" w:rsidRPr="00000000" w14:paraId="00000286">
      <w:pPr>
        <w:spacing w:line="240" w:lineRule="auto"/>
        <w:ind w:left="0" w:firstLine="0"/>
        <w:rPr>
          <w:color w:val="2b303b"/>
          <w:sz w:val="24"/>
          <w:szCs w:val="24"/>
        </w:rPr>
      </w:pPr>
      <w:r w:rsidDel="00000000" w:rsidR="00000000" w:rsidRPr="00000000">
        <w:rPr>
          <w:color w:val="b80a18"/>
          <w:sz w:val="24"/>
          <w:szCs w:val="24"/>
          <w:rtl w:val="0"/>
        </w:rPr>
        <w:t xml:space="preserve">downloadLink</w:t>
      </w:r>
      <w:r w:rsidDel="00000000" w:rsidR="00000000" w:rsidRPr="00000000">
        <w:rPr>
          <w:color w:val="14181f"/>
          <w:sz w:val="24"/>
          <w:szCs w:val="24"/>
          <w:rtl w:val="0"/>
        </w:rPr>
        <w:t xml:space="preserve">: </w:t>
      </w:r>
      <w:r w:rsidDel="00000000" w:rsidR="00000000" w:rsidRPr="00000000">
        <w:rPr>
          <w:color w:val="008000"/>
          <w:sz w:val="24"/>
          <w:szCs w:val="24"/>
          <w:rtl w:val="0"/>
        </w:rPr>
        <w:t xml:space="preserve">"Download opens automatically"</w:t>
      </w:r>
      <w:r w:rsidDel="00000000" w:rsidR="00000000" w:rsidRPr="00000000">
        <w:rPr>
          <w:color w:val="14181f"/>
          <w:sz w:val="24"/>
          <w:szCs w:val="24"/>
          <w:rtl w:val="0"/>
        </w:rPr>
        <w:t xml:space="preserve"> </w:t>
      </w:r>
      <w:r w:rsidDel="00000000" w:rsidR="00000000" w:rsidRPr="00000000">
        <w:rPr>
          <w:color w:val="2b303b"/>
          <w:sz w:val="24"/>
          <w:szCs w:val="24"/>
          <w:rtl w:val="0"/>
        </w:rPr>
        <w:t xml:space="preserve">}</w:t>
      </w:r>
    </w:p>
    <w:p w:rsidR="00000000" w:rsidDel="00000000" w:rsidP="00000000" w:rsidRDefault="00000000" w:rsidRPr="00000000" w14:paraId="00000287">
      <w:pPr>
        <w:spacing w:line="240" w:lineRule="auto"/>
        <w:ind w:left="0" w:firstLine="0"/>
        <w:rPr>
          <w:color w:val="2b303b"/>
          <w:sz w:val="24"/>
          <w:szCs w:val="24"/>
        </w:rPr>
      </w:pPr>
      <w:r w:rsidDel="00000000" w:rsidR="00000000" w:rsidRPr="00000000">
        <w:rPr>
          <w:rtl w:val="0"/>
        </w:rPr>
      </w:r>
    </w:p>
    <w:p w:rsidR="00000000" w:rsidDel="00000000" w:rsidP="00000000" w:rsidRDefault="00000000" w:rsidRPr="00000000" w14:paraId="00000288">
      <w:pPr>
        <w:spacing w:line="240" w:lineRule="auto"/>
        <w:ind w:left="0" w:firstLine="0"/>
        <w:rPr>
          <w:color w:val="2b303b"/>
          <w:sz w:val="24"/>
          <w:szCs w:val="24"/>
        </w:rPr>
      </w:pPr>
      <w:r w:rsidDel="00000000" w:rsidR="00000000" w:rsidRPr="00000000">
        <w:rPr>
          <w:color w:val="2b303b"/>
          <w:sz w:val="24"/>
          <w:szCs w:val="24"/>
          <w:rtl w:val="0"/>
        </w:rPr>
        <w:t xml:space="preserve">**Frontend After Success:**</w:t>
      </w:r>
    </w:p>
    <w:p w:rsidR="00000000" w:rsidDel="00000000" w:rsidP="00000000" w:rsidRDefault="00000000" w:rsidRPr="00000000" w14:paraId="00000289">
      <w:pPr>
        <w:numPr>
          <w:ilvl w:val="0"/>
          <w:numId w:val="8"/>
        </w:numPr>
        <w:spacing w:line="240" w:lineRule="auto"/>
        <w:ind w:left="720" w:hanging="360"/>
        <w:rPr>
          <w:sz w:val="24"/>
          <w:szCs w:val="24"/>
          <w:u w:val="none"/>
        </w:rPr>
      </w:pPr>
      <w:r w:rsidDel="00000000" w:rsidR="00000000" w:rsidRPr="00000000">
        <w:rPr>
          <w:color w:val="2b303b"/>
          <w:sz w:val="24"/>
          <w:szCs w:val="24"/>
          <w:rtl w:val="0"/>
        </w:rPr>
        <w:t xml:space="preserve">Download PDF automatically to the user's device</w:t>
      </w:r>
    </w:p>
    <w:p w:rsidR="00000000" w:rsidDel="00000000" w:rsidP="00000000" w:rsidRDefault="00000000" w:rsidRPr="00000000" w14:paraId="0000028A">
      <w:pPr>
        <w:numPr>
          <w:ilvl w:val="0"/>
          <w:numId w:val="8"/>
        </w:numPr>
        <w:spacing w:line="240" w:lineRule="auto"/>
        <w:ind w:left="720" w:hanging="360"/>
        <w:rPr>
          <w:sz w:val="24"/>
          <w:szCs w:val="24"/>
          <w:u w:val="none"/>
        </w:rPr>
      </w:pPr>
      <w:r w:rsidDel="00000000" w:rsidR="00000000" w:rsidRPr="00000000">
        <w:rPr>
          <w:color w:val="008000"/>
          <w:sz w:val="24"/>
          <w:szCs w:val="24"/>
          <w:rtl w:val="0"/>
        </w:rPr>
        <w:t xml:space="preserve">Show toast: `</w:t>
      </w:r>
      <w:r w:rsidDel="00000000" w:rsidR="00000000" w:rsidRPr="00000000">
        <w:rPr>
          <w:color w:val="b34a00"/>
          <w:sz w:val="24"/>
          <w:szCs w:val="24"/>
          <w:rtl w:val="0"/>
        </w:rPr>
        <w:t xml:space="preserve">Consent</w:t>
      </w:r>
      <w:r w:rsidDel="00000000" w:rsidR="00000000" w:rsidRPr="00000000">
        <w:rPr>
          <w:color w:val="2b303b"/>
          <w:sz w:val="24"/>
          <w:szCs w:val="24"/>
          <w:rtl w:val="0"/>
        </w:rPr>
        <w:t xml:space="preserve"> </w:t>
      </w:r>
      <w:r w:rsidDel="00000000" w:rsidR="00000000" w:rsidRPr="00000000">
        <w:rPr>
          <w:color w:val="008080"/>
          <w:sz w:val="24"/>
          <w:szCs w:val="24"/>
          <w:rtl w:val="0"/>
        </w:rPr>
        <w:t xml:space="preserve">PDF</w:t>
      </w:r>
      <w:r w:rsidDel="00000000" w:rsidR="00000000" w:rsidRPr="00000000">
        <w:rPr>
          <w:color w:val="2b303b"/>
          <w:sz w:val="24"/>
          <w:szCs w:val="24"/>
          <w:rtl w:val="0"/>
        </w:rPr>
        <w:t xml:space="preserve"> downloaded.</w:t>
      </w:r>
      <w:r w:rsidDel="00000000" w:rsidR="00000000" w:rsidRPr="00000000">
        <w:rPr>
          <w:color w:val="b34a00"/>
          <w:sz w:val="24"/>
          <w:szCs w:val="24"/>
          <w:rtl w:val="0"/>
        </w:rPr>
        <w:t xml:space="preserve">Please</w:t>
      </w:r>
      <w:r w:rsidDel="00000000" w:rsidR="00000000" w:rsidRPr="00000000">
        <w:rPr>
          <w:color w:val="2b303b"/>
          <w:sz w:val="24"/>
          <w:szCs w:val="24"/>
          <w:rtl w:val="0"/>
        </w:rPr>
        <w:t xml:space="preserve"> print, sign, and upload scanned copy.</w:t>
      </w:r>
      <w:r w:rsidDel="00000000" w:rsidR="00000000" w:rsidRPr="00000000">
        <w:rPr>
          <w:color w:val="008000"/>
          <w:sz w:val="24"/>
          <w:szCs w:val="24"/>
          <w:rtl w:val="0"/>
        </w:rPr>
        <w:t xml:space="preserve">`</w:t>
      </w:r>
    </w:p>
    <w:p w:rsidR="00000000" w:rsidDel="00000000" w:rsidP="00000000" w:rsidRDefault="00000000" w:rsidRPr="00000000" w14:paraId="0000028B">
      <w:pPr>
        <w:numPr>
          <w:ilvl w:val="0"/>
          <w:numId w:val="8"/>
        </w:numPr>
        <w:spacing w:line="240" w:lineRule="auto"/>
        <w:ind w:left="720" w:hanging="360"/>
        <w:rPr>
          <w:sz w:val="24"/>
          <w:szCs w:val="24"/>
          <w:u w:val="none"/>
        </w:rPr>
      </w:pPr>
      <w:r w:rsidDel="00000000" w:rsidR="00000000" w:rsidRPr="00000000">
        <w:rPr>
          <w:color w:val="008000"/>
          <w:sz w:val="24"/>
          <w:szCs w:val="24"/>
          <w:rtl w:val="0"/>
        </w:rPr>
        <w:t xml:space="preserve">Enable `</w:t>
      </w:r>
      <w:r w:rsidDel="00000000" w:rsidR="00000000" w:rsidRPr="00000000">
        <w:rPr>
          <w:color w:val="b34a00"/>
          <w:sz w:val="24"/>
          <w:szCs w:val="24"/>
          <w:rtl w:val="0"/>
        </w:rPr>
        <w:t xml:space="preserve">Upload</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Signed</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Consent</w:t>
      </w:r>
      <w:r w:rsidDel="00000000" w:rsidR="00000000" w:rsidRPr="00000000">
        <w:rPr>
          <w:color w:val="2b303b"/>
          <w:sz w:val="24"/>
          <w:szCs w:val="24"/>
          <w:rtl w:val="0"/>
        </w:rPr>
        <w:t xml:space="preserve"> </w:t>
      </w:r>
      <w:r w:rsidDel="00000000" w:rsidR="00000000" w:rsidRPr="00000000">
        <w:rPr>
          <w:color w:val="008080"/>
          <w:sz w:val="24"/>
          <w:szCs w:val="24"/>
          <w:rtl w:val="0"/>
        </w:rPr>
        <w:t xml:space="preserve">PDF</w:t>
      </w:r>
      <w:r w:rsidDel="00000000" w:rsidR="00000000" w:rsidRPr="00000000">
        <w:rPr>
          <w:color w:val="008000"/>
          <w:sz w:val="24"/>
          <w:szCs w:val="24"/>
          <w:rtl w:val="0"/>
        </w:rPr>
        <w:t xml:space="preserve">` button</w:t>
      </w:r>
    </w:p>
    <w:p w:rsidR="00000000" w:rsidDel="00000000" w:rsidP="00000000" w:rsidRDefault="00000000" w:rsidRPr="00000000" w14:paraId="0000028C">
      <w:pPr>
        <w:spacing w:line="240" w:lineRule="auto"/>
        <w:ind w:left="0" w:firstLine="0"/>
        <w:rPr>
          <w:color w:val="2b303b"/>
          <w:sz w:val="24"/>
          <w:szCs w:val="24"/>
        </w:rPr>
      </w:pPr>
      <w:r w:rsidDel="00000000" w:rsidR="00000000" w:rsidRPr="00000000">
        <w:rPr>
          <w:color w:val="2b303b"/>
          <w:sz w:val="24"/>
          <w:szCs w:val="24"/>
          <w:rtl w:val="0"/>
        </w:rPr>
        <w:t xml:space="preserve">Show instructions:</w:t>
      </w:r>
    </w:p>
    <w:p w:rsidR="00000000" w:rsidDel="00000000" w:rsidP="00000000" w:rsidRDefault="00000000" w:rsidRPr="00000000" w14:paraId="0000028D">
      <w:pPr>
        <w:spacing w:line="240" w:lineRule="auto"/>
        <w:ind w:left="0" w:firstLine="0"/>
        <w:rPr>
          <w:color w:val="2b303b"/>
          <w:sz w:val="24"/>
          <w:szCs w:val="24"/>
        </w:rPr>
      </w:pPr>
      <w:r w:rsidDel="00000000" w:rsidR="00000000" w:rsidRPr="00000000">
        <w:rPr>
          <w:rtl w:val="0"/>
        </w:rPr>
      </w:r>
    </w:p>
    <w:p w:rsidR="00000000" w:rsidDel="00000000" w:rsidP="00000000" w:rsidRDefault="00000000" w:rsidRPr="00000000" w14:paraId="0000028E">
      <w:pPr>
        <w:spacing w:line="240" w:lineRule="auto"/>
        <w:ind w:left="0" w:firstLine="0"/>
        <w:rPr>
          <w:color w:val="2b303b"/>
          <w:sz w:val="24"/>
          <w:szCs w:val="24"/>
        </w:rPr>
      </w:pPr>
      <w:r w:rsidDel="00000000" w:rsidR="00000000" w:rsidRPr="00000000">
        <w:rPr>
          <w:color w:val="b34a00"/>
          <w:sz w:val="24"/>
          <w:szCs w:val="24"/>
          <w:rtl w:val="0"/>
        </w:rPr>
        <w:t xml:space="preserve">Next</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Steps</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p>
    <w:p w:rsidR="00000000" w:rsidDel="00000000" w:rsidP="00000000" w:rsidRDefault="00000000" w:rsidRPr="00000000" w14:paraId="0000028F">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Print</w:t>
      </w:r>
      <w:r w:rsidDel="00000000" w:rsidR="00000000" w:rsidRPr="00000000">
        <w:rPr>
          <w:color w:val="2b303b"/>
          <w:sz w:val="24"/>
          <w:szCs w:val="24"/>
          <w:rtl w:val="0"/>
        </w:rPr>
        <w:t xml:space="preserve"> the downloaded </w:t>
      </w:r>
      <w:r w:rsidDel="00000000" w:rsidR="00000000" w:rsidRPr="00000000">
        <w:rPr>
          <w:color w:val="008080"/>
          <w:sz w:val="24"/>
          <w:szCs w:val="24"/>
          <w:rtl w:val="0"/>
        </w:rPr>
        <w:t xml:space="preserve">PDF</w:t>
      </w:r>
      <w:r w:rsidDel="00000000" w:rsidR="00000000" w:rsidRPr="00000000">
        <w:rPr>
          <w:rtl w:val="0"/>
        </w:rPr>
      </w:r>
    </w:p>
    <w:p w:rsidR="00000000" w:rsidDel="00000000" w:rsidP="00000000" w:rsidRDefault="00000000" w:rsidRPr="00000000" w14:paraId="00000290">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Customer</w:t>
      </w:r>
      <w:r w:rsidDel="00000000" w:rsidR="00000000" w:rsidRPr="00000000">
        <w:rPr>
          <w:color w:val="2b303b"/>
          <w:sz w:val="24"/>
          <w:szCs w:val="24"/>
          <w:rtl w:val="0"/>
        </w:rPr>
        <w:t xml:space="preserve"> must sign </w:t>
      </w:r>
      <w:r w:rsidDel="00000000" w:rsidR="00000000" w:rsidRPr="00000000">
        <w:rPr>
          <w:color w:val="8100c2"/>
          <w:sz w:val="24"/>
          <w:szCs w:val="24"/>
          <w:rtl w:val="0"/>
        </w:rPr>
        <w:t xml:space="preserve">in</w:t>
      </w:r>
      <w:r w:rsidDel="00000000" w:rsidR="00000000" w:rsidRPr="00000000">
        <w:rPr>
          <w:color w:val="2b303b"/>
          <w:sz w:val="24"/>
          <w:szCs w:val="24"/>
          <w:rtl w:val="0"/>
        </w:rPr>
        <w:t xml:space="preserve"> designated box</w:t>
      </w:r>
    </w:p>
    <w:p w:rsidR="00000000" w:rsidDel="00000000" w:rsidP="00000000" w:rsidRDefault="00000000" w:rsidRPr="00000000" w14:paraId="00000291">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Customer</w:t>
      </w:r>
      <w:r w:rsidDel="00000000" w:rsidR="00000000" w:rsidRPr="00000000">
        <w:rPr>
          <w:color w:val="2b303b"/>
          <w:sz w:val="24"/>
          <w:szCs w:val="24"/>
          <w:rtl w:val="0"/>
        </w:rPr>
        <w:t xml:space="preserve"> thumb impression required</w:t>
      </w:r>
    </w:p>
    <w:p w:rsidR="00000000" w:rsidDel="00000000" w:rsidP="00000000" w:rsidRDefault="00000000" w:rsidRPr="00000000" w14:paraId="00000292">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Witness</w:t>
      </w:r>
      <w:r w:rsidDel="00000000" w:rsidR="00000000" w:rsidRPr="00000000">
        <w:rPr>
          <w:color w:val="2b303b"/>
          <w:sz w:val="24"/>
          <w:szCs w:val="24"/>
          <w:rtl w:val="0"/>
        </w:rPr>
        <w:t xml:space="preserve"> signature required</w:t>
      </w:r>
    </w:p>
    <w:p w:rsidR="00000000" w:rsidDel="00000000" w:rsidP="00000000" w:rsidRDefault="00000000" w:rsidRPr="00000000" w14:paraId="00000293">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Scan</w:t>
      </w:r>
      <w:r w:rsidDel="00000000" w:rsidR="00000000" w:rsidRPr="00000000">
        <w:rPr>
          <w:color w:val="2b303b"/>
          <w:sz w:val="24"/>
          <w:szCs w:val="24"/>
          <w:rtl w:val="0"/>
        </w:rPr>
        <w:t xml:space="preserve"> or </w:t>
      </w:r>
      <w:r w:rsidDel="00000000" w:rsidR="00000000" w:rsidRPr="00000000">
        <w:rPr>
          <w:color w:val="0051c2"/>
          <w:sz w:val="24"/>
          <w:szCs w:val="24"/>
          <w:rtl w:val="0"/>
        </w:rPr>
        <w:t xml:space="preserve">photo</w:t>
      </w:r>
      <w:r w:rsidDel="00000000" w:rsidR="00000000" w:rsidRPr="00000000">
        <w:rPr>
          <w:color w:val="2b303b"/>
          <w:sz w:val="24"/>
          <w:szCs w:val="24"/>
          <w:rtl w:val="0"/>
        </w:rPr>
        <w:t xml:space="preserve"> (clear, legible)</w:t>
      </w:r>
    </w:p>
    <w:p w:rsidR="00000000" w:rsidDel="00000000" w:rsidP="00000000" w:rsidRDefault="00000000" w:rsidRPr="00000000" w14:paraId="00000294">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Upload</w:t>
      </w:r>
      <w:r w:rsidDel="00000000" w:rsidR="00000000" w:rsidRPr="00000000">
        <w:rPr>
          <w:rtl w:val="0"/>
        </w:rPr>
      </w:r>
    </w:p>
    <w:p w:rsidR="00000000" w:rsidDel="00000000" w:rsidP="00000000" w:rsidRDefault="00000000" w:rsidRPr="00000000" w14:paraId="00000295">
      <w:pPr>
        <w:spacing w:line="240" w:lineRule="auto"/>
        <w:rPr>
          <w:color w:val="2b303b"/>
          <w:sz w:val="24"/>
          <w:szCs w:val="24"/>
        </w:rPr>
      </w:pPr>
      <w:r w:rsidDel="00000000" w:rsidR="00000000" w:rsidRPr="00000000">
        <w:rPr>
          <w:rtl w:val="0"/>
        </w:rPr>
      </w:r>
    </w:p>
    <w:p w:rsidR="00000000" w:rsidDel="00000000" w:rsidP="00000000" w:rsidRDefault="00000000" w:rsidRPr="00000000" w14:paraId="00000296">
      <w:pPr>
        <w:spacing w:line="240" w:lineRule="auto"/>
        <w:rPr>
          <w:b w:val="1"/>
          <w:bCs w:val="1"/>
          <w:color w:val="2b303b"/>
          <w:sz w:val="24"/>
          <w:szCs w:val="24"/>
        </w:rPr>
      </w:pPr>
      <w:r w:rsidDel="00000000" w:rsidR="00000000" w:rsidRPr="00000000">
        <w:rPr>
          <w:b w:val="1"/>
          <w:bCs w:val="1"/>
          <w:color w:val="2b303b"/>
          <w:sz w:val="24"/>
          <w:szCs w:val="24"/>
          <w:rtl w:val="0"/>
        </w:rPr>
        <w:t xml:space="preserve">Upload Signed Consent PDF</w:t>
      </w:r>
    </w:p>
    <w:p w:rsidR="00000000" w:rsidDel="00000000" w:rsidP="00000000" w:rsidRDefault="00000000" w:rsidRPr="00000000" w14:paraId="00000297">
      <w:pPr>
        <w:spacing w:line="240" w:lineRule="auto"/>
        <w:rPr>
          <w:b w:val="1"/>
          <w:bCs w:val="1"/>
          <w:color w:val="2b303b"/>
          <w:sz w:val="24"/>
          <w:szCs w:val="24"/>
        </w:rPr>
      </w:pPr>
      <w:r w:rsidDel="00000000" w:rsidR="00000000" w:rsidRPr="00000000">
        <w:rPr>
          <w:b w:val="1"/>
          <w:bCs w:val="1"/>
          <w:color w:val="2b303b"/>
          <w:sz w:val="24"/>
          <w:szCs w:val="24"/>
          <w:rtl w:val="0"/>
        </w:rPr>
        <w:t xml:space="preserve">Frontend:</w:t>
      </w:r>
    </w:p>
    <w:p w:rsidR="00000000" w:rsidDel="00000000" w:rsidP="00000000" w:rsidRDefault="00000000" w:rsidRPr="00000000" w14:paraId="00000298">
      <w:pPr>
        <w:numPr>
          <w:ilvl w:val="0"/>
          <w:numId w:val="10"/>
        </w:numPr>
        <w:spacing w:line="240" w:lineRule="auto"/>
        <w:ind w:left="720" w:hanging="360"/>
        <w:rPr>
          <w:b w:val="1"/>
          <w:bCs w:val="1"/>
          <w:sz w:val="24"/>
          <w:szCs w:val="24"/>
          <w:u w:val="none"/>
        </w:rPr>
      </w:pPr>
      <w:r w:rsidDel="00000000" w:rsidR="00000000" w:rsidRPr="00000000">
        <w:rPr>
          <w:color w:val="2b303b"/>
          <w:sz w:val="24"/>
          <w:szCs w:val="24"/>
          <w:rtl w:val="0"/>
        </w:rPr>
        <w:t xml:space="preserve">Click button: </w:t>
      </w:r>
      <w:r w:rsidDel="00000000" w:rsidR="00000000" w:rsidRPr="00000000">
        <w:rPr>
          <w:rFonts w:ascii="Roboto Mono" w:cs="Roboto Mono" w:eastAsia="Roboto Mono" w:hAnsi="Roboto Mono"/>
          <w:color w:val="188038"/>
          <w:sz w:val="24"/>
          <w:szCs w:val="24"/>
          <w:rtl w:val="0"/>
        </w:rPr>
        <w:t xml:space="preserve">Upload Signed Consent PDF</w:t>
      </w:r>
    </w:p>
    <w:p w:rsidR="00000000" w:rsidDel="00000000" w:rsidP="00000000" w:rsidRDefault="00000000" w:rsidRPr="00000000" w14:paraId="00000299">
      <w:pPr>
        <w:numPr>
          <w:ilvl w:val="0"/>
          <w:numId w:val="10"/>
        </w:numPr>
        <w:spacing w:line="240" w:lineRule="auto"/>
        <w:ind w:left="720" w:hanging="360"/>
        <w:rPr>
          <w:b w:val="1"/>
          <w:bCs w:val="1"/>
          <w:sz w:val="24"/>
          <w:szCs w:val="24"/>
          <w:u w:val="none"/>
        </w:rPr>
      </w:pPr>
      <w:r w:rsidDel="00000000" w:rsidR="00000000" w:rsidRPr="00000000">
        <w:rPr>
          <w:color w:val="2b303b"/>
          <w:sz w:val="24"/>
          <w:szCs w:val="24"/>
          <w:rtl w:val="0"/>
        </w:rPr>
        <w:t xml:space="preserve">Enabled only after </w:t>
      </w:r>
      <w:r w:rsidDel="00000000" w:rsidR="00000000" w:rsidRPr="00000000">
        <w:rPr>
          <w:rFonts w:ascii="Roboto Mono" w:cs="Roboto Mono" w:eastAsia="Roboto Mono" w:hAnsi="Roboto Mono"/>
          <w:color w:val="188038"/>
          <w:sz w:val="24"/>
          <w:szCs w:val="24"/>
          <w:rtl w:val="0"/>
        </w:rPr>
        <w:t xml:space="preserve">Generate Consent PDF</w:t>
      </w:r>
      <w:r w:rsidDel="00000000" w:rsidR="00000000" w:rsidRPr="00000000">
        <w:rPr>
          <w:color w:val="2b303b"/>
          <w:sz w:val="24"/>
          <w:szCs w:val="24"/>
          <w:rtl w:val="0"/>
        </w:rPr>
        <w:t xml:space="preserve"> is clicked</w:t>
      </w:r>
    </w:p>
    <w:p w:rsidR="00000000" w:rsidDel="00000000" w:rsidP="00000000" w:rsidRDefault="00000000" w:rsidRPr="00000000" w14:paraId="0000029A">
      <w:pPr>
        <w:numPr>
          <w:ilvl w:val="0"/>
          <w:numId w:val="10"/>
        </w:numPr>
        <w:spacing w:line="240" w:lineRule="auto"/>
        <w:ind w:left="720" w:hanging="360"/>
        <w:rPr>
          <w:sz w:val="24"/>
          <w:szCs w:val="24"/>
        </w:rPr>
      </w:pPr>
      <w:r w:rsidDel="00000000" w:rsidR="00000000" w:rsidRPr="00000000">
        <w:rPr>
          <w:color w:val="2b303b"/>
          <w:sz w:val="24"/>
          <w:szCs w:val="24"/>
          <w:rtl w:val="0"/>
        </w:rPr>
        <w:t xml:space="preserve">Open file picker</w:t>
      </w:r>
    </w:p>
    <w:p w:rsidR="00000000" w:rsidDel="00000000" w:rsidP="00000000" w:rsidRDefault="00000000" w:rsidRPr="00000000" w14:paraId="0000029B">
      <w:pPr>
        <w:numPr>
          <w:ilvl w:val="0"/>
          <w:numId w:val="10"/>
        </w:numPr>
        <w:spacing w:line="240" w:lineRule="auto"/>
        <w:ind w:left="720" w:hanging="360"/>
        <w:rPr>
          <w:sz w:val="24"/>
          <w:szCs w:val="24"/>
        </w:rPr>
      </w:pPr>
      <w:r w:rsidDel="00000000" w:rsidR="00000000" w:rsidRPr="00000000">
        <w:rPr>
          <w:color w:val="2b303b"/>
          <w:sz w:val="24"/>
          <w:szCs w:val="24"/>
          <w:rtl w:val="0"/>
        </w:rPr>
        <w:t xml:space="preserve">Validation:</w:t>
      </w:r>
    </w:p>
    <w:p w:rsidR="00000000" w:rsidDel="00000000" w:rsidP="00000000" w:rsidRDefault="00000000" w:rsidRPr="00000000" w14:paraId="0000029C">
      <w:pPr>
        <w:numPr>
          <w:ilvl w:val="1"/>
          <w:numId w:val="10"/>
        </w:numPr>
        <w:spacing w:line="240" w:lineRule="auto"/>
        <w:ind w:left="1440" w:hanging="360"/>
        <w:rPr>
          <w:sz w:val="24"/>
          <w:szCs w:val="24"/>
        </w:rPr>
      </w:pPr>
      <w:r w:rsidDel="00000000" w:rsidR="00000000" w:rsidRPr="00000000">
        <w:rPr>
          <w:color w:val="2b303b"/>
          <w:sz w:val="24"/>
          <w:szCs w:val="24"/>
          <w:rtl w:val="0"/>
        </w:rPr>
        <w:t xml:space="preserve">Format: PDF only</w:t>
      </w:r>
    </w:p>
    <w:p w:rsidR="00000000" w:rsidDel="00000000" w:rsidP="00000000" w:rsidRDefault="00000000" w:rsidRPr="00000000" w14:paraId="0000029D">
      <w:pPr>
        <w:numPr>
          <w:ilvl w:val="1"/>
          <w:numId w:val="10"/>
        </w:numPr>
        <w:spacing w:line="240" w:lineRule="auto"/>
        <w:ind w:left="1440" w:hanging="360"/>
        <w:rPr>
          <w:sz w:val="24"/>
          <w:szCs w:val="24"/>
        </w:rPr>
      </w:pPr>
      <w:r w:rsidDel="00000000" w:rsidR="00000000" w:rsidRPr="00000000">
        <w:rPr>
          <w:color w:val="2b303b"/>
          <w:sz w:val="24"/>
          <w:szCs w:val="24"/>
          <w:rtl w:val="0"/>
        </w:rPr>
        <w:t xml:space="preserve">Max size: 10MB</w:t>
      </w:r>
    </w:p>
    <w:p w:rsidR="00000000" w:rsidDel="00000000" w:rsidP="00000000" w:rsidRDefault="00000000" w:rsidRPr="00000000" w14:paraId="0000029E">
      <w:pPr>
        <w:numPr>
          <w:ilvl w:val="1"/>
          <w:numId w:val="10"/>
        </w:numPr>
        <w:spacing w:line="240" w:lineRule="auto"/>
        <w:ind w:left="1440" w:hanging="360"/>
        <w:rPr>
          <w:sz w:val="24"/>
          <w:szCs w:val="24"/>
        </w:rPr>
      </w:pPr>
      <w:r w:rsidDel="00000000" w:rsidR="00000000" w:rsidRPr="00000000">
        <w:rPr>
          <w:color w:val="2b303b"/>
          <w:sz w:val="24"/>
          <w:szCs w:val="24"/>
          <w:rtl w:val="0"/>
        </w:rPr>
        <w:t xml:space="preserve">Min resolution: 300 DPI (if image-based PDF)</w:t>
      </w:r>
    </w:p>
    <w:p w:rsidR="00000000" w:rsidDel="00000000" w:rsidP="00000000" w:rsidRDefault="00000000" w:rsidRPr="00000000" w14:paraId="0000029F">
      <w:pPr>
        <w:numPr>
          <w:ilvl w:val="0"/>
          <w:numId w:val="10"/>
        </w:numPr>
        <w:spacing w:line="240" w:lineRule="auto"/>
        <w:ind w:left="720" w:hanging="360"/>
        <w:rPr>
          <w:sz w:val="24"/>
          <w:szCs w:val="24"/>
        </w:rPr>
      </w:pPr>
      <w:r w:rsidDel="00000000" w:rsidR="00000000" w:rsidRPr="00000000">
        <w:rPr>
          <w:color w:val="2b303b"/>
          <w:sz w:val="24"/>
          <w:szCs w:val="24"/>
          <w:rtl w:val="0"/>
        </w:rPr>
        <w:t xml:space="preserve">Show upload progress bar</w:t>
      </w:r>
    </w:p>
    <w:p w:rsidR="00000000" w:rsidDel="00000000" w:rsidP="00000000" w:rsidRDefault="00000000" w:rsidRPr="00000000" w14:paraId="000002A0">
      <w:pPr>
        <w:numPr>
          <w:ilvl w:val="0"/>
          <w:numId w:val="10"/>
        </w:numPr>
        <w:spacing w:line="240" w:lineRule="auto"/>
        <w:ind w:left="720" w:hanging="360"/>
        <w:rPr>
          <w:sz w:val="24"/>
          <w:szCs w:val="24"/>
        </w:rPr>
      </w:pPr>
      <w:r w:rsidDel="00000000" w:rsidR="00000000" w:rsidRPr="00000000">
        <w:rPr>
          <w:color w:val="2b303b"/>
          <w:sz w:val="24"/>
          <w:szCs w:val="24"/>
          <w:rtl w:val="0"/>
        </w:rPr>
        <w:t xml:space="preserve">On success:</w:t>
      </w:r>
    </w:p>
    <w:p w:rsidR="00000000" w:rsidDel="00000000" w:rsidP="00000000" w:rsidRDefault="00000000" w:rsidRPr="00000000" w14:paraId="000002A1">
      <w:pPr>
        <w:numPr>
          <w:ilvl w:val="1"/>
          <w:numId w:val="10"/>
        </w:numPr>
        <w:spacing w:line="240" w:lineRule="auto"/>
        <w:ind w:left="1440" w:hanging="360"/>
        <w:rPr>
          <w:sz w:val="24"/>
          <w:szCs w:val="24"/>
        </w:rPr>
      </w:pPr>
      <w:r w:rsidDel="00000000" w:rsidR="00000000" w:rsidRPr="00000000">
        <w:rPr>
          <w:color w:val="2b303b"/>
          <w:sz w:val="24"/>
          <w:szCs w:val="24"/>
          <w:rtl w:val="0"/>
        </w:rPr>
        <w:t xml:space="preserve">Show PDF thumbnail preview</w:t>
      </w:r>
    </w:p>
    <w:p w:rsidR="00000000" w:rsidDel="00000000" w:rsidP="00000000" w:rsidRDefault="00000000" w:rsidRPr="00000000" w14:paraId="000002A2">
      <w:pPr>
        <w:numPr>
          <w:ilvl w:val="1"/>
          <w:numId w:val="10"/>
        </w:numPr>
        <w:spacing w:line="240" w:lineRule="auto"/>
        <w:ind w:left="1440" w:hanging="360"/>
        <w:rPr>
          <w:sz w:val="24"/>
          <w:szCs w:val="24"/>
        </w:rPr>
      </w:pPr>
      <w:r w:rsidDel="00000000" w:rsidR="00000000" w:rsidRPr="00000000">
        <w:rPr>
          <w:color w:val="2b303b"/>
          <w:sz w:val="24"/>
          <w:szCs w:val="24"/>
          <w:rtl w:val="0"/>
        </w:rPr>
        <w:t xml:space="preserve">Display upload timestamp</w:t>
      </w:r>
    </w:p>
    <w:p w:rsidR="00000000" w:rsidDel="00000000" w:rsidP="00000000" w:rsidRDefault="00000000" w:rsidRPr="00000000" w14:paraId="000002A3">
      <w:pPr>
        <w:numPr>
          <w:ilvl w:val="1"/>
          <w:numId w:val="10"/>
        </w:numPr>
        <w:spacing w:line="240" w:lineRule="auto"/>
        <w:ind w:left="1440" w:hanging="360"/>
        <w:rPr>
          <w:sz w:val="24"/>
          <w:szCs w:val="24"/>
        </w:rPr>
      </w:pPr>
      <w:r w:rsidDel="00000000" w:rsidR="00000000" w:rsidRPr="00000000">
        <w:rPr>
          <w:color w:val="2b303b"/>
          <w:sz w:val="24"/>
          <w:szCs w:val="24"/>
          <w:rtl w:val="0"/>
        </w:rPr>
        <w:t xml:space="preserve">Update status indicator</w:t>
      </w:r>
    </w:p>
    <w:p w:rsidR="00000000" w:rsidDel="00000000" w:rsidP="00000000" w:rsidRDefault="00000000" w:rsidRPr="00000000" w14:paraId="000002A4">
      <w:pPr>
        <w:spacing w:line="240" w:lineRule="auto"/>
        <w:rPr>
          <w:b w:val="1"/>
          <w:bCs w:val="1"/>
          <w:color w:val="2b303b"/>
          <w:sz w:val="24"/>
          <w:szCs w:val="24"/>
        </w:rPr>
      </w:pPr>
      <w:r w:rsidDel="00000000" w:rsidR="00000000" w:rsidRPr="00000000">
        <w:rPr>
          <w:b w:val="1"/>
          <w:bCs w:val="1"/>
          <w:color w:val="2b303b"/>
          <w:sz w:val="24"/>
          <w:szCs w:val="24"/>
          <w:rtl w:val="0"/>
        </w:rPr>
        <w:t xml:space="preserve">Backend:</w:t>
      </w:r>
    </w:p>
    <w:p w:rsidR="00000000" w:rsidDel="00000000" w:rsidP="00000000" w:rsidRDefault="00000000" w:rsidRPr="00000000" w14:paraId="000002A5">
      <w:pPr>
        <w:spacing w:line="240" w:lineRule="auto"/>
        <w:rPr>
          <w:color w:val="2b303b"/>
          <w:sz w:val="24"/>
          <w:szCs w:val="24"/>
        </w:rPr>
      </w:pPr>
      <w:r w:rsidDel="00000000" w:rsidR="00000000" w:rsidRPr="00000000">
        <w:rPr>
          <w:color w:val="008080"/>
          <w:sz w:val="24"/>
          <w:szCs w:val="24"/>
          <w:rtl w:val="0"/>
        </w:rPr>
        <w:t xml:space="preserve">POST</w:t>
      </w:r>
      <w:r w:rsidDel="00000000" w:rsidR="00000000" w:rsidRPr="00000000">
        <w:rPr>
          <w:color w:val="2b303b"/>
          <w:sz w:val="24"/>
          <w:szCs w:val="24"/>
          <w:rtl w:val="0"/>
        </w:rPr>
        <w:t xml:space="preserve"> </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api</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kyc</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leadId</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consent</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manual</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upload </w:t>
      </w:r>
    </w:p>
    <w:p w:rsidR="00000000" w:rsidDel="00000000" w:rsidP="00000000" w:rsidRDefault="00000000" w:rsidRPr="00000000" w14:paraId="000002A6">
      <w:pPr>
        <w:spacing w:line="240" w:lineRule="auto"/>
        <w:rPr>
          <w:color w:val="2b303b"/>
          <w:sz w:val="24"/>
          <w:szCs w:val="24"/>
        </w:rPr>
      </w:pPr>
      <w:r w:rsidDel="00000000" w:rsidR="00000000" w:rsidRPr="00000000">
        <w:rPr>
          <w:color w:val="b80a18"/>
          <w:sz w:val="24"/>
          <w:szCs w:val="24"/>
          <w:rtl w:val="0"/>
        </w:rPr>
        <w:t xml:space="preserve">Request</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p>
    <w:p w:rsidR="00000000" w:rsidDel="00000000" w:rsidP="00000000" w:rsidRDefault="00000000" w:rsidRPr="00000000" w14:paraId="000002A7">
      <w:pPr>
        <w:spacing w:line="240" w:lineRule="auto"/>
        <w:rPr>
          <w:color w:val="b34a00"/>
          <w:sz w:val="24"/>
          <w:szCs w:val="24"/>
        </w:rPr>
      </w:pPr>
      <w:r w:rsidDel="00000000" w:rsidR="00000000" w:rsidRPr="00000000">
        <w:rPr>
          <w:color w:val="b34a00"/>
          <w:sz w:val="24"/>
          <w:szCs w:val="24"/>
          <w:rtl w:val="0"/>
        </w:rPr>
        <w:t xml:space="preserve">FormData</w:t>
      </w:r>
    </w:p>
    <w:p w:rsidR="00000000" w:rsidDel="00000000" w:rsidP="00000000" w:rsidRDefault="00000000" w:rsidRPr="00000000" w14:paraId="000002A8">
      <w:pPr>
        <w:spacing w:line="240" w:lineRule="auto"/>
        <w:rPr>
          <w:color w:val="2b303b"/>
          <w:sz w:val="24"/>
          <w:szCs w:val="24"/>
        </w:rPr>
      </w:pPr>
      <w:r w:rsidDel="00000000" w:rsidR="00000000" w:rsidRPr="00000000">
        <w:rPr>
          <w:color w:val="2b303b"/>
          <w:sz w:val="24"/>
          <w:szCs w:val="24"/>
          <w:rtl w:val="0"/>
        </w:rPr>
        <w:t xml:space="preserve">{ </w:t>
      </w:r>
      <w:r w:rsidDel="00000000" w:rsidR="00000000" w:rsidRPr="00000000">
        <w:rPr>
          <w:color w:val="b80a18"/>
          <w:sz w:val="24"/>
          <w:szCs w:val="24"/>
          <w:rtl w:val="0"/>
        </w:rPr>
        <w:t xml:space="preserve">file</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File</w:t>
      </w:r>
      <w:r w:rsidDel="00000000" w:rsidR="00000000" w:rsidRPr="00000000">
        <w:rPr>
          <w:color w:val="2b303b"/>
          <w:sz w:val="24"/>
          <w:szCs w:val="24"/>
          <w:rtl w:val="0"/>
        </w:rPr>
        <w:t xml:space="preserve"> (</w:t>
      </w:r>
      <w:r w:rsidDel="00000000" w:rsidR="00000000" w:rsidRPr="00000000">
        <w:rPr>
          <w:color w:val="008080"/>
          <w:sz w:val="24"/>
          <w:szCs w:val="24"/>
          <w:rtl w:val="0"/>
        </w:rPr>
        <w:t xml:space="preserve">PDF</w:t>
      </w:r>
      <w:r w:rsidDel="00000000" w:rsidR="00000000" w:rsidRPr="00000000">
        <w:rPr>
          <w:color w:val="2b303b"/>
          <w:sz w:val="24"/>
          <w:szCs w:val="24"/>
          <w:rtl w:val="0"/>
        </w:rPr>
        <w:t xml:space="preserve">), </w:t>
      </w:r>
      <w:r w:rsidDel="00000000" w:rsidR="00000000" w:rsidRPr="00000000">
        <w:rPr>
          <w:color w:val="b80a18"/>
          <w:sz w:val="24"/>
          <w:szCs w:val="24"/>
          <w:rtl w:val="0"/>
        </w:rPr>
        <w:t xml:space="preserve">uploadedBy</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008000"/>
          <w:sz w:val="24"/>
          <w:szCs w:val="24"/>
          <w:rtl w:val="0"/>
        </w:rPr>
        <w:t xml:space="preserve">"dealer_user_id"</w:t>
      </w:r>
      <w:r w:rsidDel="00000000" w:rsidR="00000000" w:rsidRPr="00000000">
        <w:rPr>
          <w:color w:val="2b303b"/>
          <w:sz w:val="24"/>
          <w:szCs w:val="24"/>
          <w:rtl w:val="0"/>
        </w:rPr>
        <w:t xml:space="preserve"> }</w:t>
      </w:r>
    </w:p>
    <w:p w:rsidR="00000000" w:rsidDel="00000000" w:rsidP="00000000" w:rsidRDefault="00000000" w:rsidRPr="00000000" w14:paraId="000002A9">
      <w:pPr>
        <w:spacing w:line="240" w:lineRule="auto"/>
        <w:rPr>
          <w:color w:val="14181f"/>
          <w:sz w:val="24"/>
          <w:szCs w:val="24"/>
        </w:rPr>
      </w:pPr>
      <w:r w:rsidDel="00000000" w:rsidR="00000000" w:rsidRPr="00000000">
        <w:rPr>
          <w:color w:val="b80a18"/>
          <w:sz w:val="24"/>
          <w:szCs w:val="24"/>
          <w:rtl w:val="0"/>
        </w:rPr>
        <w:t xml:space="preserve">Processing</w:t>
      </w:r>
      <w:r w:rsidDel="00000000" w:rsidR="00000000" w:rsidRPr="00000000">
        <w:rPr>
          <w:color w:val="14181f"/>
          <w:sz w:val="24"/>
          <w:szCs w:val="24"/>
          <w:rtl w:val="0"/>
        </w:rPr>
        <w:t xml:space="preserve">:</w:t>
      </w:r>
    </w:p>
    <w:p w:rsidR="00000000" w:rsidDel="00000000" w:rsidP="00000000" w:rsidRDefault="00000000" w:rsidRPr="00000000" w14:paraId="000002AA">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Validate</w:t>
      </w:r>
      <w:r w:rsidDel="00000000" w:rsidR="00000000" w:rsidRPr="00000000">
        <w:rPr>
          <w:color w:val="2b303b"/>
          <w:sz w:val="24"/>
          <w:szCs w:val="24"/>
          <w:rtl w:val="0"/>
        </w:rPr>
        <w:t xml:space="preserve"> file</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AB">
      <w:pPr>
        <w:numPr>
          <w:ilvl w:val="1"/>
          <w:numId w:val="8"/>
        </w:numPr>
        <w:spacing w:line="240" w:lineRule="auto"/>
        <w:ind w:left="1440" w:hanging="360"/>
        <w:rPr>
          <w:sz w:val="24"/>
          <w:szCs w:val="24"/>
          <w:u w:val="none"/>
        </w:rPr>
      </w:pPr>
      <w:r w:rsidDel="00000000" w:rsidR="00000000" w:rsidRPr="00000000">
        <w:rPr>
          <w:color w:val="b34a00"/>
          <w:sz w:val="24"/>
          <w:szCs w:val="24"/>
          <w:rtl w:val="0"/>
        </w:rPr>
        <w:t xml:space="preserve">Check</w:t>
      </w:r>
      <w:r w:rsidDel="00000000" w:rsidR="00000000" w:rsidRPr="00000000">
        <w:rPr>
          <w:color w:val="2b303b"/>
          <w:sz w:val="24"/>
          <w:szCs w:val="24"/>
          <w:rtl w:val="0"/>
        </w:rPr>
        <w:t xml:space="preserve"> magic </w:t>
      </w:r>
      <w:r w:rsidDel="00000000" w:rsidR="00000000" w:rsidRPr="00000000">
        <w:rPr>
          <w:color w:val="0051c2"/>
          <w:sz w:val="24"/>
          <w:szCs w:val="24"/>
          <w:rtl w:val="0"/>
        </w:rPr>
        <w:t xml:space="preserve">bytes</w:t>
      </w:r>
      <w:r w:rsidDel="00000000" w:rsidR="00000000" w:rsidRPr="00000000">
        <w:rPr>
          <w:color w:val="2b303b"/>
          <w:sz w:val="24"/>
          <w:szCs w:val="24"/>
          <w:rtl w:val="0"/>
        </w:rPr>
        <w:t xml:space="preserve"> (</w:t>
      </w:r>
      <w:r w:rsidDel="00000000" w:rsidR="00000000" w:rsidRPr="00000000">
        <w:rPr>
          <w:color w:val="008080"/>
          <w:sz w:val="24"/>
          <w:szCs w:val="24"/>
          <w:rtl w:val="0"/>
        </w:rPr>
        <w:t xml:space="preserve">PDF</w:t>
      </w:r>
      <w:r w:rsidDel="00000000" w:rsidR="00000000" w:rsidRPr="00000000">
        <w:rPr>
          <w:color w:val="2b303b"/>
          <w:sz w:val="24"/>
          <w:szCs w:val="24"/>
          <w:rtl w:val="0"/>
        </w:rPr>
        <w:t xml:space="preserve"> signature)</w:t>
      </w:r>
    </w:p>
    <w:p w:rsidR="00000000" w:rsidDel="00000000" w:rsidP="00000000" w:rsidRDefault="00000000" w:rsidRPr="00000000" w14:paraId="000002AC">
      <w:pPr>
        <w:numPr>
          <w:ilvl w:val="1"/>
          <w:numId w:val="8"/>
        </w:numPr>
        <w:spacing w:line="240" w:lineRule="auto"/>
        <w:ind w:left="1440" w:hanging="360"/>
        <w:rPr>
          <w:sz w:val="24"/>
          <w:szCs w:val="24"/>
          <w:u w:val="none"/>
        </w:rPr>
      </w:pPr>
      <w:r w:rsidDel="00000000" w:rsidR="00000000" w:rsidRPr="00000000">
        <w:rPr>
          <w:color w:val="b34a00"/>
          <w:sz w:val="24"/>
          <w:szCs w:val="24"/>
          <w:rtl w:val="0"/>
        </w:rPr>
        <w:t xml:space="preserve">Virus</w:t>
      </w:r>
      <w:r w:rsidDel="00000000" w:rsidR="00000000" w:rsidRPr="00000000">
        <w:rPr>
          <w:color w:val="2b303b"/>
          <w:sz w:val="24"/>
          <w:szCs w:val="24"/>
          <w:rtl w:val="0"/>
        </w:rPr>
        <w:t xml:space="preserve"> </w:t>
      </w:r>
      <w:r w:rsidDel="00000000" w:rsidR="00000000" w:rsidRPr="00000000">
        <w:rPr>
          <w:color w:val="0051c2"/>
          <w:sz w:val="24"/>
          <w:szCs w:val="24"/>
          <w:rtl w:val="0"/>
        </w:rPr>
        <w:t xml:space="preserve">scan</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ClamAV</w:t>
      </w:r>
      <w:r w:rsidDel="00000000" w:rsidR="00000000" w:rsidRPr="00000000">
        <w:rPr>
          <w:color w:val="2b303b"/>
          <w:sz w:val="24"/>
          <w:szCs w:val="24"/>
          <w:rtl w:val="0"/>
        </w:rPr>
        <w:t xml:space="preserve"> or similar)</w:t>
      </w:r>
    </w:p>
    <w:p w:rsidR="00000000" w:rsidDel="00000000" w:rsidP="00000000" w:rsidRDefault="00000000" w:rsidRPr="00000000" w14:paraId="000002AD">
      <w:pPr>
        <w:numPr>
          <w:ilvl w:val="1"/>
          <w:numId w:val="8"/>
        </w:numPr>
        <w:spacing w:line="240" w:lineRule="auto"/>
        <w:ind w:left="1440" w:hanging="360"/>
        <w:rPr>
          <w:sz w:val="24"/>
          <w:szCs w:val="24"/>
          <w:u w:val="none"/>
        </w:rPr>
      </w:pPr>
      <w:r w:rsidDel="00000000" w:rsidR="00000000" w:rsidRPr="00000000">
        <w:rPr>
          <w:color w:val="b34a00"/>
          <w:sz w:val="24"/>
          <w:szCs w:val="24"/>
          <w:rtl w:val="0"/>
        </w:rPr>
        <w:t xml:space="preserve">Extract</w:t>
      </w:r>
      <w:r w:rsidDel="00000000" w:rsidR="00000000" w:rsidRPr="00000000">
        <w:rPr>
          <w:color w:val="2b303b"/>
          <w:sz w:val="24"/>
          <w:szCs w:val="24"/>
          <w:rtl w:val="0"/>
        </w:rPr>
        <w:t xml:space="preserve"> </w:t>
      </w:r>
      <w:r w:rsidDel="00000000" w:rsidR="00000000" w:rsidRPr="00000000">
        <w:rPr>
          <w:color w:val="008080"/>
          <w:sz w:val="24"/>
          <w:szCs w:val="24"/>
          <w:rtl w:val="0"/>
        </w:rPr>
        <w:t xml:space="preserve">PDF</w:t>
      </w:r>
      <w:r w:rsidDel="00000000" w:rsidR="00000000" w:rsidRPr="00000000">
        <w:rPr>
          <w:color w:val="2b303b"/>
          <w:sz w:val="24"/>
          <w:szCs w:val="24"/>
          <w:rtl w:val="0"/>
        </w:rPr>
        <w:t xml:space="preserve">metadata</w:t>
      </w:r>
    </w:p>
    <w:p w:rsidR="00000000" w:rsidDel="00000000" w:rsidP="00000000" w:rsidRDefault="00000000" w:rsidRPr="00000000" w14:paraId="000002AE">
      <w:pPr>
        <w:numPr>
          <w:ilvl w:val="0"/>
          <w:numId w:val="8"/>
        </w:numPr>
        <w:spacing w:line="240" w:lineRule="auto"/>
        <w:ind w:left="720" w:hanging="360"/>
        <w:rPr>
          <w:sz w:val="24"/>
          <w:szCs w:val="24"/>
          <w:u w:val="none"/>
        </w:rPr>
      </w:pPr>
      <w:r w:rsidDel="00000000" w:rsidR="00000000" w:rsidRPr="00000000">
        <w:rPr>
          <w:color w:val="008080"/>
          <w:sz w:val="24"/>
          <w:szCs w:val="24"/>
          <w:rtl w:val="0"/>
        </w:rPr>
        <w:t xml:space="preserve">OCR</w:t>
      </w:r>
      <w:r w:rsidDel="00000000" w:rsidR="00000000" w:rsidRPr="00000000">
        <w:rPr>
          <w:color w:val="2b303b"/>
          <w:sz w:val="24"/>
          <w:szCs w:val="24"/>
          <w:rtl w:val="0"/>
        </w:rPr>
        <w:t xml:space="preserve"> </w:t>
      </w:r>
      <w:r w:rsidDel="00000000" w:rsidR="00000000" w:rsidRPr="00000000">
        <w:rPr>
          <w:color w:val="0051c2"/>
          <w:sz w:val="24"/>
          <w:szCs w:val="24"/>
          <w:rtl w:val="0"/>
        </w:rPr>
        <w:t xml:space="preserve">scan</w:t>
      </w:r>
      <w:r w:rsidDel="00000000" w:rsidR="00000000" w:rsidRPr="00000000">
        <w:rPr>
          <w:color w:val="2b303b"/>
          <w:sz w:val="24"/>
          <w:szCs w:val="24"/>
          <w:rtl w:val="0"/>
        </w:rPr>
        <w:t xml:space="preserve"> (optional)</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AF">
      <w:pPr>
        <w:numPr>
          <w:ilvl w:val="1"/>
          <w:numId w:val="8"/>
        </w:numPr>
        <w:spacing w:line="240" w:lineRule="auto"/>
        <w:ind w:left="1440" w:hanging="360"/>
        <w:rPr>
          <w:sz w:val="24"/>
          <w:szCs w:val="24"/>
          <w:u w:val="none"/>
        </w:rPr>
      </w:pPr>
      <w:r w:rsidDel="00000000" w:rsidR="00000000" w:rsidRPr="00000000">
        <w:rPr>
          <w:color w:val="b34a00"/>
          <w:sz w:val="24"/>
          <w:szCs w:val="24"/>
          <w:rtl w:val="0"/>
        </w:rPr>
        <w:t xml:space="preserve">Detect</w:t>
      </w:r>
      <w:r w:rsidDel="00000000" w:rsidR="00000000" w:rsidRPr="00000000">
        <w:rPr>
          <w:color w:val="2b303b"/>
          <w:sz w:val="24"/>
          <w:szCs w:val="24"/>
          <w:rtl w:val="0"/>
        </w:rPr>
        <w:t xml:space="preserve"> signature presence</w:t>
      </w:r>
    </w:p>
    <w:p w:rsidR="00000000" w:rsidDel="00000000" w:rsidP="00000000" w:rsidRDefault="00000000" w:rsidRPr="00000000" w14:paraId="000002B0">
      <w:pPr>
        <w:numPr>
          <w:ilvl w:val="1"/>
          <w:numId w:val="8"/>
        </w:numPr>
        <w:spacing w:line="240" w:lineRule="auto"/>
        <w:ind w:left="1440" w:hanging="360"/>
        <w:rPr>
          <w:sz w:val="24"/>
          <w:szCs w:val="24"/>
          <w:u w:val="none"/>
        </w:rPr>
      </w:pPr>
      <w:r w:rsidDel="00000000" w:rsidR="00000000" w:rsidRPr="00000000">
        <w:rPr>
          <w:color w:val="b34a00"/>
          <w:sz w:val="24"/>
          <w:szCs w:val="24"/>
          <w:rtl w:val="0"/>
        </w:rPr>
        <w:t xml:space="preserve">Verify</w:t>
      </w:r>
      <w:r w:rsidDel="00000000" w:rsidR="00000000" w:rsidRPr="00000000">
        <w:rPr>
          <w:color w:val="2b303b"/>
          <w:sz w:val="24"/>
          <w:szCs w:val="24"/>
          <w:rtl w:val="0"/>
        </w:rPr>
        <w:t xml:space="preserve"> checkboxes marked</w:t>
      </w:r>
    </w:p>
    <w:p w:rsidR="00000000" w:rsidDel="00000000" w:rsidP="00000000" w:rsidRDefault="00000000" w:rsidRPr="00000000" w14:paraId="000002B1">
      <w:pPr>
        <w:numPr>
          <w:ilvl w:val="1"/>
          <w:numId w:val="8"/>
        </w:numPr>
        <w:spacing w:line="240" w:lineRule="auto"/>
        <w:ind w:left="1440" w:hanging="360"/>
        <w:rPr>
          <w:sz w:val="24"/>
          <w:szCs w:val="24"/>
          <w:u w:val="none"/>
        </w:rPr>
      </w:pPr>
      <w:r w:rsidDel="00000000" w:rsidR="00000000" w:rsidRPr="00000000">
        <w:rPr>
          <w:color w:val="b34a00"/>
          <w:sz w:val="24"/>
          <w:szCs w:val="24"/>
          <w:rtl w:val="0"/>
        </w:rPr>
        <w:t xml:space="preserve">Flag</w:t>
      </w:r>
      <w:r w:rsidDel="00000000" w:rsidR="00000000" w:rsidRPr="00000000">
        <w:rPr>
          <w:color w:val="2b303b"/>
          <w:sz w:val="24"/>
          <w:szCs w:val="24"/>
          <w:rtl w:val="0"/>
        </w:rPr>
        <w:t xml:space="preserve"> </w:t>
      </w:r>
      <w:r w:rsidDel="00000000" w:rsidR="00000000" w:rsidRPr="00000000">
        <w:rPr>
          <w:color w:val="8100c2"/>
          <w:sz w:val="24"/>
          <w:szCs w:val="24"/>
          <w:rtl w:val="0"/>
        </w:rPr>
        <w:t xml:space="preserve">for</w:t>
      </w:r>
      <w:r w:rsidDel="00000000" w:rsidR="00000000" w:rsidRPr="00000000">
        <w:rPr>
          <w:color w:val="2b303b"/>
          <w:sz w:val="24"/>
          <w:szCs w:val="24"/>
          <w:rtl w:val="0"/>
        </w:rPr>
        <w:t xml:space="preserve"> quality review</w:t>
      </w:r>
    </w:p>
    <w:p w:rsidR="00000000" w:rsidDel="00000000" w:rsidP="00000000" w:rsidRDefault="00000000" w:rsidRPr="00000000" w14:paraId="000002B2">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Store</w:t>
      </w:r>
      <w:r w:rsidDel="00000000" w:rsidR="00000000" w:rsidRPr="00000000">
        <w:rPr>
          <w:color w:val="2b303b"/>
          <w:sz w:val="24"/>
          <w:szCs w:val="24"/>
          <w:rtl w:val="0"/>
        </w:rPr>
        <w:t xml:space="preserve"> permanently</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008080"/>
          <w:sz w:val="24"/>
          <w:szCs w:val="24"/>
          <w:rtl w:val="0"/>
        </w:rPr>
        <w:t xml:space="preserve">S3</w:t>
      </w:r>
      <w:r w:rsidDel="00000000" w:rsidR="00000000" w:rsidRPr="00000000">
        <w:rPr>
          <w:color w:val="14181f"/>
          <w:sz w:val="24"/>
          <w:szCs w:val="24"/>
          <w:rtl w:val="0"/>
        </w:rPr>
        <w:t xml:space="preserve">/</w:t>
      </w:r>
      <w:r w:rsidDel="00000000" w:rsidR="00000000" w:rsidRPr="00000000">
        <w:rPr>
          <w:color w:val="b34a00"/>
          <w:sz w:val="24"/>
          <w:szCs w:val="24"/>
          <w:rtl w:val="0"/>
        </w:rPr>
        <w:t xml:space="preserve">Azure</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kyc</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{leadId}</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consent</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manual_signed_{timestamp}.pdf</w:t>
      </w:r>
    </w:p>
    <w:p w:rsidR="00000000" w:rsidDel="00000000" w:rsidP="00000000" w:rsidRDefault="00000000" w:rsidRPr="00000000" w14:paraId="000002B3">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Update</w:t>
      </w:r>
      <w:r w:rsidDel="00000000" w:rsidR="00000000" w:rsidRPr="00000000">
        <w:rPr>
          <w:color w:val="2b303b"/>
          <w:sz w:val="24"/>
          <w:szCs w:val="24"/>
          <w:rtl w:val="0"/>
        </w:rPr>
        <w:t xml:space="preserve"> database</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B4">
      <w:pPr>
        <w:numPr>
          <w:ilvl w:val="1"/>
          <w:numId w:val="8"/>
        </w:numPr>
        <w:spacing w:line="240" w:lineRule="auto"/>
        <w:ind w:left="1440" w:hanging="360"/>
        <w:rPr>
          <w:sz w:val="24"/>
          <w:szCs w:val="24"/>
          <w:u w:val="none"/>
        </w:rPr>
      </w:pPr>
      <w:r w:rsidDel="00000000" w:rsidR="00000000" w:rsidRPr="00000000">
        <w:rPr>
          <w:color w:val="2b303b"/>
          <w:sz w:val="24"/>
          <w:szCs w:val="24"/>
          <w:rtl w:val="0"/>
        </w:rPr>
        <w:t xml:space="preserve">consent_status </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008000"/>
          <w:sz w:val="24"/>
          <w:szCs w:val="24"/>
          <w:rtl w:val="0"/>
        </w:rPr>
        <w:t xml:space="preserve">'manual_review_pending'</w:t>
      </w:r>
      <w:r w:rsidDel="00000000" w:rsidR="00000000" w:rsidRPr="00000000">
        <w:rPr>
          <w:color w:val="2b303b"/>
          <w:sz w:val="24"/>
          <w:szCs w:val="24"/>
          <w:rtl w:val="0"/>
        </w:rPr>
        <w:t xml:space="preserve"> 🔶</w:t>
      </w:r>
    </w:p>
    <w:p w:rsidR="00000000" w:rsidDel="00000000" w:rsidP="00000000" w:rsidRDefault="00000000" w:rsidRPr="00000000" w14:paraId="000002B5">
      <w:pPr>
        <w:numPr>
          <w:ilvl w:val="1"/>
          <w:numId w:val="8"/>
        </w:numPr>
        <w:spacing w:line="240" w:lineRule="auto"/>
        <w:ind w:left="1440" w:hanging="360"/>
        <w:rPr>
          <w:sz w:val="24"/>
          <w:szCs w:val="24"/>
          <w:u w:val="none"/>
        </w:rPr>
      </w:pPr>
      <w:r w:rsidDel="00000000" w:rsidR="00000000" w:rsidRPr="00000000">
        <w:rPr>
          <w:color w:val="2b303b"/>
          <w:sz w:val="24"/>
          <w:szCs w:val="24"/>
          <w:rtl w:val="0"/>
        </w:rPr>
        <w:t xml:space="preserve">pdf_consent_uploaded_at </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008080"/>
          <w:sz w:val="24"/>
          <w:szCs w:val="24"/>
          <w:rtl w:val="0"/>
        </w:rPr>
        <w:t xml:space="preserve">CURRENT_TIMESTAMP</w:t>
      </w:r>
      <w:r w:rsidDel="00000000" w:rsidR="00000000" w:rsidRPr="00000000">
        <w:rPr>
          <w:rtl w:val="0"/>
        </w:rPr>
      </w:r>
    </w:p>
    <w:p w:rsidR="00000000" w:rsidDel="00000000" w:rsidP="00000000" w:rsidRDefault="00000000" w:rsidRPr="00000000" w14:paraId="000002B6">
      <w:pPr>
        <w:numPr>
          <w:ilvl w:val="1"/>
          <w:numId w:val="8"/>
        </w:numPr>
        <w:spacing w:line="240" w:lineRule="auto"/>
        <w:ind w:left="1440" w:hanging="360"/>
        <w:rPr>
          <w:sz w:val="24"/>
          <w:szCs w:val="24"/>
          <w:u w:val="none"/>
        </w:rPr>
      </w:pPr>
      <w:r w:rsidDel="00000000" w:rsidR="00000000" w:rsidRPr="00000000">
        <w:rPr>
          <w:color w:val="2b303b"/>
          <w:sz w:val="24"/>
          <w:szCs w:val="24"/>
          <w:rtl w:val="0"/>
        </w:rPr>
        <w:t xml:space="preserve">pdf_consent_uploaded_by </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Sales Manager_id </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signed_pdf_url </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storage_url</w:t>
      </w:r>
    </w:p>
    <w:p w:rsidR="00000000" w:rsidDel="00000000" w:rsidP="00000000" w:rsidRDefault="00000000" w:rsidRPr="00000000" w14:paraId="000002B7">
      <w:pPr>
        <w:numPr>
          <w:ilvl w:val="1"/>
          <w:numId w:val="8"/>
        </w:numPr>
        <w:spacing w:line="240" w:lineRule="auto"/>
        <w:ind w:left="1440" w:hanging="360"/>
        <w:rPr>
          <w:sz w:val="24"/>
          <w:szCs w:val="24"/>
          <w:u w:val="none"/>
        </w:rPr>
      </w:pPr>
      <w:r w:rsidDel="00000000" w:rsidR="00000000" w:rsidRPr="00000000">
        <w:rPr>
          <w:color w:val="2b303b"/>
          <w:sz w:val="24"/>
          <w:szCs w:val="24"/>
          <w:rtl w:val="0"/>
        </w:rPr>
        <w:t xml:space="preserve">sign_method </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008000"/>
          <w:sz w:val="24"/>
          <w:szCs w:val="24"/>
          <w:rtl w:val="0"/>
        </w:rPr>
        <w:t xml:space="preserve">'manual'</w:t>
      </w:r>
      <w:r w:rsidDel="00000000" w:rsidR="00000000" w:rsidRPr="00000000">
        <w:rPr>
          <w:rtl w:val="0"/>
        </w:rPr>
      </w:r>
    </w:p>
    <w:p w:rsidR="00000000" w:rsidDel="00000000" w:rsidP="00000000" w:rsidRDefault="00000000" w:rsidRPr="00000000" w14:paraId="000002B8">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Create</w:t>
      </w:r>
      <w:r w:rsidDel="00000000" w:rsidR="00000000" w:rsidRPr="00000000">
        <w:rPr>
          <w:color w:val="2b303b"/>
          <w:sz w:val="24"/>
          <w:szCs w:val="24"/>
          <w:rtl w:val="0"/>
        </w:rPr>
        <w:t xml:space="preserve"> admin task</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B9">
      <w:pPr>
        <w:numPr>
          <w:ilvl w:val="1"/>
          <w:numId w:val="8"/>
        </w:numPr>
        <w:spacing w:line="240" w:lineRule="auto"/>
        <w:ind w:left="1440" w:hanging="360"/>
        <w:rPr>
          <w:sz w:val="24"/>
          <w:szCs w:val="24"/>
          <w:u w:val="none"/>
        </w:rPr>
      </w:pPr>
      <w:r w:rsidDel="00000000" w:rsidR="00000000" w:rsidRPr="00000000">
        <w:rPr>
          <w:color w:val="b34a00"/>
          <w:sz w:val="24"/>
          <w:szCs w:val="24"/>
          <w:rtl w:val="0"/>
        </w:rPr>
        <w:t xml:space="preserve">Same</w:t>
      </w:r>
      <w:r w:rsidDel="00000000" w:rsidR="00000000" w:rsidRPr="00000000">
        <w:rPr>
          <w:color w:val="2b303b"/>
          <w:sz w:val="24"/>
          <w:szCs w:val="24"/>
          <w:rtl w:val="0"/>
        </w:rPr>
        <w:t xml:space="preserve"> </w:t>
      </w:r>
      <w:r w:rsidDel="00000000" w:rsidR="00000000" w:rsidRPr="00000000">
        <w:rPr>
          <w:color w:val="8100c2"/>
          <w:sz w:val="24"/>
          <w:szCs w:val="24"/>
          <w:rtl w:val="0"/>
        </w:rPr>
        <w:t xml:space="preserve">as</w:t>
      </w:r>
      <w:r w:rsidDel="00000000" w:rsidR="00000000" w:rsidRPr="00000000">
        <w:rPr>
          <w:color w:val="2b303b"/>
          <w:sz w:val="24"/>
          <w:szCs w:val="24"/>
          <w:rtl w:val="0"/>
        </w:rPr>
        <w:t xml:space="preserve"> digital consent review queue</w:t>
      </w:r>
    </w:p>
    <w:p w:rsidR="00000000" w:rsidDel="00000000" w:rsidP="00000000" w:rsidRDefault="00000000" w:rsidRPr="00000000" w14:paraId="000002BA">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Send</w:t>
      </w:r>
      <w:r w:rsidDel="00000000" w:rsidR="00000000" w:rsidRPr="00000000">
        <w:rPr>
          <w:color w:val="2b303b"/>
          <w:sz w:val="24"/>
          <w:szCs w:val="24"/>
          <w:rtl w:val="0"/>
        </w:rPr>
        <w:t xml:space="preserve"> notifications</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BB">
      <w:pPr>
        <w:numPr>
          <w:ilvl w:val="1"/>
          <w:numId w:val="8"/>
        </w:numPr>
        <w:spacing w:line="240" w:lineRule="auto"/>
        <w:ind w:left="1440" w:hanging="360"/>
        <w:rPr>
          <w:sz w:val="24"/>
          <w:szCs w:val="24"/>
          <w:u w:val="none"/>
        </w:rPr>
      </w:pPr>
      <w:r w:rsidDel="00000000" w:rsidR="00000000" w:rsidRPr="00000000">
        <w:rPr>
          <w:color w:val="b34a00"/>
          <w:sz w:val="24"/>
          <w:szCs w:val="24"/>
          <w:rtl w:val="0"/>
        </w:rPr>
        <w:t xml:space="preserve">Admin</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008000"/>
          <w:sz w:val="24"/>
          <w:szCs w:val="24"/>
          <w:rtl w:val="0"/>
        </w:rPr>
        <w:t xml:space="preserve">"Manual consent uploaded for Lead #{leadId}"</w:t>
      </w:r>
      <w:r w:rsidDel="00000000" w:rsidR="00000000" w:rsidRPr="00000000">
        <w:rPr>
          <w:rtl w:val="0"/>
        </w:rPr>
      </w:r>
    </w:p>
    <w:p w:rsidR="00000000" w:rsidDel="00000000" w:rsidP="00000000" w:rsidRDefault="00000000" w:rsidRPr="00000000" w14:paraId="000002BC">
      <w:pPr>
        <w:numPr>
          <w:ilvl w:val="1"/>
          <w:numId w:val="8"/>
        </w:numPr>
        <w:spacing w:line="240" w:lineRule="auto"/>
        <w:ind w:left="1440" w:hanging="360"/>
        <w:rPr>
          <w:sz w:val="24"/>
          <w:szCs w:val="24"/>
          <w:u w:val="none"/>
        </w:rPr>
      </w:pPr>
      <w:r w:rsidDel="00000000" w:rsidR="00000000" w:rsidRPr="00000000">
        <w:rPr>
          <w:color w:val="b34a00"/>
          <w:sz w:val="24"/>
          <w:szCs w:val="24"/>
          <w:rtl w:val="0"/>
        </w:rPr>
        <w:t xml:space="preserve">Dealer</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008000"/>
          <w:sz w:val="24"/>
          <w:szCs w:val="24"/>
          <w:rtl w:val="0"/>
        </w:rPr>
        <w:t xml:space="preserve">"Consent uploaded, awaiting admin verification"</w:t>
      </w:r>
    </w:p>
    <w:p w:rsidR="00000000" w:rsidDel="00000000" w:rsidP="00000000" w:rsidRDefault="00000000" w:rsidRPr="00000000" w14:paraId="000002BD">
      <w:pPr>
        <w:spacing w:line="240" w:lineRule="auto"/>
        <w:ind w:left="0" w:firstLine="0"/>
        <w:rPr>
          <w:color w:val="2b303b"/>
          <w:sz w:val="24"/>
          <w:szCs w:val="24"/>
        </w:rPr>
      </w:pPr>
      <w:r w:rsidDel="00000000" w:rsidR="00000000" w:rsidRPr="00000000">
        <w:rPr>
          <w:color w:val="b80a18"/>
          <w:sz w:val="24"/>
          <w:szCs w:val="24"/>
          <w:rtl w:val="0"/>
        </w:rPr>
        <w:t xml:space="preserve">Response</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 </w:t>
      </w:r>
      <w:r w:rsidDel="00000000" w:rsidR="00000000" w:rsidRPr="00000000">
        <w:rPr>
          <w:color w:val="b80a18"/>
          <w:sz w:val="24"/>
          <w:szCs w:val="24"/>
          <w:rtl w:val="0"/>
        </w:rPr>
        <w:t xml:space="preserve">success</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008080"/>
          <w:sz w:val="24"/>
          <w:szCs w:val="24"/>
          <w:rtl w:val="0"/>
        </w:rPr>
        <w:t xml:space="preserve">true</w:t>
      </w:r>
      <w:r w:rsidDel="00000000" w:rsidR="00000000" w:rsidRPr="00000000">
        <w:rPr>
          <w:color w:val="2b303b"/>
          <w:sz w:val="24"/>
          <w:szCs w:val="24"/>
          <w:rtl w:val="0"/>
        </w:rPr>
        <w:t xml:space="preserve">, </w:t>
      </w:r>
      <w:r w:rsidDel="00000000" w:rsidR="00000000" w:rsidRPr="00000000">
        <w:rPr>
          <w:color w:val="b80a18"/>
          <w:sz w:val="24"/>
          <w:szCs w:val="24"/>
          <w:rtl w:val="0"/>
        </w:rPr>
        <w:t xml:space="preserve">fileUrl</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"https://cdn.itarang.com/kyc/123/manual_signed.pdf"</w:t>
      </w:r>
      <w:r w:rsidDel="00000000" w:rsidR="00000000" w:rsidRPr="00000000">
        <w:rPr>
          <w:color w:val="2b303b"/>
          <w:sz w:val="24"/>
          <w:szCs w:val="24"/>
          <w:rtl w:val="0"/>
        </w:rPr>
        <w:t xml:space="preserve">, </w:t>
      </w:r>
      <w:r w:rsidDel="00000000" w:rsidR="00000000" w:rsidRPr="00000000">
        <w:rPr>
          <w:color w:val="b80a18"/>
          <w:sz w:val="24"/>
          <w:szCs w:val="24"/>
          <w:rtl w:val="0"/>
        </w:rPr>
        <w:t xml:space="preserve">uploadedAt</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 </w:t>
      </w:r>
      <w:r w:rsidDel="00000000" w:rsidR="00000000" w:rsidRPr="00000000">
        <w:rPr>
          <w:color w:val="008000"/>
          <w:sz w:val="24"/>
          <w:szCs w:val="24"/>
          <w:rtl w:val="0"/>
        </w:rPr>
        <w:t xml:space="preserve">"2026-07-26T12:00:00Z"</w:t>
      </w:r>
      <w:r w:rsidDel="00000000" w:rsidR="00000000" w:rsidRPr="00000000">
        <w:rPr>
          <w:color w:val="2b303b"/>
          <w:sz w:val="24"/>
          <w:szCs w:val="24"/>
          <w:rtl w:val="0"/>
        </w:rPr>
        <w:t xml:space="preserve">, </w:t>
      </w:r>
      <w:r w:rsidDel="00000000" w:rsidR="00000000" w:rsidRPr="00000000">
        <w:rPr>
          <w:color w:val="b80a18"/>
          <w:sz w:val="24"/>
          <w:szCs w:val="24"/>
          <w:rtl w:val="0"/>
        </w:rPr>
        <w:t xml:space="preserve">status</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"manual_review_pending"</w:t>
      </w:r>
      <w:r w:rsidDel="00000000" w:rsidR="00000000" w:rsidRPr="00000000">
        <w:rPr>
          <w:color w:val="2b303b"/>
          <w:sz w:val="24"/>
          <w:szCs w:val="24"/>
          <w:rtl w:val="0"/>
        </w:rPr>
        <w:t xml:space="preserve"> } </w:t>
      </w:r>
      <w:r w:rsidDel="00000000" w:rsidR="00000000" w:rsidRPr="00000000">
        <w:rPr>
          <w:color w:val="008000"/>
          <w:sz w:val="24"/>
          <w:szCs w:val="24"/>
          <w:rtl w:val="0"/>
        </w:rPr>
        <w:t xml:space="preserve">``` </w:t>
      </w:r>
      <w:r w:rsidDel="00000000" w:rsidR="00000000" w:rsidRPr="00000000">
        <w:rPr>
          <w:color w:val="2b303b"/>
          <w:sz w:val="24"/>
          <w:szCs w:val="24"/>
          <w:rtl w:val="0"/>
        </w:rPr>
        <w:t xml:space="preserve">--- ##### </w:t>
      </w:r>
    </w:p>
    <w:p w:rsidR="00000000" w:rsidDel="00000000" w:rsidP="00000000" w:rsidRDefault="00000000" w:rsidRPr="00000000" w14:paraId="000002BE">
      <w:pPr>
        <w:spacing w:line="240" w:lineRule="auto"/>
        <w:ind w:left="0" w:firstLine="0"/>
        <w:rPr>
          <w:color w:val="2b303b"/>
          <w:sz w:val="24"/>
          <w:szCs w:val="24"/>
        </w:rPr>
      </w:pPr>
      <w:r w:rsidDel="00000000" w:rsidR="00000000" w:rsidRPr="00000000">
        <w:rPr>
          <w:rtl w:val="0"/>
        </w:rPr>
      </w:r>
    </w:p>
    <w:p w:rsidR="00000000" w:rsidDel="00000000" w:rsidP="00000000" w:rsidRDefault="00000000" w:rsidRPr="00000000" w14:paraId="000002BF">
      <w:pPr>
        <w:spacing w:line="240" w:lineRule="auto"/>
        <w:ind w:left="0" w:firstLine="0"/>
        <w:rPr>
          <w:color w:val="2b303b"/>
          <w:sz w:val="24"/>
          <w:szCs w:val="24"/>
        </w:rPr>
      </w:pPr>
      <w:r w:rsidDel="00000000" w:rsidR="00000000" w:rsidRPr="00000000">
        <w:rPr>
          <w:color w:val="2b303b"/>
          <w:sz w:val="24"/>
          <w:szCs w:val="24"/>
          <w:rtl w:val="0"/>
        </w:rPr>
        <w:t xml:space="preserve">**Admin Reviews Manual Consent** </w:t>
      </w:r>
    </w:p>
    <w:p w:rsidR="00000000" w:rsidDel="00000000" w:rsidP="00000000" w:rsidRDefault="00000000" w:rsidRPr="00000000" w14:paraId="000002C0">
      <w:pPr>
        <w:spacing w:line="240" w:lineRule="auto"/>
        <w:ind w:left="0" w:firstLine="0"/>
        <w:rPr>
          <w:color w:val="2b303b"/>
          <w:sz w:val="24"/>
          <w:szCs w:val="24"/>
        </w:rPr>
      </w:pPr>
      <w:r w:rsidDel="00000000" w:rsidR="00000000" w:rsidRPr="00000000">
        <w:rPr>
          <w:color w:val="2b303b"/>
          <w:sz w:val="24"/>
          <w:szCs w:val="24"/>
          <w:rtl w:val="0"/>
        </w:rPr>
        <w:t xml:space="preserve">**Same Review Queue as Digital Consent**</w:t>
      </w:r>
    </w:p>
    <w:p w:rsidR="00000000" w:rsidDel="00000000" w:rsidP="00000000" w:rsidRDefault="00000000" w:rsidRPr="00000000" w14:paraId="000002C1">
      <w:pPr>
        <w:spacing w:line="240" w:lineRule="auto"/>
        <w:ind w:left="0" w:firstLine="0"/>
        <w:rPr>
          <w:color w:val="2b303b"/>
          <w:sz w:val="24"/>
          <w:szCs w:val="24"/>
        </w:rPr>
      </w:pPr>
      <w:r w:rsidDel="00000000" w:rsidR="00000000" w:rsidRPr="00000000">
        <w:rPr>
          <w:color w:val="2b303b"/>
          <w:sz w:val="24"/>
          <w:szCs w:val="24"/>
          <w:rtl w:val="0"/>
        </w:rPr>
        <w:t xml:space="preserve">**Additional Manual Checks:**</w:t>
      </w:r>
    </w:p>
    <w:p w:rsidR="00000000" w:rsidDel="00000000" w:rsidP="00000000" w:rsidRDefault="00000000" w:rsidRPr="00000000" w14:paraId="000002C2">
      <w:pPr>
        <w:spacing w:line="240" w:lineRule="auto"/>
        <w:ind w:left="0" w:firstLine="0"/>
        <w:rPr>
          <w:color w:val="2b303b"/>
          <w:sz w:val="24"/>
          <w:szCs w:val="24"/>
        </w:rPr>
      </w:pPr>
      <w:r w:rsidDel="00000000" w:rsidR="00000000" w:rsidRPr="00000000">
        <w:rPr>
          <w:rtl w:val="0"/>
        </w:rPr>
      </w:r>
    </w:p>
    <w:p w:rsidR="00000000" w:rsidDel="00000000" w:rsidP="00000000" w:rsidRDefault="00000000" w:rsidRPr="00000000" w14:paraId="000002C3">
      <w:pPr>
        <w:spacing w:line="240" w:lineRule="auto"/>
        <w:ind w:left="0" w:firstLine="0"/>
        <w:rPr>
          <w:color w:val="2b303b"/>
          <w:sz w:val="24"/>
          <w:szCs w:val="24"/>
        </w:rPr>
      </w:pPr>
      <w:r w:rsidDel="00000000" w:rsidR="00000000" w:rsidRPr="00000000">
        <w:rPr>
          <w:color w:val="b34a00"/>
          <w:sz w:val="24"/>
          <w:szCs w:val="24"/>
          <w:rtl w:val="0"/>
        </w:rPr>
        <w:t xml:space="preserve">Admin</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Verification</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Checklist</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Manual</w:t>
      </w:r>
      <w:r w:rsidDel="00000000" w:rsidR="00000000" w:rsidRPr="00000000">
        <w:rPr>
          <w:color w:val="2b303b"/>
          <w:sz w:val="24"/>
          <w:szCs w:val="24"/>
          <w:rtl w:val="0"/>
        </w:rPr>
        <w:t xml:space="preserve"> </w:t>
      </w:r>
      <w:r w:rsidDel="00000000" w:rsidR="00000000" w:rsidRPr="00000000">
        <w:rPr>
          <w:color w:val="b34a00"/>
          <w:sz w:val="24"/>
          <w:szCs w:val="24"/>
          <w:rtl w:val="0"/>
        </w:rPr>
        <w:t xml:space="preserve">Consent</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2C4">
      <w:pPr>
        <w:spacing w:line="240" w:lineRule="auto"/>
        <w:ind w:left="0" w:firstLine="0"/>
        <w:rPr>
          <w:color w:val="2b303b"/>
          <w:sz w:val="24"/>
          <w:szCs w:val="24"/>
        </w:rPr>
      </w:pPr>
      <w:r w:rsidDel="00000000" w:rsidR="00000000" w:rsidRPr="00000000">
        <w:rPr>
          <w:color w:val="2b303b"/>
          <w:sz w:val="24"/>
          <w:szCs w:val="24"/>
          <w:rtl w:val="0"/>
        </w:rPr>
        <w:t xml:space="preserve">☑ </w:t>
      </w:r>
      <w:r w:rsidDel="00000000" w:rsidR="00000000" w:rsidRPr="00000000">
        <w:rPr>
          <w:color w:val="008080"/>
          <w:sz w:val="24"/>
          <w:szCs w:val="24"/>
          <w:rtl w:val="0"/>
        </w:rPr>
        <w:t xml:space="preserve">PDF</w:t>
      </w:r>
      <w:r w:rsidDel="00000000" w:rsidR="00000000" w:rsidRPr="00000000">
        <w:rPr>
          <w:color w:val="2b303b"/>
          <w:sz w:val="24"/>
          <w:szCs w:val="24"/>
          <w:rtl w:val="0"/>
        </w:rPr>
        <w:t xml:space="preserve"> is legible and clear</w:t>
      </w:r>
    </w:p>
    <w:p w:rsidR="00000000" w:rsidDel="00000000" w:rsidP="00000000" w:rsidRDefault="00000000" w:rsidRPr="00000000" w14:paraId="000002C5">
      <w:pPr>
        <w:spacing w:line="240" w:lineRule="auto"/>
        <w:ind w:left="0" w:firstLine="0"/>
        <w:rPr>
          <w:color w:val="2b303b"/>
          <w:sz w:val="24"/>
          <w:szCs w:val="24"/>
        </w:rPr>
      </w:pPr>
      <w:r w:rsidDel="00000000" w:rsidR="00000000" w:rsidRPr="00000000">
        <w:rPr>
          <w:color w:val="2b303b"/>
          <w:sz w:val="24"/>
          <w:szCs w:val="24"/>
          <w:rtl w:val="0"/>
        </w:rPr>
        <w:t xml:space="preserve">☑ </w:t>
      </w:r>
      <w:r w:rsidDel="00000000" w:rsidR="00000000" w:rsidRPr="00000000">
        <w:rPr>
          <w:color w:val="b34a00"/>
          <w:sz w:val="24"/>
          <w:szCs w:val="24"/>
          <w:rtl w:val="0"/>
        </w:rPr>
        <w:t xml:space="preserve">All</w:t>
      </w:r>
      <w:r w:rsidDel="00000000" w:rsidR="00000000" w:rsidRPr="00000000">
        <w:rPr>
          <w:color w:val="2b303b"/>
          <w:sz w:val="24"/>
          <w:szCs w:val="24"/>
          <w:rtl w:val="0"/>
        </w:rPr>
        <w:t xml:space="preserve"> signature boxes filled</w:t>
      </w:r>
    </w:p>
    <w:p w:rsidR="00000000" w:rsidDel="00000000" w:rsidP="00000000" w:rsidRDefault="00000000" w:rsidRPr="00000000" w14:paraId="000002C6">
      <w:pPr>
        <w:spacing w:line="240" w:lineRule="auto"/>
        <w:ind w:left="0" w:firstLine="0"/>
        <w:rPr>
          <w:color w:val="2b303b"/>
          <w:sz w:val="24"/>
          <w:szCs w:val="24"/>
        </w:rPr>
      </w:pPr>
      <w:r w:rsidDel="00000000" w:rsidR="00000000" w:rsidRPr="00000000">
        <w:rPr>
          <w:color w:val="2b303b"/>
          <w:sz w:val="24"/>
          <w:szCs w:val="24"/>
          <w:rtl w:val="0"/>
        </w:rPr>
        <w:t xml:space="preserve">☑ </w:t>
      </w:r>
      <w:r w:rsidDel="00000000" w:rsidR="00000000" w:rsidRPr="00000000">
        <w:rPr>
          <w:color w:val="b34a00"/>
          <w:sz w:val="24"/>
          <w:szCs w:val="24"/>
          <w:rtl w:val="0"/>
        </w:rPr>
        <w:t xml:space="preserve">Thumb</w:t>
      </w:r>
      <w:r w:rsidDel="00000000" w:rsidR="00000000" w:rsidRPr="00000000">
        <w:rPr>
          <w:color w:val="2b303b"/>
          <w:sz w:val="24"/>
          <w:szCs w:val="24"/>
          <w:rtl w:val="0"/>
        </w:rPr>
        <w:t xml:space="preserve"> impression present</w:t>
      </w:r>
    </w:p>
    <w:p w:rsidR="00000000" w:rsidDel="00000000" w:rsidP="00000000" w:rsidRDefault="00000000" w:rsidRPr="00000000" w14:paraId="000002C7">
      <w:pPr>
        <w:spacing w:line="240" w:lineRule="auto"/>
        <w:ind w:left="0" w:firstLine="0"/>
        <w:rPr>
          <w:color w:val="2b303b"/>
          <w:sz w:val="24"/>
          <w:szCs w:val="24"/>
        </w:rPr>
      </w:pPr>
      <w:r w:rsidDel="00000000" w:rsidR="00000000" w:rsidRPr="00000000">
        <w:rPr>
          <w:color w:val="2b303b"/>
          <w:sz w:val="24"/>
          <w:szCs w:val="24"/>
          <w:rtl w:val="0"/>
        </w:rPr>
        <w:t xml:space="preserve">☑ </w:t>
      </w:r>
      <w:r w:rsidDel="00000000" w:rsidR="00000000" w:rsidRPr="00000000">
        <w:rPr>
          <w:color w:val="b34a00"/>
          <w:sz w:val="24"/>
          <w:szCs w:val="24"/>
          <w:rtl w:val="0"/>
        </w:rPr>
        <w:t xml:space="preserve">Witness</w:t>
      </w:r>
      <w:r w:rsidDel="00000000" w:rsidR="00000000" w:rsidRPr="00000000">
        <w:rPr>
          <w:color w:val="2b303b"/>
          <w:sz w:val="24"/>
          <w:szCs w:val="24"/>
          <w:rtl w:val="0"/>
        </w:rPr>
        <w:t xml:space="preserve"> signature present</w:t>
      </w:r>
    </w:p>
    <w:p w:rsidR="00000000" w:rsidDel="00000000" w:rsidP="00000000" w:rsidRDefault="00000000" w:rsidRPr="00000000" w14:paraId="000002C8">
      <w:pPr>
        <w:spacing w:line="240" w:lineRule="auto"/>
        <w:ind w:left="0" w:firstLine="0"/>
        <w:rPr>
          <w:color w:val="2b303b"/>
          <w:sz w:val="24"/>
          <w:szCs w:val="24"/>
        </w:rPr>
      </w:pPr>
      <w:r w:rsidDel="00000000" w:rsidR="00000000" w:rsidRPr="00000000">
        <w:rPr>
          <w:color w:val="2b303b"/>
          <w:sz w:val="24"/>
          <w:szCs w:val="24"/>
          <w:rtl w:val="0"/>
        </w:rPr>
        <w:t xml:space="preserve">☑ </w:t>
      </w:r>
      <w:r w:rsidDel="00000000" w:rsidR="00000000" w:rsidRPr="00000000">
        <w:rPr>
          <w:color w:val="b34a00"/>
          <w:sz w:val="24"/>
          <w:szCs w:val="24"/>
          <w:rtl w:val="0"/>
        </w:rPr>
        <w:t xml:space="preserve">Customer</w:t>
      </w:r>
      <w:r w:rsidDel="00000000" w:rsidR="00000000" w:rsidRPr="00000000">
        <w:rPr>
          <w:color w:val="2b303b"/>
          <w:sz w:val="24"/>
          <w:szCs w:val="24"/>
          <w:rtl w:val="0"/>
        </w:rPr>
        <w:t xml:space="preserve"> name matches lead record</w:t>
      </w:r>
    </w:p>
    <w:p w:rsidR="00000000" w:rsidDel="00000000" w:rsidP="00000000" w:rsidRDefault="00000000" w:rsidRPr="00000000" w14:paraId="000002C9">
      <w:pPr>
        <w:spacing w:line="240" w:lineRule="auto"/>
        <w:ind w:left="0" w:firstLine="0"/>
        <w:rPr>
          <w:color w:val="2b303b"/>
          <w:sz w:val="24"/>
          <w:szCs w:val="24"/>
        </w:rPr>
      </w:pPr>
      <w:r w:rsidDel="00000000" w:rsidR="00000000" w:rsidRPr="00000000">
        <w:rPr>
          <w:color w:val="2b303b"/>
          <w:sz w:val="24"/>
          <w:szCs w:val="24"/>
          <w:rtl w:val="0"/>
        </w:rPr>
        <w:t xml:space="preserve">☑ </w:t>
      </w:r>
      <w:r w:rsidDel="00000000" w:rsidR="00000000" w:rsidRPr="00000000">
        <w:rPr>
          <w:color w:val="b34a00"/>
          <w:sz w:val="24"/>
          <w:szCs w:val="24"/>
          <w:rtl w:val="0"/>
        </w:rPr>
        <w:t xml:space="preserve">Date</w:t>
      </w:r>
      <w:r w:rsidDel="00000000" w:rsidR="00000000" w:rsidRPr="00000000">
        <w:rPr>
          <w:color w:val="2b303b"/>
          <w:sz w:val="24"/>
          <w:szCs w:val="24"/>
          <w:rtl w:val="0"/>
        </w:rPr>
        <w:t xml:space="preserve"> signed is </w:t>
      </w:r>
      <w:r w:rsidDel="00000000" w:rsidR="00000000" w:rsidRPr="00000000">
        <w:rPr>
          <w:color w:val="0051c2"/>
          <w:sz w:val="24"/>
          <w:szCs w:val="24"/>
          <w:rtl w:val="0"/>
        </w:rPr>
        <w:t xml:space="preserve">recent</w:t>
      </w:r>
      <w:r w:rsidDel="00000000" w:rsidR="00000000" w:rsidRPr="00000000">
        <w:rPr>
          <w:color w:val="2b303b"/>
          <w:sz w:val="24"/>
          <w:szCs w:val="24"/>
          <w:rtl w:val="0"/>
        </w:rPr>
        <w:t xml:space="preserve"> (within </w:t>
      </w:r>
      <w:r w:rsidDel="00000000" w:rsidR="00000000" w:rsidRPr="00000000">
        <w:rPr>
          <w:color w:val="008080"/>
          <w:sz w:val="24"/>
          <w:szCs w:val="24"/>
          <w:rtl w:val="0"/>
        </w:rPr>
        <w:t xml:space="preserve">7</w:t>
      </w:r>
      <w:r w:rsidDel="00000000" w:rsidR="00000000" w:rsidRPr="00000000">
        <w:rPr>
          <w:color w:val="2b303b"/>
          <w:sz w:val="24"/>
          <w:szCs w:val="24"/>
          <w:rtl w:val="0"/>
        </w:rPr>
        <w:t xml:space="preserve"> days)</w:t>
      </w:r>
    </w:p>
    <w:p w:rsidR="00000000" w:rsidDel="00000000" w:rsidP="00000000" w:rsidRDefault="00000000" w:rsidRPr="00000000" w14:paraId="000002CA">
      <w:pPr>
        <w:spacing w:line="240" w:lineRule="auto"/>
        <w:ind w:left="0" w:firstLine="0"/>
        <w:rPr>
          <w:color w:val="14181f"/>
          <w:sz w:val="24"/>
          <w:szCs w:val="24"/>
        </w:rPr>
      </w:pPr>
      <w:r w:rsidDel="00000000" w:rsidR="00000000" w:rsidRPr="00000000">
        <w:rPr>
          <w:color w:val="2b303b"/>
          <w:sz w:val="24"/>
          <w:szCs w:val="24"/>
          <w:rtl w:val="0"/>
        </w:rPr>
        <w:t xml:space="preserve">☐ </w:t>
      </w:r>
      <w:r w:rsidDel="00000000" w:rsidR="00000000" w:rsidRPr="00000000">
        <w:rPr>
          <w:color w:val="b34a00"/>
          <w:sz w:val="24"/>
          <w:szCs w:val="24"/>
          <w:rtl w:val="0"/>
        </w:rPr>
        <w:t xml:space="preserve">Any</w:t>
      </w:r>
      <w:r w:rsidDel="00000000" w:rsidR="00000000" w:rsidRPr="00000000">
        <w:rPr>
          <w:color w:val="2b303b"/>
          <w:sz w:val="24"/>
          <w:szCs w:val="24"/>
          <w:rtl w:val="0"/>
        </w:rPr>
        <w:t xml:space="preserve"> tampering</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alteration detected</w:t>
      </w:r>
      <w:r w:rsidDel="00000000" w:rsidR="00000000" w:rsidRPr="00000000">
        <w:rPr>
          <w:color w:val="14181f"/>
          <w:sz w:val="24"/>
          <w:szCs w:val="24"/>
          <w:rtl w:val="0"/>
        </w:rPr>
        <w:t xml:space="preserve">?</w:t>
      </w:r>
    </w:p>
    <w:p w:rsidR="00000000" w:rsidDel="00000000" w:rsidP="00000000" w:rsidRDefault="00000000" w:rsidRPr="00000000" w14:paraId="000002CB">
      <w:pPr>
        <w:spacing w:line="240" w:lineRule="auto"/>
        <w:ind w:left="0" w:firstLine="0"/>
        <w:rPr>
          <w:color w:val="14181f"/>
          <w:sz w:val="24"/>
          <w:szCs w:val="24"/>
        </w:rPr>
      </w:pPr>
      <w:r w:rsidDel="00000000" w:rsidR="00000000" w:rsidRPr="00000000">
        <w:rPr>
          <w:rtl w:val="0"/>
        </w:rPr>
      </w:r>
    </w:p>
    <w:p w:rsidR="00000000" w:rsidDel="00000000" w:rsidP="00000000" w:rsidRDefault="00000000" w:rsidRPr="00000000" w14:paraId="000002CC">
      <w:pPr>
        <w:spacing w:line="240" w:lineRule="auto"/>
        <w:ind w:left="0" w:firstLine="0"/>
        <w:rPr>
          <w:b w:val="1"/>
          <w:bCs w:val="1"/>
          <w:color w:val="14181f"/>
          <w:sz w:val="24"/>
          <w:szCs w:val="24"/>
        </w:rPr>
      </w:pPr>
      <w:r w:rsidDel="00000000" w:rsidR="00000000" w:rsidRPr="00000000">
        <w:rPr>
          <w:b w:val="1"/>
          <w:bCs w:val="1"/>
          <w:color w:val="14181f"/>
          <w:sz w:val="24"/>
          <w:szCs w:val="24"/>
          <w:rtl w:val="0"/>
        </w:rPr>
        <w:t xml:space="preserve">Approval:</w:t>
      </w:r>
    </w:p>
    <w:p w:rsidR="00000000" w:rsidDel="00000000" w:rsidP="00000000" w:rsidRDefault="00000000" w:rsidRPr="00000000" w14:paraId="000002CD">
      <w:pPr>
        <w:spacing w:line="240" w:lineRule="auto"/>
        <w:ind w:left="0" w:firstLine="0"/>
        <w:rPr>
          <w:color w:val="14181f"/>
          <w:sz w:val="24"/>
          <w:szCs w:val="24"/>
        </w:rPr>
      </w:pPr>
      <w:r w:rsidDel="00000000" w:rsidR="00000000" w:rsidRPr="00000000">
        <w:rPr>
          <w:color w:val="008080"/>
          <w:sz w:val="24"/>
          <w:szCs w:val="24"/>
          <w:rtl w:val="0"/>
        </w:rPr>
        <w:t xml:space="preserve">POST</w:t>
      </w:r>
      <w:r w:rsidDel="00000000" w:rsidR="00000000" w:rsidRPr="00000000">
        <w:rPr>
          <w:color w:val="14181f"/>
          <w:sz w:val="24"/>
          <w:szCs w:val="24"/>
          <w:rtl w:val="0"/>
        </w:rPr>
        <w:t xml:space="preserve"> /api/kyc/:leadId/consent/manual/admin/verify</w:t>
      </w:r>
    </w:p>
    <w:p w:rsidR="00000000" w:rsidDel="00000000" w:rsidP="00000000" w:rsidRDefault="00000000" w:rsidRPr="00000000" w14:paraId="000002CE">
      <w:pPr>
        <w:spacing w:line="240" w:lineRule="auto"/>
        <w:ind w:left="0" w:firstLine="0"/>
        <w:rPr>
          <w:color w:val="14181f"/>
          <w:sz w:val="24"/>
          <w:szCs w:val="24"/>
        </w:rPr>
      </w:pPr>
      <w:r w:rsidDel="00000000" w:rsidR="00000000" w:rsidRPr="00000000">
        <w:rPr>
          <w:color w:val="b80a18"/>
          <w:sz w:val="24"/>
          <w:szCs w:val="24"/>
          <w:rtl w:val="0"/>
        </w:rPr>
        <w:t xml:space="preserve">Updates</w:t>
      </w:r>
      <w:r w:rsidDel="00000000" w:rsidR="00000000" w:rsidRPr="00000000">
        <w:rPr>
          <w:color w:val="14181f"/>
          <w:sz w:val="24"/>
          <w:szCs w:val="24"/>
          <w:rtl w:val="0"/>
        </w:rPr>
        <w:t xml:space="preserve">:</w:t>
      </w:r>
    </w:p>
    <w:p w:rsidR="00000000" w:rsidDel="00000000" w:rsidP="00000000" w:rsidRDefault="00000000" w:rsidRPr="00000000" w14:paraId="000002CF">
      <w:pPr>
        <w:numPr>
          <w:ilvl w:val="0"/>
          <w:numId w:val="8"/>
        </w:numPr>
        <w:spacing w:line="240" w:lineRule="auto"/>
        <w:ind w:left="720" w:hanging="360"/>
        <w:rPr>
          <w:sz w:val="24"/>
          <w:szCs w:val="24"/>
          <w:u w:val="none"/>
        </w:rPr>
      </w:pPr>
      <w:r w:rsidDel="00000000" w:rsidR="00000000" w:rsidRPr="00000000">
        <w:rPr>
          <w:color w:val="14181f"/>
          <w:sz w:val="24"/>
          <w:szCs w:val="24"/>
          <w:rtl w:val="0"/>
        </w:rPr>
        <w:t xml:space="preserve">consent_status = </w:t>
      </w:r>
      <w:r w:rsidDel="00000000" w:rsidR="00000000" w:rsidRPr="00000000">
        <w:rPr>
          <w:color w:val="008000"/>
          <w:sz w:val="24"/>
          <w:szCs w:val="24"/>
          <w:rtl w:val="0"/>
        </w:rPr>
        <w:t xml:space="preserve">'manual_verified'</w:t>
      </w:r>
      <w:r w:rsidDel="00000000" w:rsidR="00000000" w:rsidRPr="00000000">
        <w:rPr>
          <w:color w:val="14181f"/>
          <w:sz w:val="24"/>
          <w:szCs w:val="24"/>
          <w:rtl w:val="0"/>
        </w:rPr>
        <w:t xml:space="preserve"> </w:t>
      </w:r>
    </w:p>
    <w:p w:rsidR="00000000" w:rsidDel="00000000" w:rsidP="00000000" w:rsidRDefault="00000000" w:rsidRPr="00000000" w14:paraId="000002D0">
      <w:pPr>
        <w:numPr>
          <w:ilvl w:val="0"/>
          <w:numId w:val="8"/>
        </w:numPr>
        <w:spacing w:line="240" w:lineRule="auto"/>
        <w:ind w:left="720" w:hanging="360"/>
        <w:rPr>
          <w:sz w:val="24"/>
          <w:szCs w:val="24"/>
          <w:u w:val="none"/>
        </w:rPr>
      </w:pPr>
      <w:r w:rsidDel="00000000" w:rsidR="00000000" w:rsidRPr="00000000">
        <w:rPr>
          <w:color w:val="2b303b"/>
          <w:sz w:val="24"/>
          <w:szCs w:val="24"/>
          <w:rtl w:val="0"/>
        </w:rPr>
        <w:t xml:space="preserve">(</w:t>
      </w:r>
      <w:r w:rsidDel="00000000" w:rsidR="00000000" w:rsidRPr="00000000">
        <w:rPr>
          <w:color w:val="14181f"/>
          <w:sz w:val="24"/>
          <w:szCs w:val="24"/>
          <w:rtl w:val="0"/>
        </w:rPr>
        <w:t xml:space="preserve">same fields </w:t>
      </w:r>
      <w:r w:rsidDel="00000000" w:rsidR="00000000" w:rsidRPr="00000000">
        <w:rPr>
          <w:color w:val="8100c2"/>
          <w:sz w:val="24"/>
          <w:szCs w:val="24"/>
          <w:rtl w:val="0"/>
        </w:rPr>
        <w:t xml:space="preserve">as </w:t>
      </w:r>
      <w:r w:rsidDel="00000000" w:rsidR="00000000" w:rsidRPr="00000000">
        <w:rPr>
          <w:color w:val="14181f"/>
          <w:sz w:val="24"/>
          <w:szCs w:val="24"/>
          <w:rtl w:val="0"/>
        </w:rPr>
        <w:t xml:space="preserve">digital approval</w:t>
      </w:r>
      <w:r w:rsidDel="00000000" w:rsidR="00000000" w:rsidRPr="00000000">
        <w:rPr>
          <w:color w:val="2b303b"/>
          <w:sz w:val="24"/>
          <w:szCs w:val="24"/>
          <w:rtl w:val="0"/>
        </w:rPr>
        <w:t xml:space="preserve">)</w:t>
      </w:r>
    </w:p>
    <w:p w:rsidR="00000000" w:rsidDel="00000000" w:rsidP="00000000" w:rsidRDefault="00000000" w:rsidRPr="00000000" w14:paraId="000002D1">
      <w:pPr>
        <w:spacing w:line="240" w:lineRule="auto"/>
        <w:rPr>
          <w:b w:val="1"/>
          <w:bCs w:val="1"/>
          <w:color w:val="14181f"/>
          <w:sz w:val="24"/>
          <w:szCs w:val="24"/>
        </w:rPr>
      </w:pPr>
      <w:r w:rsidDel="00000000" w:rsidR="00000000" w:rsidRPr="00000000">
        <w:rPr>
          <w:b w:val="1"/>
          <w:bCs w:val="1"/>
          <w:color w:val="14181f"/>
          <w:sz w:val="24"/>
          <w:szCs w:val="24"/>
          <w:rtl w:val="0"/>
        </w:rPr>
        <w:t xml:space="preserve">Rejection:</w:t>
      </w:r>
    </w:p>
    <w:p w:rsidR="00000000" w:rsidDel="00000000" w:rsidP="00000000" w:rsidRDefault="00000000" w:rsidRPr="00000000" w14:paraId="000002D2">
      <w:pPr>
        <w:spacing w:line="240" w:lineRule="auto"/>
        <w:rPr>
          <w:color w:val="14181f"/>
          <w:sz w:val="24"/>
          <w:szCs w:val="24"/>
        </w:rPr>
      </w:pPr>
      <w:r w:rsidDel="00000000" w:rsidR="00000000" w:rsidRPr="00000000">
        <w:rPr>
          <w:color w:val="008080"/>
          <w:sz w:val="24"/>
          <w:szCs w:val="24"/>
          <w:rtl w:val="0"/>
        </w:rPr>
        <w:t xml:space="preserve">POST</w:t>
      </w:r>
      <w:r w:rsidDel="00000000" w:rsidR="00000000" w:rsidRPr="00000000">
        <w:rPr>
          <w:color w:val="14181f"/>
          <w:sz w:val="24"/>
          <w:szCs w:val="24"/>
          <w:rtl w:val="0"/>
        </w:rPr>
        <w:t xml:space="preserve"> /api/kyc/:leadId/consent/manual/admin/reject </w:t>
      </w:r>
    </w:p>
    <w:p w:rsidR="00000000" w:rsidDel="00000000" w:rsidP="00000000" w:rsidRDefault="00000000" w:rsidRPr="00000000" w14:paraId="000002D3">
      <w:pPr>
        <w:spacing w:line="240" w:lineRule="auto"/>
        <w:rPr>
          <w:color w:val="14181f"/>
          <w:sz w:val="24"/>
          <w:szCs w:val="24"/>
        </w:rPr>
      </w:pPr>
      <w:r w:rsidDel="00000000" w:rsidR="00000000" w:rsidRPr="00000000">
        <w:rPr>
          <w:color w:val="b34a00"/>
          <w:sz w:val="24"/>
          <w:szCs w:val="24"/>
          <w:rtl w:val="0"/>
        </w:rPr>
        <w:t xml:space="preserve">Rejection</w:t>
      </w:r>
      <w:r w:rsidDel="00000000" w:rsidR="00000000" w:rsidRPr="00000000">
        <w:rPr>
          <w:color w:val="14181f"/>
          <w:sz w:val="24"/>
          <w:szCs w:val="24"/>
          <w:rtl w:val="0"/>
        </w:rPr>
        <w:t xml:space="preserve"> </w:t>
      </w:r>
      <w:r w:rsidDel="00000000" w:rsidR="00000000" w:rsidRPr="00000000">
        <w:rPr>
          <w:color w:val="b34a00"/>
          <w:sz w:val="24"/>
          <w:szCs w:val="24"/>
          <w:rtl w:val="0"/>
        </w:rPr>
        <w:t xml:space="preserve">Reasons</w:t>
      </w:r>
      <w:r w:rsidDel="00000000" w:rsidR="00000000" w:rsidRPr="00000000">
        <w:rPr>
          <w:color w:val="14181f"/>
          <w:sz w:val="24"/>
          <w:szCs w:val="24"/>
          <w:rtl w:val="0"/>
        </w:rPr>
        <w:t xml:space="preserve"> </w:t>
      </w:r>
      <w:r w:rsidDel="00000000" w:rsidR="00000000" w:rsidRPr="00000000">
        <w:rPr>
          <w:color w:val="2b303b"/>
          <w:sz w:val="24"/>
          <w:szCs w:val="24"/>
          <w:rtl w:val="0"/>
        </w:rPr>
        <w:t xml:space="preserve">(</w:t>
      </w:r>
      <w:r w:rsidDel="00000000" w:rsidR="00000000" w:rsidRPr="00000000">
        <w:rPr>
          <w:color w:val="b34a00"/>
          <w:sz w:val="24"/>
          <w:szCs w:val="24"/>
          <w:rtl w:val="0"/>
        </w:rPr>
        <w:t xml:space="preserve">Manual</w:t>
      </w:r>
      <w:r w:rsidDel="00000000" w:rsidR="00000000" w:rsidRPr="00000000">
        <w:rPr>
          <w:color w:val="14181f"/>
          <w:sz w:val="24"/>
          <w:szCs w:val="24"/>
          <w:rtl w:val="0"/>
        </w:rPr>
        <w:t xml:space="preserve"> </w:t>
      </w:r>
      <w:r w:rsidDel="00000000" w:rsidR="00000000" w:rsidRPr="00000000">
        <w:rPr>
          <w:color w:val="b34a00"/>
          <w:sz w:val="24"/>
          <w:szCs w:val="24"/>
          <w:rtl w:val="0"/>
        </w:rPr>
        <w:t xml:space="preserve">Specific</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w:t>
      </w:r>
    </w:p>
    <w:p w:rsidR="00000000" w:rsidDel="00000000" w:rsidP="00000000" w:rsidRDefault="00000000" w:rsidRPr="00000000" w14:paraId="000002D4">
      <w:pPr>
        <w:numPr>
          <w:ilvl w:val="0"/>
          <w:numId w:val="8"/>
        </w:numPr>
        <w:spacing w:line="240" w:lineRule="auto"/>
        <w:ind w:left="720" w:hanging="360"/>
        <w:rPr>
          <w:sz w:val="24"/>
          <w:szCs w:val="24"/>
          <w:u w:val="none"/>
        </w:rPr>
      </w:pPr>
      <w:r w:rsidDel="00000000" w:rsidR="00000000" w:rsidRPr="00000000">
        <w:rPr>
          <w:color w:val="008000"/>
          <w:sz w:val="24"/>
          <w:szCs w:val="24"/>
          <w:rtl w:val="0"/>
        </w:rPr>
        <w:t xml:space="preserve">"Signature missing"</w:t>
      </w:r>
      <w:r w:rsidDel="00000000" w:rsidR="00000000" w:rsidRPr="00000000">
        <w:rPr>
          <w:color w:val="14181f"/>
          <w:sz w:val="24"/>
          <w:szCs w:val="24"/>
          <w:rtl w:val="0"/>
        </w:rPr>
        <w:t xml:space="preserve"> -</w:t>
      </w:r>
      <w:r w:rsidDel="00000000" w:rsidR="00000000" w:rsidRPr="00000000">
        <w:rPr>
          <w:color w:val="008000"/>
          <w:sz w:val="24"/>
          <w:szCs w:val="24"/>
          <w:rtl w:val="0"/>
        </w:rPr>
        <w:t xml:space="preserve">"Thumb impression missing"</w:t>
      </w:r>
      <w:r w:rsidDel="00000000" w:rsidR="00000000" w:rsidRPr="00000000">
        <w:rPr>
          <w:rtl w:val="0"/>
        </w:rPr>
      </w:r>
    </w:p>
    <w:p w:rsidR="00000000" w:rsidDel="00000000" w:rsidP="00000000" w:rsidRDefault="00000000" w:rsidRPr="00000000" w14:paraId="000002D5">
      <w:pPr>
        <w:numPr>
          <w:ilvl w:val="0"/>
          <w:numId w:val="8"/>
        </w:numPr>
        <w:spacing w:line="240" w:lineRule="auto"/>
        <w:ind w:left="720" w:hanging="360"/>
        <w:rPr>
          <w:sz w:val="24"/>
          <w:szCs w:val="24"/>
          <w:u w:val="none"/>
        </w:rPr>
      </w:pPr>
      <w:r w:rsidDel="00000000" w:rsidR="00000000" w:rsidRPr="00000000">
        <w:rPr>
          <w:color w:val="008000"/>
          <w:sz w:val="24"/>
          <w:szCs w:val="24"/>
          <w:rtl w:val="0"/>
        </w:rPr>
        <w:t xml:space="preserve">"Witness signature missing"</w:t>
      </w:r>
      <w:r w:rsidDel="00000000" w:rsidR="00000000" w:rsidRPr="00000000">
        <w:rPr>
          <w:rtl w:val="0"/>
        </w:rPr>
      </w:r>
    </w:p>
    <w:p w:rsidR="00000000" w:rsidDel="00000000" w:rsidP="00000000" w:rsidRDefault="00000000" w:rsidRPr="00000000" w14:paraId="000002D6">
      <w:pPr>
        <w:numPr>
          <w:ilvl w:val="0"/>
          <w:numId w:val="8"/>
        </w:numPr>
        <w:spacing w:line="240" w:lineRule="auto"/>
        <w:ind w:left="720" w:hanging="360"/>
        <w:rPr>
          <w:sz w:val="24"/>
          <w:szCs w:val="24"/>
          <w:u w:val="none"/>
        </w:rPr>
      </w:pPr>
      <w:r w:rsidDel="00000000" w:rsidR="00000000" w:rsidRPr="00000000">
        <w:rPr>
          <w:color w:val="008000"/>
          <w:sz w:val="24"/>
          <w:szCs w:val="24"/>
          <w:rtl w:val="0"/>
        </w:rPr>
        <w:t xml:space="preserve">"PDF not legible"</w:t>
      </w:r>
      <w:r w:rsidDel="00000000" w:rsidR="00000000" w:rsidRPr="00000000">
        <w:rPr>
          <w:rtl w:val="0"/>
        </w:rPr>
      </w:r>
    </w:p>
    <w:p w:rsidR="00000000" w:rsidDel="00000000" w:rsidP="00000000" w:rsidRDefault="00000000" w:rsidRPr="00000000" w14:paraId="000002D7">
      <w:pPr>
        <w:numPr>
          <w:ilvl w:val="0"/>
          <w:numId w:val="8"/>
        </w:numPr>
        <w:spacing w:line="240" w:lineRule="auto"/>
        <w:ind w:left="720" w:hanging="360"/>
        <w:rPr>
          <w:sz w:val="24"/>
          <w:szCs w:val="24"/>
          <w:u w:val="none"/>
        </w:rPr>
      </w:pPr>
      <w:r w:rsidDel="00000000" w:rsidR="00000000" w:rsidRPr="00000000">
        <w:rPr>
          <w:color w:val="008000"/>
          <w:sz w:val="24"/>
          <w:szCs w:val="24"/>
          <w:rtl w:val="0"/>
        </w:rPr>
        <w:t xml:space="preserve">"Date missing or invalid"</w:t>
      </w:r>
      <w:r w:rsidDel="00000000" w:rsidR="00000000" w:rsidRPr="00000000">
        <w:rPr>
          <w:rtl w:val="0"/>
        </w:rPr>
      </w:r>
    </w:p>
    <w:p w:rsidR="00000000" w:rsidDel="00000000" w:rsidP="00000000" w:rsidRDefault="00000000" w:rsidRPr="00000000" w14:paraId="000002D8">
      <w:pPr>
        <w:numPr>
          <w:ilvl w:val="0"/>
          <w:numId w:val="8"/>
        </w:numPr>
        <w:spacing w:line="240" w:lineRule="auto"/>
        <w:ind w:left="720" w:hanging="360"/>
        <w:rPr>
          <w:sz w:val="24"/>
          <w:szCs w:val="24"/>
          <w:u w:val="none"/>
        </w:rPr>
      </w:pPr>
      <w:r w:rsidDel="00000000" w:rsidR="00000000" w:rsidRPr="00000000">
        <w:rPr>
          <w:color w:val="008000"/>
          <w:sz w:val="24"/>
          <w:szCs w:val="24"/>
          <w:rtl w:val="0"/>
        </w:rPr>
        <w:t xml:space="preserve">"Suspected forgery"</w:t>
      </w:r>
      <w:r w:rsidDel="00000000" w:rsidR="00000000" w:rsidRPr="00000000">
        <w:rPr>
          <w:color w:val="14181f"/>
          <w:sz w:val="24"/>
          <w:szCs w:val="24"/>
          <w:rtl w:val="0"/>
        </w:rPr>
        <w:t xml:space="preserve"> </w:t>
      </w:r>
    </w:p>
    <w:p w:rsidR="00000000" w:rsidDel="00000000" w:rsidP="00000000" w:rsidRDefault="00000000" w:rsidRPr="00000000" w14:paraId="000002D9">
      <w:pPr>
        <w:spacing w:line="240" w:lineRule="auto"/>
        <w:ind w:left="0" w:firstLine="0"/>
        <w:rPr>
          <w:color w:val="14181f"/>
          <w:sz w:val="24"/>
          <w:szCs w:val="24"/>
        </w:rPr>
      </w:pPr>
      <w:r w:rsidDel="00000000" w:rsidR="00000000" w:rsidRPr="00000000">
        <w:rPr>
          <w:color w:val="b80a18"/>
          <w:sz w:val="24"/>
          <w:szCs w:val="24"/>
          <w:rtl w:val="0"/>
        </w:rPr>
        <w:t xml:space="preserve">Updates</w:t>
      </w:r>
      <w:r w:rsidDel="00000000" w:rsidR="00000000" w:rsidRPr="00000000">
        <w:rPr>
          <w:color w:val="14181f"/>
          <w:sz w:val="24"/>
          <w:szCs w:val="24"/>
          <w:rtl w:val="0"/>
        </w:rPr>
        <w:t xml:space="preserve">:</w:t>
      </w:r>
    </w:p>
    <w:p w:rsidR="00000000" w:rsidDel="00000000" w:rsidP="00000000" w:rsidRDefault="00000000" w:rsidRPr="00000000" w14:paraId="000002DA">
      <w:pPr>
        <w:numPr>
          <w:ilvl w:val="0"/>
          <w:numId w:val="8"/>
        </w:numPr>
        <w:spacing w:line="240" w:lineRule="auto"/>
        <w:ind w:left="720" w:hanging="360"/>
        <w:rPr>
          <w:sz w:val="24"/>
          <w:szCs w:val="24"/>
          <w:u w:val="none"/>
        </w:rPr>
      </w:pPr>
      <w:r w:rsidDel="00000000" w:rsidR="00000000" w:rsidRPr="00000000">
        <w:rPr>
          <w:color w:val="14181f"/>
          <w:sz w:val="24"/>
          <w:szCs w:val="24"/>
          <w:rtl w:val="0"/>
        </w:rPr>
        <w:t xml:space="preserve">consent_status = </w:t>
      </w:r>
      <w:r w:rsidDel="00000000" w:rsidR="00000000" w:rsidRPr="00000000">
        <w:rPr>
          <w:color w:val="008000"/>
          <w:sz w:val="24"/>
          <w:szCs w:val="24"/>
          <w:rtl w:val="0"/>
        </w:rPr>
        <w:t xml:space="preserve">'manual_rejected'</w:t>
      </w:r>
      <w:r w:rsidDel="00000000" w:rsidR="00000000" w:rsidRPr="00000000">
        <w:rPr>
          <w:rtl w:val="0"/>
        </w:rPr>
      </w:r>
    </w:p>
    <w:p w:rsidR="00000000" w:rsidDel="00000000" w:rsidP="00000000" w:rsidRDefault="00000000" w:rsidRPr="00000000" w14:paraId="000002DB">
      <w:pPr>
        <w:numPr>
          <w:ilvl w:val="0"/>
          <w:numId w:val="8"/>
        </w:numPr>
        <w:spacing w:line="240" w:lineRule="auto"/>
        <w:ind w:left="720" w:hanging="360"/>
        <w:rPr>
          <w:sz w:val="24"/>
          <w:szCs w:val="24"/>
          <w:u w:val="none"/>
        </w:rPr>
      </w:pPr>
      <w:r w:rsidDel="00000000" w:rsidR="00000000" w:rsidRPr="00000000">
        <w:rPr>
          <w:color w:val="b34a00"/>
          <w:sz w:val="24"/>
          <w:szCs w:val="24"/>
          <w:rtl w:val="0"/>
        </w:rPr>
        <w:t xml:space="preserve">Dealer</w:t>
      </w:r>
      <w:r w:rsidDel="00000000" w:rsidR="00000000" w:rsidRPr="00000000">
        <w:rPr>
          <w:color w:val="14181f"/>
          <w:sz w:val="24"/>
          <w:szCs w:val="24"/>
          <w:rtl w:val="0"/>
        </w:rPr>
        <w:t xml:space="preserve"> notified to re-upload</w:t>
      </w:r>
    </w:p>
    <w:p w:rsidR="00000000" w:rsidDel="00000000" w:rsidP="00000000" w:rsidRDefault="00000000" w:rsidRPr="00000000" w14:paraId="000002DC">
      <w:pPr>
        <w:spacing w:line="240" w:lineRule="auto"/>
        <w:ind w:left="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194295</wp:posOffset>
            </wp:positionV>
            <wp:extent cx="3462338" cy="7357467"/>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62338" cy="7357467"/>
                    </a:xfrm>
                    <a:prstGeom prst="rect"/>
                    <a:ln/>
                  </pic:spPr>
                </pic:pic>
              </a:graphicData>
            </a:graphic>
          </wp:anchor>
        </w:drawing>
      </w:r>
    </w:p>
    <w:p w:rsidR="00000000" w:rsidDel="00000000" w:rsidP="00000000" w:rsidRDefault="00000000" w:rsidRPr="00000000" w14:paraId="000002DD">
      <w:pPr>
        <w:spacing w:line="240" w:lineRule="auto"/>
        <w:rPr>
          <w:sz w:val="20"/>
          <w:szCs w:val="20"/>
        </w:rPr>
      </w:pPr>
      <w:r w:rsidDel="00000000" w:rsidR="00000000" w:rsidRPr="00000000">
        <w:rPr>
          <w:rtl w:val="0"/>
        </w:rPr>
      </w:r>
    </w:p>
    <w:p w:rsidR="00000000" w:rsidDel="00000000" w:rsidP="00000000" w:rsidRDefault="00000000" w:rsidRPr="00000000" w14:paraId="000002DE">
      <w:pPr>
        <w:spacing w:line="240" w:lineRule="auto"/>
        <w:rPr>
          <w:sz w:val="20"/>
          <w:szCs w:val="20"/>
        </w:rPr>
      </w:pPr>
      <w:r w:rsidDel="00000000" w:rsidR="00000000" w:rsidRPr="00000000">
        <w:rPr>
          <w:rtl w:val="0"/>
        </w:rPr>
      </w:r>
    </w:p>
    <w:p w:rsidR="00000000" w:rsidDel="00000000" w:rsidP="00000000" w:rsidRDefault="00000000" w:rsidRPr="00000000" w14:paraId="000002DF">
      <w:pPr>
        <w:pStyle w:val="Heading3"/>
        <w:keepNext w:val="0"/>
        <w:keepLines w:val="0"/>
        <w:spacing w:after="160" w:before="160" w:line="240" w:lineRule="auto"/>
        <w:rPr>
          <w:b w:val="1"/>
          <w:bCs w:val="1"/>
          <w:color w:val="3b82f6"/>
          <w:sz w:val="26"/>
          <w:szCs w:val="26"/>
        </w:rPr>
      </w:pPr>
      <w:bookmarkStart w:colFirst="0" w:colLast="0" w:name="_8c5nnwlv7p7c" w:id="22"/>
      <w:bookmarkEnd w:id="22"/>
      <w:r w:rsidDel="00000000" w:rsidR="00000000" w:rsidRPr="00000000">
        <w:rPr>
          <w:b w:val="1"/>
          <w:bCs w:val="1"/>
          <w:color w:val="000000"/>
          <w:sz w:val="26"/>
          <w:szCs w:val="26"/>
          <w:shd w:fill="b6d7a8" w:val="clear"/>
          <w:rtl w:val="0"/>
        </w:rPr>
        <w:t xml:space="preserve">Consent Status Display</w:t>
      </w:r>
      <w:r w:rsidDel="00000000" w:rsidR="00000000" w:rsidRPr="00000000">
        <w:rPr>
          <w:rtl w:val="0"/>
        </w:rPr>
      </w:r>
    </w:p>
    <w:p w:rsidR="00000000" w:rsidDel="00000000" w:rsidP="00000000" w:rsidRDefault="00000000" w:rsidRPr="00000000" w14:paraId="000002E0">
      <w:pPr>
        <w:spacing w:after="240" w:before="240" w:line="240" w:lineRule="auto"/>
        <w:rPr>
          <w:sz w:val="24"/>
          <w:szCs w:val="24"/>
        </w:rPr>
      </w:pPr>
      <w:r w:rsidDel="00000000" w:rsidR="00000000" w:rsidRPr="00000000">
        <w:rPr>
          <w:b w:val="1"/>
          <w:bCs w:val="1"/>
          <w:sz w:val="24"/>
          <w:szCs w:val="24"/>
          <w:rtl w:val="0"/>
        </w:rPr>
        <w:t xml:space="preserve">Overview:</w:t>
      </w:r>
      <w:r w:rsidDel="00000000" w:rsidR="00000000" w:rsidRPr="00000000">
        <w:rPr>
          <w:sz w:val="24"/>
          <w:szCs w:val="24"/>
          <w:rtl w:val="0"/>
        </w:rPr>
        <w:t xml:space="preserve"> iTarang requires explicit customer consent for KYC data processing, credit checks, and loan facilitation. Consent can be obtained via:</w:t>
      </w:r>
    </w:p>
    <w:p w:rsidR="00000000" w:rsidDel="00000000" w:rsidP="00000000" w:rsidRDefault="00000000" w:rsidRPr="00000000" w14:paraId="000002E1">
      <w:pPr>
        <w:numPr>
          <w:ilvl w:val="0"/>
          <w:numId w:val="72"/>
        </w:numPr>
        <w:spacing w:after="0" w:afterAutospacing="0" w:before="240" w:line="240" w:lineRule="auto"/>
        <w:ind w:left="720" w:hanging="360"/>
        <w:rPr>
          <w:sz w:val="24"/>
          <w:szCs w:val="24"/>
        </w:rPr>
      </w:pPr>
      <w:r w:rsidDel="00000000" w:rsidR="00000000" w:rsidRPr="00000000">
        <w:rPr>
          <w:b w:val="1"/>
          <w:bCs w:val="1"/>
          <w:sz w:val="24"/>
          <w:szCs w:val="24"/>
          <w:rtl w:val="0"/>
        </w:rPr>
        <w:t xml:space="preserve">Digital Consent</w:t>
      </w:r>
      <w:r w:rsidDel="00000000" w:rsidR="00000000" w:rsidRPr="00000000">
        <w:rPr>
          <w:sz w:val="24"/>
          <w:szCs w:val="24"/>
          <w:rtl w:val="0"/>
        </w:rPr>
        <w:t xml:space="preserve"> (Aadhaar eSign) - Preferred</w:t>
      </w:r>
    </w:p>
    <w:p w:rsidR="00000000" w:rsidDel="00000000" w:rsidP="00000000" w:rsidRDefault="00000000" w:rsidRPr="00000000" w14:paraId="000002E2">
      <w:pPr>
        <w:numPr>
          <w:ilvl w:val="0"/>
          <w:numId w:val="72"/>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Manual Consent</w:t>
      </w:r>
      <w:r w:rsidDel="00000000" w:rsidR="00000000" w:rsidRPr="00000000">
        <w:rPr>
          <w:sz w:val="24"/>
          <w:szCs w:val="24"/>
          <w:rtl w:val="0"/>
        </w:rPr>
        <w:t xml:space="preserve"> (Signed PDF upload) - Fallback</w:t>
      </w:r>
    </w:p>
    <w:p w:rsidR="00000000" w:rsidDel="00000000" w:rsidP="00000000" w:rsidRDefault="00000000" w:rsidRPr="00000000" w14:paraId="000002E3">
      <w:pPr>
        <w:spacing w:after="240" w:before="240" w:line="240" w:lineRule="auto"/>
        <w:rPr>
          <w:b w:val="1"/>
          <w:bCs w:val="1"/>
          <w:sz w:val="24"/>
          <w:szCs w:val="24"/>
        </w:rPr>
      </w:pPr>
      <w:r w:rsidDel="00000000" w:rsidR="00000000" w:rsidRPr="00000000">
        <w:rPr>
          <w:b w:val="1"/>
          <w:bCs w:val="1"/>
          <w:sz w:val="24"/>
          <w:szCs w:val="24"/>
          <w:rtl w:val="0"/>
        </w:rPr>
        <w:t xml:space="preserve">Critical Compliance Rule:</w:t>
      </w:r>
    </w:p>
    <w:p w:rsidR="00000000" w:rsidDel="00000000" w:rsidP="00000000" w:rsidRDefault="00000000" w:rsidRPr="00000000" w14:paraId="000002E4">
      <w:pPr>
        <w:numPr>
          <w:ilvl w:val="0"/>
          <w:numId w:val="66"/>
        </w:numPr>
        <w:spacing w:after="0" w:afterAutospacing="0" w:before="240" w:line="240" w:lineRule="auto"/>
        <w:ind w:left="720" w:hanging="360"/>
        <w:rPr>
          <w:sz w:val="24"/>
          <w:szCs w:val="24"/>
        </w:rPr>
      </w:pPr>
      <w:r w:rsidDel="00000000" w:rsidR="00000000" w:rsidRPr="00000000">
        <w:rPr>
          <w:sz w:val="24"/>
          <w:szCs w:val="24"/>
          <w:rtl w:val="0"/>
        </w:rPr>
        <w:t xml:space="preserve">All consents (digital or manual) MUST be reviewed and approved by iTarang Admin before lead can proceed to next step</w:t>
      </w:r>
    </w:p>
    <w:p w:rsidR="00000000" w:rsidDel="00000000" w:rsidP="00000000" w:rsidRDefault="00000000" w:rsidRPr="00000000" w14:paraId="000002E5">
      <w:pPr>
        <w:numPr>
          <w:ilvl w:val="0"/>
          <w:numId w:val="66"/>
        </w:numPr>
        <w:spacing w:after="240" w:before="0" w:beforeAutospacing="0" w:line="240" w:lineRule="auto"/>
        <w:ind w:left="720" w:hanging="360"/>
        <w:rPr>
          <w:sz w:val="24"/>
          <w:szCs w:val="24"/>
        </w:rPr>
      </w:pPr>
      <w:r w:rsidDel="00000000" w:rsidR="00000000" w:rsidRPr="00000000">
        <w:rPr>
          <w:sz w:val="24"/>
          <w:szCs w:val="24"/>
          <w:rtl w:val="0"/>
        </w:rPr>
        <w:t xml:space="preserve">This ensures regulatory compliance and fraud prevention</w:t>
      </w:r>
    </w:p>
    <w:p w:rsidR="00000000" w:rsidDel="00000000" w:rsidP="00000000" w:rsidRDefault="00000000" w:rsidRPr="00000000" w14:paraId="000002E6">
      <w:pPr>
        <w:spacing w:after="240" w:before="240" w:lin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4"/>
        <w:keepNext w:val="0"/>
        <w:keepLines w:val="0"/>
        <w:spacing w:after="40" w:before="240" w:line="240" w:lineRule="auto"/>
        <w:ind w:left="0" w:firstLine="0"/>
        <w:rPr>
          <w:b w:val="1"/>
          <w:bCs w:val="1"/>
          <w:color w:val="000000"/>
          <w:sz w:val="22"/>
          <w:szCs w:val="22"/>
        </w:rPr>
      </w:pPr>
      <w:bookmarkStart w:colFirst="0" w:colLast="0" w:name="_6ruzufg6q2ck" w:id="23"/>
      <w:bookmarkEnd w:id="23"/>
      <w:r w:rsidDel="00000000" w:rsidR="00000000" w:rsidRPr="00000000">
        <w:rPr>
          <w:b w:val="1"/>
          <w:bCs w:val="1"/>
          <w:color w:val="000000"/>
          <w:sz w:val="22"/>
          <w:szCs w:val="22"/>
          <w:rtl w:val="0"/>
        </w:rPr>
        <w:t xml:space="preserve">CONSENT STATUS STATE MACHINE</w:t>
      </w:r>
    </w:p>
    <w:p w:rsidR="00000000" w:rsidDel="00000000" w:rsidP="00000000" w:rsidRDefault="00000000" w:rsidRPr="00000000" w14:paraId="000002E8">
      <w:pPr>
        <w:spacing w:after="240" w:before="240" w:line="240" w:lineRule="auto"/>
        <w:rPr>
          <w:sz w:val="24"/>
          <w:szCs w:val="24"/>
        </w:rPr>
      </w:pPr>
      <w:r w:rsidDel="00000000" w:rsidR="00000000" w:rsidRPr="00000000">
        <w:rPr>
          <w:sz w:val="24"/>
          <w:szCs w:val="24"/>
          <w:rtl w:val="0"/>
        </w:rPr>
        <w:t xml:space="preserve">Replace the simple status field with this comprehensive state machine:</w:t>
      </w:r>
    </w:p>
    <w:p w:rsidR="00000000" w:rsidDel="00000000" w:rsidP="00000000" w:rsidRDefault="00000000" w:rsidRPr="00000000" w14:paraId="000002E9">
      <w:pPr>
        <w:numPr>
          <w:ilvl w:val="0"/>
          <w:numId w:val="85"/>
        </w:numPr>
        <w:spacing w:after="0" w:afterAutospacing="0" w:before="240" w:line="240" w:lineRule="auto"/>
        <w:ind w:left="720" w:hanging="360"/>
        <w:rPr>
          <w:b w:val="1"/>
          <w:bCs w:val="1"/>
          <w:sz w:val="24"/>
          <w:szCs w:val="24"/>
          <w:u w:val="none"/>
        </w:rPr>
      </w:pPr>
      <w:r w:rsidDel="00000000" w:rsidR="00000000" w:rsidRPr="00000000">
        <w:rPr>
          <w:b w:val="1"/>
          <w:bCs w:val="1"/>
          <w:sz w:val="24"/>
          <w:szCs w:val="24"/>
          <w:rtl w:val="0"/>
        </w:rPr>
        <w:t xml:space="preserve">Digital consent Path</w:t>
      </w:r>
    </w:p>
    <w:p w:rsidR="00000000" w:rsidDel="00000000" w:rsidP="00000000" w:rsidRDefault="00000000" w:rsidRPr="00000000" w14:paraId="000002EA">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Awaiting_signature (default)</w:t>
      </w:r>
    </w:p>
    <w:p w:rsidR="00000000" w:rsidDel="00000000" w:rsidP="00000000" w:rsidRDefault="00000000" w:rsidRPr="00000000" w14:paraId="000002EB">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link_sent (SMS/WhatsApp delivered)</w:t>
      </w:r>
    </w:p>
    <w:p w:rsidR="00000000" w:rsidDel="00000000" w:rsidP="00000000" w:rsidRDefault="00000000" w:rsidRPr="00000000" w14:paraId="000002EC">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Link_opened (customer clicked link)</w:t>
      </w:r>
    </w:p>
    <w:p w:rsidR="00000000" w:rsidDel="00000000" w:rsidP="00000000" w:rsidRDefault="00000000" w:rsidRPr="00000000" w14:paraId="000002ED">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E-sign_in_progress (OTP stage active)</w:t>
      </w:r>
    </w:p>
    <w:p w:rsidR="00000000" w:rsidDel="00000000" w:rsidP="00000000" w:rsidRDefault="00000000" w:rsidRPr="00000000" w14:paraId="000002EE">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E-sign_completed (Aadhaar OTP verified)</w:t>
      </w:r>
    </w:p>
    <w:p w:rsidR="00000000" w:rsidDel="00000000" w:rsidP="00000000" w:rsidRDefault="00000000" w:rsidRPr="00000000" w14:paraId="000002EF">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Admin_review_pending  (awaiting approval)</w:t>
      </w:r>
    </w:p>
    <w:p w:rsidR="00000000" w:rsidDel="00000000" w:rsidP="00000000" w:rsidRDefault="00000000" w:rsidRPr="00000000" w14:paraId="000002F0">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Admin_verified (FINAL - can proceed)</w:t>
      </w:r>
    </w:p>
    <w:p w:rsidR="00000000" w:rsidDel="00000000" w:rsidP="00000000" w:rsidRDefault="00000000" w:rsidRPr="00000000" w14:paraId="000002F1">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Admin_rejected (must re-consent)</w:t>
      </w:r>
    </w:p>
    <w:p w:rsidR="00000000" w:rsidDel="00000000" w:rsidP="00000000" w:rsidRDefault="00000000" w:rsidRPr="00000000" w14:paraId="000002F2">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Expired (link timeout - 24hrs) </w:t>
      </w:r>
    </w:p>
    <w:p w:rsidR="00000000" w:rsidDel="00000000" w:rsidP="00000000" w:rsidRDefault="00000000" w:rsidRPr="00000000" w14:paraId="000002F3">
      <w:pPr>
        <w:numPr>
          <w:ilvl w:val="0"/>
          <w:numId w:val="85"/>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Manual consent Path</w:t>
      </w:r>
    </w:p>
    <w:p w:rsidR="00000000" w:rsidDel="00000000" w:rsidP="00000000" w:rsidRDefault="00000000" w:rsidRPr="00000000" w14:paraId="000002F4">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Consent_generated (preview downloaded)</w:t>
      </w:r>
    </w:p>
    <w:p w:rsidR="00000000" w:rsidDel="00000000" w:rsidP="00000000" w:rsidRDefault="00000000" w:rsidRPr="00000000" w14:paraId="000002F5">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Consent_uploaded (scanned copy received)</w:t>
      </w:r>
    </w:p>
    <w:p w:rsidR="00000000" w:rsidDel="00000000" w:rsidP="00000000" w:rsidRDefault="00000000" w:rsidRPr="00000000" w14:paraId="000002F6">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Admin_review_pending</w:t>
      </w:r>
    </w:p>
    <w:p w:rsidR="00000000" w:rsidDel="00000000" w:rsidP="00000000" w:rsidRDefault="00000000" w:rsidRPr="00000000" w14:paraId="000002F7">
      <w:pPr>
        <w:numPr>
          <w:ilvl w:val="1"/>
          <w:numId w:val="85"/>
        </w:numPr>
        <w:spacing w:after="0" w:afterAutospacing="0" w:before="0" w:beforeAutospacing="0" w:line="240" w:lineRule="auto"/>
        <w:ind w:left="1440" w:hanging="360"/>
        <w:rPr>
          <w:sz w:val="24"/>
          <w:szCs w:val="24"/>
        </w:rPr>
      </w:pPr>
      <w:r w:rsidDel="00000000" w:rsidR="00000000" w:rsidRPr="00000000">
        <w:rPr>
          <w:sz w:val="24"/>
          <w:szCs w:val="24"/>
          <w:rtl w:val="0"/>
        </w:rPr>
        <w:t xml:space="preserve">Admin_verified (FINAL - can proceed)</w:t>
      </w:r>
    </w:p>
    <w:p w:rsidR="00000000" w:rsidDel="00000000" w:rsidP="00000000" w:rsidRDefault="00000000" w:rsidRPr="00000000" w14:paraId="000002F8">
      <w:pPr>
        <w:numPr>
          <w:ilvl w:val="1"/>
          <w:numId w:val="85"/>
        </w:numPr>
        <w:spacing w:after="240" w:before="0" w:beforeAutospacing="0" w:line="240" w:lineRule="auto"/>
        <w:ind w:left="1440" w:hanging="360"/>
        <w:rPr>
          <w:sz w:val="24"/>
          <w:szCs w:val="24"/>
        </w:rPr>
      </w:pPr>
      <w:r w:rsidDel="00000000" w:rsidR="00000000" w:rsidRPr="00000000">
        <w:rPr>
          <w:sz w:val="24"/>
          <w:szCs w:val="24"/>
          <w:rtl w:val="0"/>
        </w:rPr>
        <w:t xml:space="preserve">Admin_rejected  (reupload required) </w:t>
      </w:r>
      <w:r w:rsidDel="00000000" w:rsidR="00000000" w:rsidRPr="00000000">
        <w:rPr>
          <w:rtl w:val="0"/>
        </w:rPr>
      </w:r>
    </w:p>
    <w:p w:rsidR="00000000" w:rsidDel="00000000" w:rsidP="00000000" w:rsidRDefault="00000000" w:rsidRPr="00000000" w14:paraId="000002F9">
      <w:pPr>
        <w:spacing w:line="240" w:lineRule="auto"/>
        <w:rPr>
          <w:sz w:val="24"/>
          <w:szCs w:val="24"/>
        </w:rPr>
      </w:pPr>
      <w:r w:rsidDel="00000000" w:rsidR="00000000" w:rsidRPr="00000000">
        <w:rPr>
          <w:b w:val="1"/>
          <w:bCs w:val="1"/>
          <w:sz w:val="26"/>
          <w:szCs w:val="26"/>
          <w:shd w:fill="b6d7a8" w:val="clear"/>
          <w:rtl w:val="0"/>
        </w:rPr>
        <w:t xml:space="preserve">Consent Gating Rule</w:t>
      </w:r>
      <w:r w:rsidDel="00000000" w:rsidR="00000000" w:rsidRPr="00000000">
        <w:rPr>
          <w:sz w:val="24"/>
          <w:szCs w:val="24"/>
          <w:rtl w:val="0"/>
        </w:rPr>
        <w:t xml:space="preserve"> </w:t>
      </w:r>
    </w:p>
    <w:p w:rsidR="00000000" w:rsidDel="00000000" w:rsidP="00000000" w:rsidRDefault="00000000" w:rsidRPr="00000000" w14:paraId="000002FA">
      <w:pPr>
        <w:spacing w:line="240" w:lineRule="auto"/>
        <w:rPr>
          <w:sz w:val="24"/>
          <w:szCs w:val="24"/>
        </w:rPr>
      </w:pPr>
      <w:r w:rsidDel="00000000" w:rsidR="00000000" w:rsidRPr="00000000">
        <w:rPr>
          <w:rtl w:val="0"/>
        </w:rPr>
      </w:r>
    </w:p>
    <w:p w:rsidR="00000000" w:rsidDel="00000000" w:rsidP="00000000" w:rsidRDefault="00000000" w:rsidRPr="00000000" w14:paraId="000002FB">
      <w:pPr>
        <w:spacing w:line="240" w:lineRule="auto"/>
        <w:rPr>
          <w:sz w:val="24"/>
          <w:szCs w:val="24"/>
        </w:rPr>
      </w:pPr>
      <w:r w:rsidDel="00000000" w:rsidR="00000000" w:rsidRPr="00000000">
        <w:rPr>
          <w:sz w:val="24"/>
          <w:szCs w:val="24"/>
          <w:rtl w:val="0"/>
        </w:rPr>
        <w:t xml:space="preserve">Save &amp; Next button enabled ONLY IF: consent_status IN ('admin_verified', 'manual_verified')</w:t>
      </w:r>
    </w:p>
    <w:p w:rsidR="00000000" w:rsidDel="00000000" w:rsidP="00000000" w:rsidRDefault="00000000" w:rsidRPr="00000000" w14:paraId="000002FC">
      <w:pPr>
        <w:spacing w:line="240" w:lineRule="auto"/>
        <w:rPr>
          <w:sz w:val="24"/>
          <w:szCs w:val="24"/>
        </w:rPr>
      </w:pPr>
      <w:r w:rsidDel="00000000" w:rsidR="00000000" w:rsidRPr="00000000">
        <w:rPr>
          <w:rtl w:val="0"/>
        </w:rPr>
      </w:r>
    </w:p>
    <w:p w:rsidR="00000000" w:rsidDel="00000000" w:rsidP="00000000" w:rsidRDefault="00000000" w:rsidRPr="00000000" w14:paraId="000002FD">
      <w:pPr>
        <w:spacing w:line="240" w:lineRule="auto"/>
        <w:rPr>
          <w:sz w:val="24"/>
          <w:szCs w:val="24"/>
        </w:rPr>
      </w:pPr>
      <w:r w:rsidDel="00000000" w:rsidR="00000000" w:rsidRPr="00000000">
        <w:rPr>
          <w:b w:val="1"/>
          <w:bCs w:val="1"/>
          <w:color w:val="3b82f6"/>
          <w:sz w:val="26"/>
          <w:szCs w:val="26"/>
          <w:rtl w:val="0"/>
        </w:rPr>
        <w:t xml:space="preserve">DOCUMENT UPLOAD CARDS</w:t>
      </w:r>
      <w:r w:rsidDel="00000000" w:rsidR="00000000" w:rsidRPr="00000000">
        <w:rPr>
          <w:rtl w:val="0"/>
        </w:rPr>
      </w:r>
    </w:p>
    <w:p w:rsidR="00000000" w:rsidDel="00000000" w:rsidP="00000000" w:rsidRDefault="00000000" w:rsidRPr="00000000" w14:paraId="000002FE">
      <w:pPr>
        <w:numPr>
          <w:ilvl w:val="0"/>
          <w:numId w:val="99"/>
        </w:numPr>
        <w:spacing w:line="240" w:lineRule="auto"/>
        <w:ind w:left="720" w:hanging="360"/>
      </w:pPr>
      <w:r w:rsidDel="00000000" w:rsidR="00000000" w:rsidRPr="00000000">
        <w:rPr>
          <w:rtl w:val="0"/>
        </w:rPr>
        <w:t xml:space="preserve">(Only visible if payment_method &lt;&gt; ‘Cash’)</w:t>
      </w:r>
    </w:p>
    <w:p w:rsidR="00000000" w:rsidDel="00000000" w:rsidP="00000000" w:rsidRDefault="00000000" w:rsidRPr="00000000" w14:paraId="000002FF">
      <w:pPr>
        <w:numPr>
          <w:ilvl w:val="0"/>
          <w:numId w:val="99"/>
        </w:numPr>
        <w:spacing w:line="240" w:lineRule="auto"/>
        <w:ind w:left="720" w:hanging="360"/>
      </w:pPr>
      <w:r w:rsidDel="00000000" w:rsidR="00000000" w:rsidRPr="00000000">
        <w:rPr>
          <w:rtl w:val="0"/>
        </w:rPr>
        <w:t xml:space="preserve">Sales Manager</w:t>
      </w:r>
    </w:p>
    <w:p w:rsidR="00000000" w:rsidDel="00000000" w:rsidP="00000000" w:rsidRDefault="00000000" w:rsidRPr="00000000" w14:paraId="00000300">
      <w:pPr>
        <w:pStyle w:val="Heading2"/>
        <w:keepNext w:val="0"/>
        <w:keepLines w:val="0"/>
        <w:spacing w:after="180" w:before="180" w:line="240" w:lineRule="auto"/>
        <w:rPr>
          <w:b w:val="1"/>
          <w:bCs w:val="1"/>
          <w:sz w:val="24"/>
          <w:szCs w:val="24"/>
        </w:rPr>
      </w:pPr>
      <w:bookmarkStart w:colFirst="0" w:colLast="0" w:name="_seqgx6tgtl7r" w:id="24"/>
      <w:bookmarkEnd w:id="24"/>
      <w:r w:rsidDel="00000000" w:rsidR="00000000" w:rsidRPr="00000000">
        <w:rPr>
          <w:rtl w:val="0"/>
        </w:rPr>
      </w:r>
    </w:p>
    <w:p w:rsidR="00000000" w:rsidDel="00000000" w:rsidP="00000000" w:rsidRDefault="00000000" w:rsidRPr="00000000" w14:paraId="00000301">
      <w:pPr>
        <w:pStyle w:val="Heading2"/>
        <w:keepNext w:val="0"/>
        <w:keepLines w:val="0"/>
        <w:spacing w:after="180" w:before="180" w:line="240" w:lineRule="auto"/>
        <w:rPr>
          <w:b w:val="1"/>
          <w:bCs w:val="1"/>
          <w:sz w:val="24"/>
          <w:szCs w:val="24"/>
        </w:rPr>
      </w:pPr>
      <w:bookmarkStart w:colFirst="0" w:colLast="0" w:name="_1ysyloqtek" w:id="25"/>
      <w:bookmarkEnd w:id="25"/>
      <w:r w:rsidDel="00000000" w:rsidR="00000000" w:rsidRPr="00000000">
        <w:rPr>
          <w:b w:val="1"/>
          <w:bCs w:val="1"/>
          <w:sz w:val="24"/>
          <w:szCs w:val="24"/>
          <w:rtl w:val="0"/>
        </w:rPr>
        <w:t xml:space="preserve">WORKFLOW: Two-Stage Process</w:t>
      </w:r>
    </w:p>
    <w:p w:rsidR="00000000" w:rsidDel="00000000" w:rsidP="00000000" w:rsidRDefault="00000000" w:rsidRPr="00000000" w14:paraId="00000302">
      <w:pPr>
        <w:pStyle w:val="Heading2"/>
        <w:keepNext w:val="0"/>
        <w:keepLines w:val="0"/>
        <w:spacing w:after="180" w:before="180" w:line="240" w:lineRule="auto"/>
        <w:rPr>
          <w:b w:val="1"/>
          <w:bCs w:val="1"/>
          <w:sz w:val="24"/>
          <w:szCs w:val="24"/>
        </w:rPr>
      </w:pPr>
      <w:bookmarkStart w:colFirst="0" w:colLast="0" w:name="_iuvis8gcgjif" w:id="26"/>
      <w:bookmarkEnd w:id="26"/>
      <w:r w:rsidDel="00000000" w:rsidR="00000000" w:rsidRPr="00000000">
        <w:rPr>
          <w:b w:val="1"/>
          <w:bCs w:val="1"/>
          <w:sz w:val="24"/>
          <w:szCs w:val="24"/>
          <w:rtl w:val="0"/>
        </w:rPr>
        <w:t xml:space="preserve">Stage 1 - Dealer Upload (Dealer-facing)</w:t>
      </w:r>
    </w:p>
    <w:p w:rsidR="00000000" w:rsidDel="00000000" w:rsidP="00000000" w:rsidRDefault="00000000" w:rsidRPr="00000000" w14:paraId="00000303">
      <w:pPr>
        <w:pStyle w:val="Heading2"/>
        <w:keepNext w:val="0"/>
        <w:keepLines w:val="0"/>
        <w:numPr>
          <w:ilvl w:val="0"/>
          <w:numId w:val="86"/>
        </w:numPr>
        <w:spacing w:after="0" w:afterAutospacing="0" w:before="240" w:line="240" w:lineRule="auto"/>
        <w:ind w:left="720" w:hanging="360"/>
        <w:rPr>
          <w:sz w:val="24"/>
          <w:szCs w:val="24"/>
        </w:rPr>
      </w:pPr>
      <w:bookmarkStart w:colFirst="0" w:colLast="0" w:name="_iuvis8gcgjif" w:id="26"/>
      <w:bookmarkEnd w:id="26"/>
      <w:r w:rsidDel="00000000" w:rsidR="00000000" w:rsidRPr="00000000">
        <w:rPr>
          <w:sz w:val="24"/>
          <w:szCs w:val="24"/>
          <w:rtl w:val="0"/>
        </w:rPr>
        <w:t xml:space="preserve">Dealer uploads required documents</w:t>
      </w:r>
    </w:p>
    <w:p w:rsidR="00000000" w:rsidDel="00000000" w:rsidP="00000000" w:rsidRDefault="00000000" w:rsidRPr="00000000" w14:paraId="00000304">
      <w:pPr>
        <w:pStyle w:val="Heading2"/>
        <w:keepNext w:val="0"/>
        <w:keepLines w:val="0"/>
        <w:numPr>
          <w:ilvl w:val="0"/>
          <w:numId w:val="86"/>
        </w:numPr>
        <w:spacing w:after="0" w:afterAutospacing="0" w:before="0" w:beforeAutospacing="0" w:line="240" w:lineRule="auto"/>
        <w:ind w:left="720" w:hanging="360"/>
        <w:rPr>
          <w:sz w:val="24"/>
          <w:szCs w:val="24"/>
        </w:rPr>
      </w:pPr>
      <w:bookmarkStart w:colFirst="0" w:colLast="0" w:name="_iuvis8gcgjif" w:id="26"/>
      <w:bookmarkEnd w:id="26"/>
      <w:r w:rsidDel="00000000" w:rsidR="00000000" w:rsidRPr="00000000">
        <w:rPr>
          <w:sz w:val="24"/>
          <w:szCs w:val="24"/>
          <w:rtl w:val="0"/>
        </w:rPr>
        <w:t xml:space="preserve">System stores files</w:t>
      </w:r>
    </w:p>
    <w:p w:rsidR="00000000" w:rsidDel="00000000" w:rsidP="00000000" w:rsidRDefault="00000000" w:rsidRPr="00000000" w14:paraId="00000305">
      <w:pPr>
        <w:pStyle w:val="Heading2"/>
        <w:keepNext w:val="0"/>
        <w:keepLines w:val="0"/>
        <w:numPr>
          <w:ilvl w:val="0"/>
          <w:numId w:val="86"/>
        </w:numPr>
        <w:spacing w:after="0" w:afterAutospacing="0" w:before="0" w:beforeAutospacing="0" w:line="240" w:lineRule="auto"/>
        <w:ind w:left="720" w:hanging="360"/>
        <w:rPr>
          <w:sz w:val="24"/>
          <w:szCs w:val="24"/>
        </w:rPr>
      </w:pPr>
      <w:bookmarkStart w:colFirst="0" w:colLast="0" w:name="_iuvis8gcgjif" w:id="26"/>
      <w:bookmarkEnd w:id="26"/>
      <w:r w:rsidDel="00000000" w:rsidR="00000000" w:rsidRPr="00000000">
        <w:rPr>
          <w:sz w:val="24"/>
          <w:szCs w:val="24"/>
          <w:rtl w:val="0"/>
        </w:rPr>
        <w:t xml:space="preserve">No API verification at this stage</w:t>
      </w:r>
    </w:p>
    <w:p w:rsidR="00000000" w:rsidDel="00000000" w:rsidP="00000000" w:rsidRDefault="00000000" w:rsidRPr="00000000" w14:paraId="00000306">
      <w:pPr>
        <w:pStyle w:val="Heading2"/>
        <w:keepNext w:val="0"/>
        <w:keepLines w:val="0"/>
        <w:numPr>
          <w:ilvl w:val="0"/>
          <w:numId w:val="86"/>
        </w:numPr>
        <w:spacing w:after="240" w:before="0" w:beforeAutospacing="0" w:line="240" w:lineRule="auto"/>
        <w:ind w:left="720" w:hanging="360"/>
        <w:rPr>
          <w:b w:val="1"/>
          <w:bCs w:val="1"/>
          <w:sz w:val="24"/>
          <w:szCs w:val="24"/>
        </w:rPr>
      </w:pPr>
      <w:bookmarkStart w:colFirst="0" w:colLast="0" w:name="_iuvis8gcgjif" w:id="26"/>
      <w:bookmarkEnd w:id="26"/>
      <w:r w:rsidDel="00000000" w:rsidR="00000000" w:rsidRPr="00000000">
        <w:rPr>
          <w:sz w:val="24"/>
          <w:szCs w:val="24"/>
          <w:rtl w:val="0"/>
        </w:rPr>
        <w:t xml:space="preserve">Status: </w:t>
      </w:r>
      <w:r w:rsidDel="00000000" w:rsidR="00000000" w:rsidRPr="00000000">
        <w:rPr>
          <w:rFonts w:ascii="Roboto Mono" w:cs="Roboto Mono" w:eastAsia="Roboto Mono" w:hAnsi="Roboto Mono"/>
          <w:color w:val="188038"/>
          <w:sz w:val="24"/>
          <w:szCs w:val="24"/>
          <w:rtl w:val="0"/>
        </w:rPr>
        <w:t xml:space="preserve">uploaded</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pending_admin_review</w:t>
      </w:r>
    </w:p>
    <w:p w:rsidR="00000000" w:rsidDel="00000000" w:rsidP="00000000" w:rsidRDefault="00000000" w:rsidRPr="00000000" w14:paraId="00000307">
      <w:pPr>
        <w:pStyle w:val="Heading2"/>
        <w:keepNext w:val="0"/>
        <w:keepLines w:val="0"/>
        <w:spacing w:after="180" w:before="180" w:line="240" w:lineRule="auto"/>
        <w:rPr>
          <w:b w:val="1"/>
          <w:bCs w:val="1"/>
          <w:sz w:val="24"/>
          <w:szCs w:val="24"/>
        </w:rPr>
      </w:pPr>
      <w:bookmarkStart w:colFirst="0" w:colLast="0" w:name="_iuvis8gcgjif" w:id="26"/>
      <w:bookmarkEnd w:id="26"/>
      <w:r w:rsidDel="00000000" w:rsidR="00000000" w:rsidRPr="00000000">
        <w:rPr>
          <w:b w:val="1"/>
          <w:bCs w:val="1"/>
          <w:sz w:val="24"/>
          <w:szCs w:val="24"/>
          <w:rtl w:val="0"/>
        </w:rPr>
        <w:t xml:space="preserve">Stage 2 - Admin Verification (iTarang internal)</w:t>
      </w:r>
    </w:p>
    <w:p w:rsidR="00000000" w:rsidDel="00000000" w:rsidP="00000000" w:rsidRDefault="00000000" w:rsidRPr="00000000" w14:paraId="00000308">
      <w:pPr>
        <w:pStyle w:val="Heading2"/>
        <w:keepNext w:val="0"/>
        <w:keepLines w:val="0"/>
        <w:numPr>
          <w:ilvl w:val="0"/>
          <w:numId w:val="44"/>
        </w:numPr>
        <w:spacing w:after="0" w:afterAutospacing="0" w:before="240" w:line="240" w:lineRule="auto"/>
        <w:ind w:left="720" w:hanging="360"/>
        <w:rPr>
          <w:sz w:val="24"/>
          <w:szCs w:val="24"/>
        </w:rPr>
      </w:pPr>
      <w:bookmarkStart w:colFirst="0" w:colLast="0" w:name="_iuvis8gcgjif" w:id="26"/>
      <w:bookmarkEnd w:id="26"/>
      <w:r w:rsidDel="00000000" w:rsidR="00000000" w:rsidRPr="00000000">
        <w:rPr>
          <w:sz w:val="24"/>
          <w:szCs w:val="24"/>
          <w:rtl w:val="0"/>
        </w:rPr>
        <w:t xml:space="preserve">Admin reviews uploaded documents</w:t>
      </w:r>
    </w:p>
    <w:p w:rsidR="00000000" w:rsidDel="00000000" w:rsidP="00000000" w:rsidRDefault="00000000" w:rsidRPr="00000000" w14:paraId="00000309">
      <w:pPr>
        <w:pStyle w:val="Heading2"/>
        <w:keepNext w:val="0"/>
        <w:keepLines w:val="0"/>
        <w:numPr>
          <w:ilvl w:val="0"/>
          <w:numId w:val="44"/>
        </w:numPr>
        <w:spacing w:after="0" w:afterAutospacing="0" w:before="0" w:beforeAutospacing="0" w:line="240" w:lineRule="auto"/>
        <w:ind w:left="720" w:hanging="360"/>
        <w:rPr>
          <w:sz w:val="24"/>
          <w:szCs w:val="24"/>
        </w:rPr>
      </w:pPr>
      <w:bookmarkStart w:colFirst="0" w:colLast="0" w:name="_iuvis8gcgjif" w:id="26"/>
      <w:bookmarkEnd w:id="26"/>
      <w:r w:rsidDel="00000000" w:rsidR="00000000" w:rsidRPr="00000000">
        <w:rPr>
          <w:sz w:val="24"/>
          <w:szCs w:val="24"/>
          <w:rtl w:val="0"/>
        </w:rPr>
        <w:t xml:space="preserve">System runs OCR + API verification</w:t>
      </w:r>
    </w:p>
    <w:p w:rsidR="00000000" w:rsidDel="00000000" w:rsidP="00000000" w:rsidRDefault="00000000" w:rsidRPr="00000000" w14:paraId="0000030A">
      <w:pPr>
        <w:pStyle w:val="Heading2"/>
        <w:keepNext w:val="0"/>
        <w:keepLines w:val="0"/>
        <w:numPr>
          <w:ilvl w:val="0"/>
          <w:numId w:val="44"/>
        </w:numPr>
        <w:spacing w:after="0" w:afterAutospacing="0" w:before="0" w:beforeAutospacing="0" w:line="240" w:lineRule="auto"/>
        <w:ind w:left="720" w:hanging="360"/>
        <w:rPr>
          <w:sz w:val="24"/>
          <w:szCs w:val="24"/>
        </w:rPr>
      </w:pPr>
      <w:bookmarkStart w:colFirst="0" w:colLast="0" w:name="_iuvis8gcgjif" w:id="26"/>
      <w:bookmarkEnd w:id="26"/>
      <w:r w:rsidDel="00000000" w:rsidR="00000000" w:rsidRPr="00000000">
        <w:rPr>
          <w:sz w:val="24"/>
          <w:szCs w:val="24"/>
          <w:rtl w:val="0"/>
        </w:rPr>
        <w:t xml:space="preserve">Admin approves/rejects with reasons</w:t>
      </w:r>
    </w:p>
    <w:p w:rsidR="00000000" w:rsidDel="00000000" w:rsidP="00000000" w:rsidRDefault="00000000" w:rsidRPr="00000000" w14:paraId="0000030B">
      <w:pPr>
        <w:pStyle w:val="Heading2"/>
        <w:keepNext w:val="0"/>
        <w:keepLines w:val="0"/>
        <w:numPr>
          <w:ilvl w:val="0"/>
          <w:numId w:val="44"/>
        </w:numPr>
        <w:spacing w:after="240" w:before="0" w:beforeAutospacing="0" w:line="240" w:lineRule="auto"/>
        <w:ind w:left="720" w:hanging="360"/>
        <w:rPr>
          <w:b w:val="1"/>
          <w:bCs w:val="1"/>
          <w:sz w:val="24"/>
          <w:szCs w:val="24"/>
        </w:rPr>
      </w:pPr>
      <w:bookmarkStart w:colFirst="0" w:colLast="0" w:name="_9l7zkdwieze6" w:id="27"/>
      <w:bookmarkEnd w:id="27"/>
      <w:r w:rsidDel="00000000" w:rsidR="00000000" w:rsidRPr="00000000">
        <w:rPr>
          <w:sz w:val="24"/>
          <w:szCs w:val="24"/>
          <w:rtl w:val="0"/>
        </w:rPr>
        <w:t xml:space="preserve">Status: </w:t>
      </w:r>
      <w:r w:rsidDel="00000000" w:rsidR="00000000" w:rsidRPr="00000000">
        <w:rPr>
          <w:rFonts w:ascii="Roboto Mono" w:cs="Roboto Mono" w:eastAsia="Roboto Mono" w:hAnsi="Roboto Mono"/>
          <w:color w:val="188038"/>
          <w:sz w:val="24"/>
          <w:szCs w:val="24"/>
          <w:rtl w:val="0"/>
        </w:rPr>
        <w:t xml:space="preserve">admin_review_pending</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verified</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rejected</w:t>
      </w:r>
    </w:p>
    <w:p w:rsidR="00000000" w:rsidDel="00000000" w:rsidP="00000000" w:rsidRDefault="00000000" w:rsidRPr="00000000" w14:paraId="0000030C">
      <w:pPr>
        <w:pStyle w:val="Heading2"/>
        <w:keepNext w:val="0"/>
        <w:keepLines w:val="0"/>
        <w:spacing w:after="180" w:before="180" w:line="240" w:lineRule="auto"/>
        <w:rPr>
          <w:sz w:val="24"/>
          <w:szCs w:val="24"/>
        </w:rPr>
      </w:pPr>
      <w:bookmarkStart w:colFirst="0" w:colLast="0" w:name="_iuvis8gcgjif" w:id="26"/>
      <w:bookmarkEnd w:id="26"/>
      <w:r w:rsidDel="00000000" w:rsidR="00000000" w:rsidRPr="00000000">
        <w:rPr>
          <w:sz w:val="24"/>
          <w:szCs w:val="24"/>
          <w:rtl w:val="0"/>
        </w:rPr>
        <w:t xml:space="preserve">Critical Rule: Dealer cannot proceed to Step 3 until Admin marks verification as complete.</w:t>
      </w:r>
      <w:r w:rsidDel="00000000" w:rsidR="00000000" w:rsidRPr="00000000">
        <w:rPr>
          <w:rtl w:val="0"/>
        </w:rPr>
      </w:r>
    </w:p>
    <w:p w:rsidR="00000000" w:rsidDel="00000000" w:rsidP="00000000" w:rsidRDefault="00000000" w:rsidRPr="00000000" w14:paraId="0000030D">
      <w:pPr>
        <w:pStyle w:val="Heading2"/>
        <w:keepNext w:val="0"/>
        <w:keepLines w:val="0"/>
        <w:spacing w:after="180" w:before="180" w:line="240" w:lineRule="auto"/>
        <w:rPr>
          <w:b w:val="1"/>
          <w:bCs w:val="1"/>
          <w:sz w:val="24"/>
          <w:szCs w:val="24"/>
        </w:rPr>
      </w:pPr>
      <w:bookmarkStart w:colFirst="0" w:colLast="0" w:name="_fxjs3l3xwl8" w:id="28"/>
      <w:bookmarkEnd w:id="28"/>
      <w:r w:rsidDel="00000000" w:rsidR="00000000" w:rsidRPr="00000000">
        <w:rPr>
          <w:b w:val="1"/>
          <w:bCs w:val="1"/>
          <w:sz w:val="26"/>
          <w:szCs w:val="26"/>
          <w:shd w:fill="b6d7a8" w:val="clear"/>
          <w:rtl w:val="0"/>
        </w:rPr>
        <w:t xml:space="preserve">STAGE 1: DEALER DOCUMENT UPLOAD (Dealer-Facing)</w:t>
      </w:r>
      <w:r w:rsidDel="00000000" w:rsidR="00000000" w:rsidRPr="00000000">
        <w:rPr>
          <w:rtl w:val="0"/>
        </w:rPr>
      </w:r>
    </w:p>
    <w:p w:rsidR="00000000" w:rsidDel="00000000" w:rsidP="00000000" w:rsidRDefault="00000000" w:rsidRPr="00000000" w14:paraId="0000030E">
      <w:pPr>
        <w:rPr>
          <w:b w:val="1"/>
          <w:bCs w:val="1"/>
        </w:rPr>
      </w:pPr>
      <w:r w:rsidDel="00000000" w:rsidR="00000000" w:rsidRPr="00000000">
        <w:rPr>
          <w:rtl w:val="0"/>
        </w:rPr>
        <w:t xml:space="preserve">This section covers what the </w:t>
      </w:r>
      <w:r w:rsidDel="00000000" w:rsidR="00000000" w:rsidRPr="00000000">
        <w:rPr>
          <w:b w:val="1"/>
          <w:bCs w:val="1"/>
          <w:rtl w:val="0"/>
        </w:rPr>
        <w:t xml:space="preserve">dealer sees and does</w:t>
      </w:r>
    </w:p>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Logic:</w:t>
      </w:r>
    </w:p>
    <w:p w:rsidR="00000000" w:rsidDel="00000000" w:rsidP="00000000" w:rsidRDefault="00000000" w:rsidRPr="00000000" w14:paraId="00000311">
      <w:pPr>
        <w:rPr>
          <w:b w:val="1"/>
          <w:bCs w:val="1"/>
        </w:rPr>
      </w:pPr>
      <w:r w:rsidDel="00000000" w:rsidR="00000000" w:rsidRPr="00000000">
        <w:rPr>
          <w:b w:val="1"/>
          <w:bCs w:val="1"/>
          <w:color w:val="b34a00"/>
          <w:rtl w:val="0"/>
        </w:rPr>
        <w:t xml:space="preserve">If</w:t>
      </w:r>
      <w:r w:rsidDel="00000000" w:rsidR="00000000" w:rsidRPr="00000000">
        <w:rPr>
          <w:b w:val="1"/>
          <w:bCs w:val="1"/>
          <w:rtl w:val="0"/>
        </w:rPr>
        <w:t xml:space="preserve"> payment_method </w:t>
      </w:r>
      <w:r w:rsidDel="00000000" w:rsidR="00000000" w:rsidRPr="00000000">
        <w:rPr>
          <w:b w:val="1"/>
          <w:bCs w:val="1"/>
          <w:color w:val="14181f"/>
          <w:rtl w:val="0"/>
        </w:rPr>
        <w:t xml:space="preserve">===</w:t>
      </w:r>
      <w:r w:rsidDel="00000000" w:rsidR="00000000" w:rsidRPr="00000000">
        <w:rPr>
          <w:b w:val="1"/>
          <w:bCs w:val="1"/>
          <w:rtl w:val="0"/>
        </w:rPr>
        <w:t xml:space="preserve"> </w:t>
      </w:r>
      <w:r w:rsidDel="00000000" w:rsidR="00000000" w:rsidRPr="00000000">
        <w:rPr>
          <w:b w:val="1"/>
          <w:bCs w:val="1"/>
          <w:color w:val="008000"/>
          <w:rtl w:val="0"/>
        </w:rPr>
        <w:t xml:space="preserve">'Other finance' or ‘Dealer finance’</w:t>
      </w:r>
      <w:r w:rsidDel="00000000" w:rsidR="00000000" w:rsidRPr="00000000">
        <w:rPr>
          <w:b w:val="1"/>
          <w:bCs w:val="1"/>
          <w:color w:val="14181f"/>
          <w:rtl w:val="0"/>
        </w:rPr>
        <w:t xml:space="preserve">:</w:t>
      </w:r>
      <w:r w:rsidDel="00000000" w:rsidR="00000000" w:rsidRPr="00000000">
        <w:rPr>
          <w:b w:val="1"/>
          <w:bCs w:val="1"/>
          <w:rtl w:val="0"/>
        </w:rPr>
        <w:t xml:space="preserve"> </w:t>
      </w:r>
      <w:r w:rsidDel="00000000" w:rsidR="00000000" w:rsidRPr="00000000">
        <w:rPr>
          <w:b w:val="1"/>
          <w:bCs w:val="1"/>
          <w:color w:val="b34a00"/>
          <w:rtl w:val="0"/>
        </w:rPr>
        <w:t xml:space="preserve">Required</w:t>
      </w:r>
      <w:r w:rsidDel="00000000" w:rsidR="00000000" w:rsidRPr="00000000">
        <w:rPr>
          <w:b w:val="1"/>
          <w:bCs w:val="1"/>
          <w:rtl w:val="0"/>
        </w:rPr>
        <w:t xml:space="preserve"> documents </w:t>
      </w:r>
      <w:r w:rsidDel="00000000" w:rsidR="00000000" w:rsidRPr="00000000">
        <w:rPr>
          <w:b w:val="1"/>
          <w:bCs w:val="1"/>
          <w:color w:val="14181f"/>
          <w:rtl w:val="0"/>
        </w:rPr>
        <w:t xml:space="preserve">=</w:t>
      </w:r>
      <w:r w:rsidDel="00000000" w:rsidR="00000000" w:rsidRPr="00000000">
        <w:rPr>
          <w:b w:val="1"/>
          <w:bCs w:val="1"/>
          <w:rtl w:val="0"/>
        </w:rPr>
        <w:t xml:space="preserve"> </w:t>
      </w:r>
      <w:r w:rsidDel="00000000" w:rsidR="00000000" w:rsidRPr="00000000">
        <w:rPr>
          <w:b w:val="1"/>
          <w:bCs w:val="1"/>
          <w:color w:val="008080"/>
          <w:rtl w:val="0"/>
        </w:rPr>
        <w:t xml:space="preserve">11</w:t>
      </w:r>
      <w:r w:rsidDel="00000000" w:rsidR="00000000" w:rsidRPr="00000000">
        <w:rPr>
          <w:b w:val="1"/>
          <w:bCs w:val="1"/>
          <w:rtl w:val="0"/>
        </w:rPr>
        <w:t xml:space="preserve"> </w:t>
      </w:r>
      <w:r w:rsidDel="00000000" w:rsidR="00000000" w:rsidRPr="00000000">
        <w:rPr>
          <w:b w:val="1"/>
          <w:bCs w:val="1"/>
          <w:color w:val="2b303b"/>
          <w:rtl w:val="0"/>
        </w:rPr>
        <w:t xml:space="preserve">(</w:t>
      </w:r>
      <w:r w:rsidDel="00000000" w:rsidR="00000000" w:rsidRPr="00000000">
        <w:rPr>
          <w:b w:val="1"/>
          <w:bCs w:val="1"/>
          <w:rtl w:val="0"/>
        </w:rPr>
        <w:t xml:space="preserve">full list below</w:t>
      </w:r>
      <w:r w:rsidDel="00000000" w:rsidR="00000000" w:rsidRPr="00000000">
        <w:rPr>
          <w:b w:val="1"/>
          <w:bCs w:val="1"/>
          <w:color w:val="2b303b"/>
          <w:rtl w:val="0"/>
        </w:rPr>
        <w:t xml:space="preserve">)</w:t>
      </w:r>
      <w:r w:rsidDel="00000000" w:rsidR="00000000" w:rsidRPr="00000000">
        <w:rPr>
          <w:rtl w:val="0"/>
        </w:rPr>
      </w:r>
    </w:p>
    <w:p w:rsidR="00000000" w:rsidDel="00000000" w:rsidP="00000000" w:rsidRDefault="00000000" w:rsidRPr="00000000" w14:paraId="00000312">
      <w:pPr>
        <w:pStyle w:val="Heading2"/>
        <w:keepNext w:val="0"/>
        <w:keepLines w:val="0"/>
        <w:spacing w:after="180" w:before="180" w:line="240" w:lineRule="auto"/>
        <w:rPr>
          <w:b w:val="1"/>
          <w:bCs w:val="1"/>
          <w:sz w:val="24"/>
          <w:szCs w:val="24"/>
        </w:rPr>
      </w:pPr>
      <w:bookmarkStart w:colFirst="0" w:colLast="0" w:name="_ichn5ae42fmx" w:id="29"/>
      <w:bookmarkEnd w:id="29"/>
      <w:r w:rsidDel="00000000" w:rsidR="00000000" w:rsidRPr="00000000">
        <w:rPr>
          <w:b w:val="1"/>
          <w:bCs w:val="1"/>
          <w:sz w:val="24"/>
          <w:szCs w:val="24"/>
          <w:rtl w:val="0"/>
        </w:rPr>
        <w:t xml:space="preserve">Document Upload Cards (Simple Upload Only)</w:t>
      </w:r>
    </w:p>
    <w:p w:rsidR="00000000" w:rsidDel="00000000" w:rsidP="00000000" w:rsidRDefault="00000000" w:rsidRPr="00000000" w14:paraId="00000313">
      <w:pPr>
        <w:pStyle w:val="Heading2"/>
        <w:keepNext w:val="0"/>
        <w:keepLines w:val="0"/>
        <w:spacing w:after="180" w:before="180" w:line="240" w:lineRule="auto"/>
        <w:rPr>
          <w:sz w:val="24"/>
          <w:szCs w:val="24"/>
        </w:rPr>
      </w:pPr>
      <w:bookmarkStart w:colFirst="0" w:colLast="0" w:name="_y42bbm2jxztr" w:id="30"/>
      <w:bookmarkEnd w:id="30"/>
      <w:r w:rsidDel="00000000" w:rsidR="00000000" w:rsidRPr="00000000">
        <w:rPr>
          <w:sz w:val="24"/>
          <w:szCs w:val="24"/>
          <w:rtl w:val="0"/>
        </w:rPr>
        <w:t xml:space="preserve">Available Document Types:</w:t>
      </w:r>
    </w:p>
    <w:p w:rsidR="00000000" w:rsidDel="00000000" w:rsidP="00000000" w:rsidRDefault="00000000" w:rsidRPr="00000000" w14:paraId="00000314">
      <w:pPr>
        <w:rPr/>
      </w:pPr>
      <w:r w:rsidDel="00000000" w:rsidR="00000000" w:rsidRPr="00000000">
        <w:rPr>
          <w:rtl w:val="0"/>
        </w:rPr>
        <w:t xml:space="preserve">Always Required:</w:t>
      </w:r>
    </w:p>
    <w:p w:rsidR="00000000" w:rsidDel="00000000" w:rsidP="00000000" w:rsidRDefault="00000000" w:rsidRPr="00000000" w14:paraId="00000315">
      <w:pPr>
        <w:numPr>
          <w:ilvl w:val="0"/>
          <w:numId w:val="34"/>
        </w:numPr>
        <w:ind w:left="720" w:hanging="360"/>
        <w:rPr>
          <w:u w:val="none"/>
        </w:rPr>
      </w:pPr>
      <w:r w:rsidDel="00000000" w:rsidR="00000000" w:rsidRPr="00000000">
        <w:rPr>
          <w:rtl w:val="0"/>
        </w:rPr>
        <w:t xml:space="preserve">Aadhaar Front</w:t>
      </w:r>
    </w:p>
    <w:p w:rsidR="00000000" w:rsidDel="00000000" w:rsidP="00000000" w:rsidRDefault="00000000" w:rsidRPr="00000000" w14:paraId="00000316">
      <w:pPr>
        <w:numPr>
          <w:ilvl w:val="0"/>
          <w:numId w:val="34"/>
        </w:numPr>
        <w:ind w:left="720" w:hanging="360"/>
        <w:rPr>
          <w:u w:val="none"/>
        </w:rPr>
      </w:pPr>
      <w:r w:rsidDel="00000000" w:rsidR="00000000" w:rsidRPr="00000000">
        <w:rPr>
          <w:rtl w:val="0"/>
        </w:rPr>
        <w:t xml:space="preserve">Aadhaar Back</w:t>
      </w:r>
    </w:p>
    <w:p w:rsidR="00000000" w:rsidDel="00000000" w:rsidP="00000000" w:rsidRDefault="00000000" w:rsidRPr="00000000" w14:paraId="00000317">
      <w:pPr>
        <w:numPr>
          <w:ilvl w:val="0"/>
          <w:numId w:val="34"/>
        </w:numPr>
        <w:ind w:left="720" w:hanging="360"/>
        <w:rPr>
          <w:u w:val="none"/>
        </w:rPr>
      </w:pPr>
      <w:r w:rsidDel="00000000" w:rsidR="00000000" w:rsidRPr="00000000">
        <w:rPr>
          <w:rtl w:val="0"/>
        </w:rPr>
        <w:t xml:space="preserve">PAN Card</w:t>
      </w:r>
    </w:p>
    <w:p w:rsidR="00000000" w:rsidDel="00000000" w:rsidP="00000000" w:rsidRDefault="00000000" w:rsidRPr="00000000" w14:paraId="00000318">
      <w:pPr>
        <w:numPr>
          <w:ilvl w:val="0"/>
          <w:numId w:val="34"/>
        </w:numPr>
        <w:ind w:left="720" w:hanging="360"/>
        <w:rPr>
          <w:u w:val="none"/>
        </w:rPr>
      </w:pPr>
      <w:r w:rsidDel="00000000" w:rsidR="00000000" w:rsidRPr="00000000">
        <w:rPr>
          <w:rtl w:val="0"/>
        </w:rPr>
        <w:t xml:space="preserve">Passport Size Photo </w:t>
      </w:r>
    </w:p>
    <w:p w:rsidR="00000000" w:rsidDel="00000000" w:rsidP="00000000" w:rsidRDefault="00000000" w:rsidRPr="00000000" w14:paraId="00000319">
      <w:pPr>
        <w:numPr>
          <w:ilvl w:val="0"/>
          <w:numId w:val="34"/>
        </w:numPr>
        <w:ind w:left="720" w:hanging="360"/>
        <w:rPr>
          <w:u w:val="none"/>
        </w:rPr>
      </w:pPr>
      <w:r w:rsidDel="00000000" w:rsidR="00000000" w:rsidRPr="00000000">
        <w:rPr>
          <w:rtl w:val="0"/>
        </w:rPr>
        <w:t xml:space="preserve">Address Proof (Electricity Bill / Rent Agreement)</w:t>
      </w:r>
    </w:p>
    <w:p w:rsidR="00000000" w:rsidDel="00000000" w:rsidP="00000000" w:rsidRDefault="00000000" w:rsidRPr="00000000" w14:paraId="0000031A">
      <w:pPr>
        <w:numPr>
          <w:ilvl w:val="0"/>
          <w:numId w:val="34"/>
        </w:numPr>
        <w:ind w:left="720" w:hanging="360"/>
        <w:rPr>
          <w:u w:val="none"/>
        </w:rPr>
      </w:pPr>
      <w:r w:rsidDel="00000000" w:rsidR="00000000" w:rsidRPr="00000000">
        <w:rPr>
          <w:rtl w:val="0"/>
        </w:rPr>
        <w:t xml:space="preserve">Bank Statement (last 3 months)</w:t>
      </w:r>
    </w:p>
    <w:p w:rsidR="00000000" w:rsidDel="00000000" w:rsidP="00000000" w:rsidRDefault="00000000" w:rsidRPr="00000000" w14:paraId="0000031B">
      <w:pPr>
        <w:numPr>
          <w:ilvl w:val="0"/>
          <w:numId w:val="34"/>
        </w:numPr>
        <w:ind w:left="720" w:hanging="360"/>
        <w:rPr>
          <w:u w:val="none"/>
        </w:rPr>
      </w:pPr>
      <w:r w:rsidDel="00000000" w:rsidR="00000000" w:rsidRPr="00000000">
        <w:rPr>
          <w:rtl w:val="0"/>
        </w:rPr>
        <w:t xml:space="preserve">4 Undated Cheques</w:t>
      </w:r>
    </w:p>
    <w:p w:rsidR="00000000" w:rsidDel="00000000" w:rsidP="00000000" w:rsidRDefault="00000000" w:rsidRPr="00000000" w14:paraId="0000031C">
      <w:pPr>
        <w:numPr>
          <w:ilvl w:val="0"/>
          <w:numId w:val="34"/>
        </w:numPr>
        <w:ind w:left="720" w:hanging="360"/>
        <w:rPr>
          <w:u w:val="none"/>
        </w:rPr>
      </w:pPr>
      <w:r w:rsidDel="00000000" w:rsidR="00000000" w:rsidRPr="00000000">
        <w:rPr>
          <w:rtl w:val="0"/>
        </w:rPr>
        <w:t xml:space="preserve">🔶 RC Copy (conditional: only if Asset Category = 2W/3W/4W)</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Common Upload Flow (All Documents)</w:t>
      </w:r>
    </w:p>
    <w:p w:rsidR="00000000" w:rsidDel="00000000" w:rsidP="00000000" w:rsidRDefault="00000000" w:rsidRPr="00000000" w14:paraId="0000031F">
      <w:pPr>
        <w:rPr>
          <w:b w:val="1"/>
          <w:bCs w:val="1"/>
        </w:rPr>
      </w:pPr>
      <w:r w:rsidDel="00000000" w:rsidR="00000000" w:rsidRPr="00000000">
        <w:rPr>
          <w:b w:val="1"/>
          <w:bCs w:val="1"/>
          <w:rtl w:val="0"/>
        </w:rPr>
        <w:t xml:space="preserve">Frontend (Dealer View):</w:t>
      </w:r>
    </w:p>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rPr>
          <w:b w:val="1"/>
          <w:bCs w:val="1"/>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r w:rsidDel="00000000" w:rsidR="00000000" w:rsidRPr="00000000">
              <w:rPr>
                <w:b w:val="1"/>
                <w:bCs w:val="1"/>
                <w:color w:val="b34a00"/>
                <w:rtl w:val="0"/>
              </w:rPr>
              <w:t xml:space="preserve">Aadhaar</w:t>
            </w:r>
            <w:r w:rsidDel="00000000" w:rsidR="00000000" w:rsidRPr="00000000">
              <w:rPr>
                <w:b w:val="1"/>
                <w:bCs w:val="1"/>
                <w:rtl w:val="0"/>
              </w:rPr>
              <w:t xml:space="preserve"> </w:t>
            </w:r>
            <w:r w:rsidDel="00000000" w:rsidR="00000000" w:rsidRPr="00000000">
              <w:rPr>
                <w:b w:val="1"/>
                <w:bCs w:val="1"/>
                <w:color w:val="b34a00"/>
                <w:rtl w:val="0"/>
              </w:rPr>
              <w:t xml:space="preserve">Front</w:t>
            </w:r>
            <w:r w:rsidDel="00000000" w:rsidR="00000000" w:rsidRPr="00000000">
              <w:rPr>
                <w:b w:val="1"/>
                <w:bCs w:val="1"/>
                <w:rtl w:val="0"/>
              </w:rPr>
              <w:t xml:space="preserve">  </w:t>
            </w:r>
            <w:r w:rsidDel="00000000" w:rsidR="00000000" w:rsidRPr="00000000">
              <w:rPr>
                <w:b w:val="1"/>
                <w:bCs w:val="1"/>
                <w:color w:val="2b303b"/>
                <w:rtl w:val="0"/>
              </w:rPr>
              <w:t xml:space="preserve">[</w:t>
            </w:r>
            <w:r w:rsidDel="00000000" w:rsidR="00000000" w:rsidRPr="00000000">
              <w:rPr>
                <w:b w:val="1"/>
                <w:bCs w:val="1"/>
                <w:rtl w:val="0"/>
              </w:rPr>
              <w:t xml:space="preserve">📤</w:t>
            </w:r>
            <w:r w:rsidDel="00000000" w:rsidR="00000000" w:rsidRPr="00000000">
              <w:rPr>
                <w:b w:val="1"/>
                <w:bCs w:val="1"/>
                <w:color w:val="2b303b"/>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b34a00"/>
              </w:rPr>
            </w:pPr>
            <w:r w:rsidDel="00000000" w:rsidR="00000000" w:rsidRPr="00000000">
              <w:rPr>
                <w:b w:val="1"/>
                <w:bCs w:val="1"/>
                <w:color w:val="b34a00"/>
                <w:rtl w:val="0"/>
              </w:rPr>
              <w:t xml:space="preserve">Status</w:t>
            </w:r>
            <w:r w:rsidDel="00000000" w:rsidR="00000000" w:rsidRPr="00000000">
              <w:rPr>
                <w:b w:val="1"/>
                <w:bCs w:val="1"/>
                <w:color w:val="14181f"/>
                <w:rtl w:val="0"/>
              </w:rPr>
              <w:t xml:space="preserve">:</w:t>
            </w:r>
            <w:r w:rsidDel="00000000" w:rsidR="00000000" w:rsidRPr="00000000">
              <w:rPr>
                <w:b w:val="1"/>
                <w:bCs w:val="1"/>
                <w:rtl w:val="0"/>
              </w:rPr>
              <w:t xml:space="preserve"> </w:t>
            </w:r>
            <w:r w:rsidDel="00000000" w:rsidR="00000000" w:rsidRPr="00000000">
              <w:rPr>
                <w:b w:val="1"/>
                <w:bCs w:val="1"/>
                <w:color w:val="b34a00"/>
                <w:rtl w:val="0"/>
              </w:rPr>
              <w:t xml:space="preserve">Not</w:t>
            </w:r>
            <w:r w:rsidDel="00000000" w:rsidR="00000000" w:rsidRPr="00000000">
              <w:rPr>
                <w:b w:val="1"/>
                <w:bCs w:val="1"/>
                <w:rtl w:val="0"/>
              </w:rPr>
              <w:t xml:space="preserve"> </w:t>
            </w:r>
            <w:r w:rsidDel="00000000" w:rsidR="00000000" w:rsidRPr="00000000">
              <w:rPr>
                <w:b w:val="1"/>
                <w:bCs w:val="1"/>
                <w:color w:val="b34a00"/>
                <w:rtl w:val="0"/>
              </w:rPr>
              <w:t xml:space="preserve">Uploaded</w:t>
              <w:br w:type="textWrapping"/>
              <w:t xml:space="preserve">Max size</w:t>
            </w:r>
            <w:r w:rsidDel="00000000" w:rsidR="00000000" w:rsidRPr="00000000">
              <w:rPr>
                <w:b w:val="1"/>
                <w:bCs w:val="1"/>
                <w:color w:val="14181f"/>
                <w:rtl w:val="0"/>
              </w:rPr>
              <w:t xml:space="preserve">:</w:t>
            </w:r>
            <w:r w:rsidDel="00000000" w:rsidR="00000000" w:rsidRPr="00000000">
              <w:rPr>
                <w:b w:val="1"/>
                <w:bCs w:val="1"/>
                <w:color w:val="b34a00"/>
                <w:rtl w:val="0"/>
              </w:rPr>
              <w:t xml:space="preserve"> 5MB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b34a00"/>
              </w:rPr>
            </w:pPr>
            <w:r w:rsidDel="00000000" w:rsidR="00000000" w:rsidRPr="00000000">
              <w:rPr>
                <w:b w:val="1"/>
                <w:bCs w:val="1"/>
                <w:color w:val="b34a00"/>
                <w:rtl w:val="0"/>
              </w:rPr>
              <w:t xml:space="preserve">Format</w:t>
            </w:r>
            <w:r w:rsidDel="00000000" w:rsidR="00000000" w:rsidRPr="00000000">
              <w:rPr>
                <w:b w:val="1"/>
                <w:bCs w:val="1"/>
                <w:color w:val="14181f"/>
                <w:rtl w:val="0"/>
              </w:rPr>
              <w:t xml:space="preserve">:</w:t>
            </w:r>
            <w:r w:rsidDel="00000000" w:rsidR="00000000" w:rsidRPr="00000000">
              <w:rPr>
                <w:b w:val="1"/>
                <w:bCs w:val="1"/>
                <w:color w:val="b34a00"/>
                <w:rtl w:val="0"/>
              </w:rPr>
              <w:t xml:space="preserve"> </w:t>
            </w:r>
            <w:r w:rsidDel="00000000" w:rsidR="00000000" w:rsidRPr="00000000">
              <w:rPr>
                <w:b w:val="1"/>
                <w:bCs w:val="1"/>
                <w:color w:val="008080"/>
                <w:rtl w:val="0"/>
              </w:rPr>
              <w:t xml:space="preserve">PNG</w:t>
            </w:r>
            <w:r w:rsidDel="00000000" w:rsidR="00000000" w:rsidRPr="00000000">
              <w:rPr>
                <w:b w:val="1"/>
                <w:bCs w:val="1"/>
                <w:color w:val="2b303b"/>
                <w:rtl w:val="0"/>
              </w:rPr>
              <w:t xml:space="preserve">,</w:t>
            </w:r>
            <w:r w:rsidDel="00000000" w:rsidR="00000000" w:rsidRPr="00000000">
              <w:rPr>
                <w:b w:val="1"/>
                <w:bCs w:val="1"/>
                <w:color w:val="b34a00"/>
                <w:rtl w:val="0"/>
              </w:rPr>
              <w:t xml:space="preserve"> </w:t>
            </w:r>
            <w:r w:rsidDel="00000000" w:rsidR="00000000" w:rsidRPr="00000000">
              <w:rPr>
                <w:b w:val="1"/>
                <w:bCs w:val="1"/>
                <w:color w:val="008080"/>
                <w:rtl w:val="0"/>
              </w:rPr>
              <w:t xml:space="preserve">JPEG</w:t>
            </w:r>
            <w:r w:rsidDel="00000000" w:rsidR="00000000" w:rsidRPr="00000000">
              <w:rPr>
                <w:b w:val="1"/>
                <w:bCs w:val="1"/>
                <w:color w:val="2b303b"/>
                <w:rtl w:val="0"/>
              </w:rPr>
              <w:t xml:space="preserve">,</w:t>
            </w:r>
            <w:r w:rsidDel="00000000" w:rsidR="00000000" w:rsidRPr="00000000">
              <w:rPr>
                <w:b w:val="1"/>
                <w:bCs w:val="1"/>
                <w:color w:val="b34a00"/>
                <w:rtl w:val="0"/>
              </w:rPr>
              <w:t xml:space="preserve"> </w:t>
            </w:r>
            <w:r w:rsidDel="00000000" w:rsidR="00000000" w:rsidRPr="00000000">
              <w:rPr>
                <w:b w:val="1"/>
                <w:bCs w:val="1"/>
                <w:color w:val="008080"/>
                <w:rtl w:val="0"/>
              </w:rPr>
              <w:t xml:space="preserve">PDF</w:t>
            </w:r>
            <w:r w:rsidDel="00000000" w:rsidR="00000000" w:rsidRPr="00000000">
              <w:rPr>
                <w:rtl w:val="0"/>
              </w:rPr>
            </w:r>
          </w:p>
        </w:tc>
      </w:tr>
    </w:tbl>
    <w:p w:rsidR="00000000" w:rsidDel="00000000" w:rsidP="00000000" w:rsidRDefault="00000000" w:rsidRPr="00000000" w14:paraId="00000328">
      <w:pPr>
        <w:rPr>
          <w:b w:val="1"/>
          <w:bCs w:val="1"/>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000000"/>
          <w:sz w:val="22"/>
          <w:szCs w:val="22"/>
          <w:rtl w:val="0"/>
        </w:rPr>
        <w:t xml:space="preserve">Upload Steps: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sz w:val="22"/>
          <w:szCs w:val="22"/>
          <w:u w:val="none"/>
        </w:rPr>
      </w:pPr>
      <w:r w:rsidDel="00000000" w:rsidR="00000000" w:rsidRPr="00000000">
        <w:rPr>
          <w:rFonts w:ascii="Arial Unicode MS" w:cs="Arial Unicode MS" w:eastAsia="Arial Unicode MS" w:hAnsi="Arial Unicode MS"/>
          <w:color w:val="000000"/>
          <w:sz w:val="22"/>
          <w:szCs w:val="22"/>
          <w:rtl w:val="0"/>
        </w:rPr>
        <w:t xml:space="preserve">Click card → Open file picker</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sz w:val="22"/>
          <w:szCs w:val="22"/>
          <w:u w:val="none"/>
        </w:rPr>
      </w:pPr>
      <w:r w:rsidDel="00000000" w:rsidR="00000000" w:rsidRPr="00000000">
        <w:rPr>
          <w:color w:val="000000"/>
          <w:sz w:val="22"/>
          <w:szCs w:val="22"/>
          <w:rtl w:val="0"/>
        </w:rPr>
        <w:t xml:space="preserve">Select file</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sz w:val="22"/>
          <w:szCs w:val="22"/>
          <w:u w:val="none"/>
        </w:rPr>
      </w:pPr>
      <w:r w:rsidDel="00000000" w:rsidR="00000000" w:rsidRPr="00000000">
        <w:rPr>
          <w:color w:val="000000"/>
          <w:sz w:val="22"/>
          <w:szCs w:val="22"/>
          <w:rtl w:val="0"/>
        </w:rPr>
        <w:t xml:space="preserve">**Frontend validations:** - File size &lt; 5MB</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00"/>
          <w:sz w:val="22"/>
          <w:szCs w:val="22"/>
          <w:u w:val="none"/>
        </w:rPr>
      </w:pPr>
      <w:r w:rsidDel="00000000" w:rsidR="00000000" w:rsidRPr="00000000">
        <w:rPr>
          <w:color w:val="000000"/>
          <w:sz w:val="22"/>
          <w:szCs w:val="22"/>
          <w:rtl w:val="0"/>
        </w:rPr>
        <w:t xml:space="preserve">File type: PNG, JPEG, PDF</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00"/>
          <w:sz w:val="22"/>
          <w:szCs w:val="22"/>
          <w:u w:val="none"/>
        </w:rPr>
      </w:pPr>
      <w:r w:rsidDel="00000000" w:rsidR="00000000" w:rsidRPr="00000000">
        <w:rPr>
          <w:color w:val="000000"/>
          <w:sz w:val="22"/>
          <w:szCs w:val="22"/>
          <w:rtl w:val="0"/>
        </w:rPr>
        <w:t xml:space="preserve">Image resolution &gt; 300 DPI (recommended)</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sz w:val="22"/>
          <w:szCs w:val="22"/>
          <w:u w:val="none"/>
        </w:rPr>
      </w:pPr>
      <w:r w:rsidDel="00000000" w:rsidR="00000000" w:rsidRPr="00000000">
        <w:rPr>
          <w:color w:val="000000"/>
          <w:sz w:val="22"/>
          <w:szCs w:val="22"/>
          <w:rtl w:val="0"/>
        </w:rPr>
        <w:t xml:space="preserve">Show upload progress bar</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sz w:val="22"/>
          <w:szCs w:val="22"/>
          <w:u w:val="none"/>
        </w:rPr>
      </w:pPr>
      <w:r w:rsidDel="00000000" w:rsidR="00000000" w:rsidRPr="00000000">
        <w:rPr>
          <w:color w:val="000000"/>
          <w:sz w:val="22"/>
          <w:szCs w:val="22"/>
          <w:rtl w:val="0"/>
        </w:rPr>
        <w:t xml:space="preserve">On success: - Show green checkmark</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00"/>
          <w:sz w:val="22"/>
          <w:szCs w:val="22"/>
          <w:u w:val="none"/>
        </w:rPr>
      </w:pPr>
      <w:r w:rsidDel="00000000" w:rsidR="00000000" w:rsidRPr="00000000">
        <w:rPr>
          <w:color w:val="000000"/>
          <w:sz w:val="22"/>
          <w:szCs w:val="22"/>
          <w:rtl w:val="0"/>
        </w:rPr>
        <w:t xml:space="preserve">Display thumbnail preview</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00"/>
          <w:sz w:val="22"/>
          <w:szCs w:val="22"/>
          <w:u w:val="none"/>
        </w:rPr>
      </w:pPr>
      <w:r w:rsidDel="00000000" w:rsidR="00000000" w:rsidRPr="00000000">
        <w:rPr>
          <w:color w:val="000000"/>
          <w:sz w:val="22"/>
          <w:szCs w:val="22"/>
          <w:rtl w:val="0"/>
        </w:rPr>
        <w:t xml:space="preserve">Show uploaded timestamp</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000000"/>
          <w:sz w:val="22"/>
          <w:szCs w:val="22"/>
          <w:u w:val="none"/>
        </w:rPr>
      </w:pPr>
      <w:r w:rsidDel="00000000" w:rsidR="00000000" w:rsidRPr="00000000">
        <w:rPr>
          <w:color w:val="000000"/>
          <w:sz w:val="22"/>
          <w:szCs w:val="22"/>
          <w:rtl w:val="0"/>
        </w:rPr>
        <w:t xml:space="preserve">Update document counter</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000000"/>
          <w:sz w:val="22"/>
          <w:szCs w:val="22"/>
          <w:u w:val="none"/>
        </w:rPr>
      </w:pPr>
      <w:r w:rsidDel="00000000" w:rsidR="00000000" w:rsidRPr="00000000">
        <w:rPr>
          <w:color w:val="000000"/>
          <w:sz w:val="22"/>
          <w:szCs w:val="22"/>
          <w:rtl w:val="0"/>
        </w:rPr>
        <w:t xml:space="preserve">Status changes to: Uploaded - Pending Review</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Upload Card After Success:</w:t>
      </w:r>
    </w:p>
    <w:p w:rsidR="00000000" w:rsidDel="00000000" w:rsidP="00000000" w:rsidRDefault="00000000" w:rsidRPr="00000000" w14:paraId="00000336">
      <w:pPr>
        <w:rP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b w:val="1"/>
                <w:bCs w:val="1"/>
              </w:rPr>
            </w:pPr>
            <w:r w:rsidDel="00000000" w:rsidR="00000000" w:rsidRPr="00000000">
              <w:rPr>
                <w:b w:val="1"/>
                <w:bCs w:val="1"/>
                <w:rtl w:val="0"/>
              </w:rPr>
              <w:t xml:space="preserve">📄 </w:t>
            </w:r>
            <w:r w:rsidDel="00000000" w:rsidR="00000000" w:rsidRPr="00000000">
              <w:rPr>
                <w:b w:val="1"/>
                <w:bCs w:val="1"/>
                <w:color w:val="b34a00"/>
                <w:rtl w:val="0"/>
              </w:rPr>
              <w:t xml:space="preserve">Aadhaar</w:t>
            </w:r>
            <w:r w:rsidDel="00000000" w:rsidR="00000000" w:rsidRPr="00000000">
              <w:rPr>
                <w:b w:val="1"/>
                <w:bCs w:val="1"/>
                <w:rtl w:val="0"/>
              </w:rPr>
              <w:t xml:space="preserve"> </w:t>
            </w:r>
            <w:r w:rsidDel="00000000" w:rsidR="00000000" w:rsidRPr="00000000">
              <w:rPr>
                <w:b w:val="1"/>
                <w:bCs w:val="1"/>
                <w:color w:val="b34a00"/>
                <w:rtl w:val="0"/>
              </w:rPr>
              <w:t xml:space="preserve">Front</w:t>
            </w:r>
            <w:r w:rsidDel="00000000" w:rsidR="00000000" w:rsidRPr="00000000">
              <w:rPr>
                <w:b w:val="1"/>
                <w:bCs w:val="1"/>
                <w:rtl w:val="0"/>
              </w:rPr>
              <w:t xml:space="preserve">  </w:t>
            </w:r>
            <w:r w:rsidDel="00000000" w:rsidR="00000000" w:rsidRPr="00000000">
              <w:rPr>
                <w:b w:val="1"/>
                <w:bCs w:val="1"/>
                <w:color w:val="2b303b"/>
                <w:rtl w:val="0"/>
              </w:rPr>
              <w:t xml:space="preserve">[</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b w:val="1"/>
                <w:bCs w:val="1"/>
                <w:color w:val="2b303b"/>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b w:val="1"/>
                <w:bCs w:val="1"/>
                <w:color w:val="b34a00"/>
              </w:rPr>
            </w:pPr>
            <w:r w:rsidDel="00000000" w:rsidR="00000000" w:rsidRPr="00000000">
              <w:rPr>
                <w:rFonts w:ascii="Arial Unicode MS" w:cs="Arial Unicode MS" w:eastAsia="Arial Unicode MS" w:hAnsi="Arial Unicode MS"/>
                <w:b w:val="1"/>
                <w:bCs w:val="1"/>
                <w:color w:val="b34a00"/>
                <w:rtl w:val="0"/>
              </w:rPr>
              <w:t xml:space="preserve">✅ Uploaded </w:t>
            </w:r>
            <w:r w:rsidDel="00000000" w:rsidR="00000000" w:rsidRPr="00000000">
              <w:rPr>
                <w:b w:val="1"/>
                <w:bCs w:val="1"/>
                <w:color w:val="14181f"/>
                <w:rtl w:val="0"/>
              </w:rPr>
              <w:t xml:space="preserve">-</w:t>
            </w:r>
            <w:r w:rsidDel="00000000" w:rsidR="00000000" w:rsidRPr="00000000">
              <w:rPr>
                <w:b w:val="1"/>
                <w:bCs w:val="1"/>
                <w:color w:val="b34a00"/>
                <w:rtl w:val="0"/>
              </w:rPr>
              <w:t xml:space="preserve"> Pending Review</w:t>
              <w:br w:type="textWrapping"/>
              <w:t xml:space="preserve">Uploaded</w:t>
            </w:r>
            <w:r w:rsidDel="00000000" w:rsidR="00000000" w:rsidRPr="00000000">
              <w:rPr>
                <w:b w:val="1"/>
                <w:bCs w:val="1"/>
                <w:color w:val="14181f"/>
                <w:rtl w:val="0"/>
              </w:rPr>
              <w:t xml:space="preserve">:</w:t>
            </w:r>
            <w:r w:rsidDel="00000000" w:rsidR="00000000" w:rsidRPr="00000000">
              <w:rPr>
                <w:b w:val="1"/>
                <w:bCs w:val="1"/>
                <w:color w:val="b34a00"/>
                <w:rtl w:val="0"/>
              </w:rPr>
              <w:t xml:space="preserve"> </w:t>
            </w:r>
            <w:r w:rsidDel="00000000" w:rsidR="00000000" w:rsidRPr="00000000">
              <w:rPr>
                <w:b w:val="1"/>
                <w:bCs w:val="1"/>
                <w:color w:val="008080"/>
                <w:rtl w:val="0"/>
              </w:rPr>
              <w:t xml:space="preserve">26</w:t>
            </w:r>
            <w:r w:rsidDel="00000000" w:rsidR="00000000" w:rsidRPr="00000000">
              <w:rPr>
                <w:b w:val="1"/>
                <w:bCs w:val="1"/>
                <w:color w:val="14181f"/>
                <w:rtl w:val="0"/>
              </w:rPr>
              <w:t xml:space="preserve">-</w:t>
            </w:r>
            <w:r w:rsidDel="00000000" w:rsidR="00000000" w:rsidRPr="00000000">
              <w:rPr>
                <w:b w:val="1"/>
                <w:bCs w:val="1"/>
                <w:color w:val="b34a00"/>
                <w:rtl w:val="0"/>
              </w:rPr>
              <w:t xml:space="preserve">Jul </w:t>
            </w:r>
            <w:r w:rsidDel="00000000" w:rsidR="00000000" w:rsidRPr="00000000">
              <w:rPr>
                <w:b w:val="1"/>
                <w:bCs w:val="1"/>
                <w:color w:val="008080"/>
                <w:rtl w:val="0"/>
              </w:rPr>
              <w:t xml:space="preserve">10</w:t>
            </w:r>
            <w:r w:rsidDel="00000000" w:rsidR="00000000" w:rsidRPr="00000000">
              <w:rPr>
                <w:b w:val="1"/>
                <w:bCs w:val="1"/>
                <w:color w:val="14181f"/>
                <w:rtl w:val="0"/>
              </w:rPr>
              <w:t xml:space="preserve">:</w:t>
            </w:r>
            <w:r w:rsidDel="00000000" w:rsidR="00000000" w:rsidRPr="00000000">
              <w:rPr>
                <w:b w:val="1"/>
                <w:bCs w:val="1"/>
                <w:color w:val="008080"/>
                <w:rtl w:val="0"/>
              </w:rPr>
              <w:t xml:space="preserve">45</w:t>
            </w:r>
            <w:r w:rsidDel="00000000" w:rsidR="00000000" w:rsidRPr="00000000">
              <w:rPr>
                <w:b w:val="1"/>
                <w:bCs w:val="1"/>
                <w:color w:val="b34a00"/>
                <w:rtl w:val="0"/>
              </w:rPr>
              <w:t xml:space="preserve"> </w:t>
            </w:r>
            <w:r w:rsidDel="00000000" w:rsidR="00000000" w:rsidRPr="00000000">
              <w:rPr>
                <w:b w:val="1"/>
                <w:bCs w:val="1"/>
                <w:color w:val="008080"/>
                <w:rtl w:val="0"/>
              </w:rPr>
              <w:t xml:space="preserve">AM</w:t>
            </w:r>
            <w:r w:rsidDel="00000000" w:rsidR="00000000" w:rsidRPr="00000000">
              <w:rPr>
                <w:rtl w:val="0"/>
              </w:rPr>
            </w:r>
          </w:p>
          <w:p w:rsidR="00000000" w:rsidDel="00000000" w:rsidP="00000000" w:rsidRDefault="00000000" w:rsidRPr="00000000" w14:paraId="00000339">
            <w:pPr>
              <w:widowControl w:val="0"/>
              <w:spacing w:line="240" w:lineRule="auto"/>
              <w:rPr>
                <w:b w:val="1"/>
                <w:bCs w:val="1"/>
                <w:color w:val="b34a00"/>
              </w:rPr>
            </w:pPr>
            <w:r w:rsidDel="00000000" w:rsidR="00000000" w:rsidRPr="00000000">
              <w:rPr>
                <w:b w:val="1"/>
                <w:bCs w:val="1"/>
                <w:color w:val="2b303b"/>
                <w:rtl w:val="0"/>
              </w:rPr>
              <w:t xml:space="preserve">[</w:t>
            </w:r>
            <w:r w:rsidDel="00000000" w:rsidR="00000000" w:rsidRPr="00000000">
              <w:rPr>
                <w:b w:val="1"/>
                <w:bCs w:val="1"/>
                <w:color w:val="b34a00"/>
                <w:rtl w:val="0"/>
              </w:rPr>
              <w:t xml:space="preserve">View</w:t>
            </w:r>
            <w:r w:rsidDel="00000000" w:rsidR="00000000" w:rsidRPr="00000000">
              <w:rPr>
                <w:b w:val="1"/>
                <w:bCs w:val="1"/>
                <w:color w:val="2b303b"/>
                <w:rtl w:val="0"/>
              </w:rPr>
              <w:t xml:space="preserve">]</w:t>
            </w:r>
            <w:r w:rsidDel="00000000" w:rsidR="00000000" w:rsidRPr="00000000">
              <w:rPr>
                <w:b w:val="1"/>
                <w:bCs w:val="1"/>
                <w:color w:val="b34a00"/>
                <w:rtl w:val="0"/>
              </w:rPr>
              <w:t xml:space="preserve"> </w:t>
            </w:r>
            <w:r w:rsidDel="00000000" w:rsidR="00000000" w:rsidRPr="00000000">
              <w:rPr>
                <w:b w:val="1"/>
                <w:bCs w:val="1"/>
                <w:color w:val="2b303b"/>
                <w:rtl w:val="0"/>
              </w:rPr>
              <w:t xml:space="preserve">[</w:t>
            </w:r>
            <w:r w:rsidDel="00000000" w:rsidR="00000000" w:rsidRPr="00000000">
              <w:rPr>
                <w:b w:val="1"/>
                <w:bCs w:val="1"/>
                <w:color w:val="b34a00"/>
                <w:rtl w:val="0"/>
              </w:rPr>
              <w:t xml:space="preserve">Replace</w:t>
            </w:r>
            <w:r w:rsidDel="00000000" w:rsidR="00000000" w:rsidRPr="00000000">
              <w:rPr>
                <w:b w:val="1"/>
                <w:bCs w:val="1"/>
                <w:color w:val="2b303b"/>
                <w:rtl w:val="0"/>
              </w:rPr>
              <w:t xml:space="preserve">]</w:t>
            </w:r>
            <w:r w:rsidDel="00000000" w:rsidR="00000000" w:rsidRPr="00000000">
              <w:rPr>
                <w:rtl w:val="0"/>
              </w:rPr>
            </w:r>
          </w:p>
        </w:tc>
      </w:tr>
    </w:tbl>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Actions Available:</w:t>
      </w:r>
    </w:p>
    <w:p w:rsidR="00000000" w:rsidDel="00000000" w:rsidP="00000000" w:rsidRDefault="00000000" w:rsidRPr="00000000" w14:paraId="0000033C">
      <w:pPr>
        <w:numPr>
          <w:ilvl w:val="0"/>
          <w:numId w:val="53"/>
        </w:numPr>
        <w:ind w:left="720" w:hanging="360"/>
        <w:rPr>
          <w:u w:val="none"/>
        </w:rPr>
      </w:pPr>
      <w:r w:rsidDel="00000000" w:rsidR="00000000" w:rsidRPr="00000000">
        <w:rPr>
          <w:b w:val="1"/>
          <w:bCs w:val="1"/>
          <w:rtl w:val="0"/>
        </w:rPr>
        <w:t xml:space="preserve">View</w:t>
      </w:r>
      <w:r w:rsidDel="00000000" w:rsidR="00000000" w:rsidRPr="00000000">
        <w:rPr>
          <w:rtl w:val="0"/>
        </w:rPr>
        <w:t xml:space="preserve">: Opens document in lightbox/modal</w:t>
      </w:r>
    </w:p>
    <w:p w:rsidR="00000000" w:rsidDel="00000000" w:rsidP="00000000" w:rsidRDefault="00000000" w:rsidRPr="00000000" w14:paraId="0000033D">
      <w:pPr>
        <w:numPr>
          <w:ilvl w:val="0"/>
          <w:numId w:val="53"/>
        </w:numPr>
        <w:ind w:left="720" w:hanging="360"/>
        <w:rPr>
          <w:u w:val="none"/>
        </w:rPr>
      </w:pPr>
      <w:r w:rsidDel="00000000" w:rsidR="00000000" w:rsidRPr="00000000">
        <w:rPr>
          <w:b w:val="1"/>
          <w:bCs w:val="1"/>
          <w:rtl w:val="0"/>
        </w:rPr>
        <w:t xml:space="preserve">Replace</w:t>
      </w:r>
      <w:r w:rsidDel="00000000" w:rsidR="00000000" w:rsidRPr="00000000">
        <w:rPr>
          <w:rtl w:val="0"/>
        </w:rPr>
        <w:t xml:space="preserve">: Upload new version (replaces old file)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spacing w:line="240" w:lineRule="auto"/>
        <w:rPr>
          <w:sz w:val="24"/>
          <w:szCs w:val="24"/>
        </w:rPr>
      </w:pPr>
      <w:r w:rsidDel="00000000" w:rsidR="00000000" w:rsidRPr="00000000">
        <w:rPr>
          <w:sz w:val="24"/>
          <w:szCs w:val="24"/>
          <w:rtl w:val="0"/>
        </w:rPr>
        <w:t xml:space="preserve">Backend API - Upload Endpoint</w:t>
      </w:r>
    </w:p>
    <w:p w:rsidR="00000000" w:rsidDel="00000000" w:rsidP="00000000" w:rsidRDefault="00000000" w:rsidRPr="00000000" w14:paraId="00000341">
      <w:pPr>
        <w:spacing w:line="240" w:lineRule="auto"/>
        <w:ind w:left="0" w:firstLine="720"/>
        <w:rPr>
          <w:sz w:val="24"/>
          <w:szCs w:val="24"/>
        </w:rPr>
      </w:pPr>
      <w:r w:rsidDel="00000000" w:rsidR="00000000" w:rsidRPr="00000000">
        <w:rPr>
          <w:color w:val="008080"/>
          <w:sz w:val="24"/>
          <w:szCs w:val="24"/>
          <w:rtl w:val="0"/>
        </w:rPr>
        <w:t xml:space="preserve">POST</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api</w:t>
      </w:r>
      <w:r w:rsidDel="00000000" w:rsidR="00000000" w:rsidRPr="00000000">
        <w:rPr>
          <w:color w:val="14181f"/>
          <w:sz w:val="24"/>
          <w:szCs w:val="24"/>
          <w:rtl w:val="0"/>
        </w:rPr>
        <w:t xml:space="preserve">/</w:t>
      </w:r>
      <w:r w:rsidDel="00000000" w:rsidR="00000000" w:rsidRPr="00000000">
        <w:rPr>
          <w:sz w:val="24"/>
          <w:szCs w:val="24"/>
          <w:rtl w:val="0"/>
        </w:rPr>
        <w:t xml:space="preserve">kyc</w:t>
      </w:r>
      <w:r w:rsidDel="00000000" w:rsidR="00000000" w:rsidRPr="00000000">
        <w:rPr>
          <w:color w:val="14181f"/>
          <w:sz w:val="24"/>
          <w:szCs w:val="24"/>
          <w:rtl w:val="0"/>
        </w:rPr>
        <w:t xml:space="preserve">/:</w:t>
      </w:r>
      <w:r w:rsidDel="00000000" w:rsidR="00000000" w:rsidRPr="00000000">
        <w:rPr>
          <w:sz w:val="24"/>
          <w:szCs w:val="24"/>
          <w:rtl w:val="0"/>
        </w:rPr>
        <w:t xml:space="preserve">leadId</w:t>
      </w:r>
      <w:r w:rsidDel="00000000" w:rsidR="00000000" w:rsidRPr="00000000">
        <w:rPr>
          <w:color w:val="14181f"/>
          <w:sz w:val="24"/>
          <w:szCs w:val="24"/>
          <w:rtl w:val="0"/>
        </w:rPr>
        <w:t xml:space="preserve">/</w:t>
      </w:r>
      <w:r w:rsidDel="00000000" w:rsidR="00000000" w:rsidRPr="00000000">
        <w:rPr>
          <w:sz w:val="24"/>
          <w:szCs w:val="24"/>
          <w:rtl w:val="0"/>
        </w:rPr>
        <w:t xml:space="preserve">upload</w:t>
      </w:r>
      <w:r w:rsidDel="00000000" w:rsidR="00000000" w:rsidRPr="00000000">
        <w:rPr>
          <w:color w:val="14181f"/>
          <w:sz w:val="24"/>
          <w:szCs w:val="24"/>
          <w:rtl w:val="0"/>
        </w:rPr>
        <w:t xml:space="preserve">-</w:t>
      </w:r>
      <w:r w:rsidDel="00000000" w:rsidR="00000000" w:rsidRPr="00000000">
        <w:rPr>
          <w:color w:val="b34a00"/>
          <w:sz w:val="24"/>
          <w:szCs w:val="24"/>
          <w:rtl w:val="0"/>
        </w:rPr>
        <w:t xml:space="preserve">document</w:t>
      </w:r>
      <w:r w:rsidDel="00000000" w:rsidR="00000000" w:rsidRPr="00000000">
        <w:rPr>
          <w:sz w:val="24"/>
          <w:szCs w:val="24"/>
          <w:rtl w:val="0"/>
        </w:rPr>
        <w:t xml:space="preserve"> </w:t>
      </w:r>
    </w:p>
    <w:p w:rsidR="00000000" w:rsidDel="00000000" w:rsidP="00000000" w:rsidRDefault="00000000" w:rsidRPr="00000000" w14:paraId="00000342">
      <w:pPr>
        <w:spacing w:line="240" w:lineRule="auto"/>
        <w:ind w:left="0" w:firstLine="720"/>
        <w:rPr>
          <w:sz w:val="24"/>
          <w:szCs w:val="24"/>
        </w:rPr>
      </w:pPr>
      <w:r w:rsidDel="00000000" w:rsidR="00000000" w:rsidRPr="00000000">
        <w:rPr>
          <w:color w:val="b80a18"/>
          <w:sz w:val="24"/>
          <w:szCs w:val="24"/>
          <w:rtl w:val="0"/>
        </w:rPr>
        <w:t xml:space="preserve">Request</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b34a00"/>
          <w:sz w:val="24"/>
          <w:szCs w:val="24"/>
          <w:rtl w:val="0"/>
        </w:rPr>
        <w:t xml:space="preserve">FormData</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leadId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"IT-2026-0000123"</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documentType</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"aadhaar_front"</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"aadhaar_back"</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"pan_card"</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"passport_photo"</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"address_proof"</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"bank_statement"</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"cheque_1"</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"cheque_2"</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"cheque_3"</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"cheque_4"</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"rc_copy"</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file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b34a00"/>
          <w:sz w:val="24"/>
          <w:szCs w:val="24"/>
          <w:rtl w:val="0"/>
        </w:rPr>
        <w:t xml:space="preserve">File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uploadedBy</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"dealer_user_id"</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343">
      <w:pPr>
        <w:spacing w:line="240" w:lineRule="auto"/>
        <w:ind w:left="0" w:firstLine="720"/>
        <w:rPr>
          <w:sz w:val="24"/>
          <w:szCs w:val="24"/>
        </w:rPr>
      </w:pPr>
      <w:r w:rsidDel="00000000" w:rsidR="00000000" w:rsidRPr="00000000">
        <w:rPr>
          <w:color w:val="b80a18"/>
          <w:sz w:val="24"/>
          <w:szCs w:val="24"/>
          <w:rtl w:val="0"/>
        </w:rPr>
        <w:t xml:space="preserve">Processing</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344">
      <w:pPr>
        <w:numPr>
          <w:ilvl w:val="0"/>
          <w:numId w:val="14"/>
        </w:numPr>
        <w:spacing w:line="240" w:lineRule="auto"/>
        <w:ind w:left="1440" w:hanging="360"/>
        <w:rPr>
          <w:sz w:val="24"/>
          <w:szCs w:val="24"/>
          <w:u w:val="none"/>
        </w:rPr>
      </w:pPr>
      <w:r w:rsidDel="00000000" w:rsidR="00000000" w:rsidRPr="00000000">
        <w:rPr>
          <w:color w:val="b34a00"/>
          <w:sz w:val="24"/>
          <w:szCs w:val="24"/>
          <w:rtl w:val="0"/>
        </w:rPr>
        <w:t xml:space="preserve">Validate</w:t>
      </w:r>
      <w:r w:rsidDel="00000000" w:rsidR="00000000" w:rsidRPr="00000000">
        <w:rPr>
          <w:sz w:val="24"/>
          <w:szCs w:val="24"/>
          <w:rtl w:val="0"/>
        </w:rPr>
        <w:t xml:space="preserve"> file</w:t>
      </w:r>
      <w:r w:rsidDel="00000000" w:rsidR="00000000" w:rsidRPr="00000000">
        <w:rPr>
          <w:color w:val="14181f"/>
          <w:sz w:val="24"/>
          <w:szCs w:val="24"/>
          <w:rtl w:val="0"/>
        </w:rPr>
        <w:t xml:space="preserve">:</w:t>
      </w:r>
    </w:p>
    <w:p w:rsidR="00000000" w:rsidDel="00000000" w:rsidP="00000000" w:rsidRDefault="00000000" w:rsidRPr="00000000" w14:paraId="00000345">
      <w:pPr>
        <w:numPr>
          <w:ilvl w:val="1"/>
          <w:numId w:val="14"/>
        </w:numPr>
        <w:spacing w:line="240" w:lineRule="auto"/>
        <w:ind w:left="2160" w:hanging="360"/>
        <w:rPr>
          <w:sz w:val="24"/>
          <w:szCs w:val="24"/>
          <w:u w:val="none"/>
        </w:rPr>
      </w:pPr>
      <w:r w:rsidDel="00000000" w:rsidR="00000000" w:rsidRPr="00000000">
        <w:rPr>
          <w:color w:val="b34a00"/>
          <w:sz w:val="24"/>
          <w:szCs w:val="24"/>
          <w:rtl w:val="0"/>
        </w:rPr>
        <w:t xml:space="preserve">Check</w:t>
      </w:r>
      <w:r w:rsidDel="00000000" w:rsidR="00000000" w:rsidRPr="00000000">
        <w:rPr>
          <w:sz w:val="24"/>
          <w:szCs w:val="24"/>
          <w:rtl w:val="0"/>
        </w:rPr>
        <w:t xml:space="preserve"> file size </w:t>
      </w:r>
      <w:r w:rsidDel="00000000" w:rsidR="00000000" w:rsidRPr="00000000">
        <w:rPr>
          <w:color w:val="14181f"/>
          <w:sz w:val="24"/>
          <w:szCs w:val="24"/>
          <w:rtl w:val="0"/>
        </w:rPr>
        <w:t xml:space="preserve">&lt;</w:t>
      </w:r>
      <w:r w:rsidDel="00000000" w:rsidR="00000000" w:rsidRPr="00000000">
        <w:rPr>
          <w:sz w:val="24"/>
          <w:szCs w:val="24"/>
          <w:rtl w:val="0"/>
        </w:rPr>
        <w:t xml:space="preserve"> 5MB</w:t>
      </w:r>
    </w:p>
    <w:p w:rsidR="00000000" w:rsidDel="00000000" w:rsidP="00000000" w:rsidRDefault="00000000" w:rsidRPr="00000000" w14:paraId="00000346">
      <w:pPr>
        <w:numPr>
          <w:ilvl w:val="1"/>
          <w:numId w:val="14"/>
        </w:numPr>
        <w:spacing w:line="240" w:lineRule="auto"/>
        <w:ind w:left="2160" w:hanging="360"/>
        <w:rPr>
          <w:sz w:val="24"/>
          <w:szCs w:val="24"/>
          <w:u w:val="none"/>
        </w:rPr>
      </w:pPr>
      <w:r w:rsidDel="00000000" w:rsidR="00000000" w:rsidRPr="00000000">
        <w:rPr>
          <w:color w:val="b34a00"/>
          <w:sz w:val="24"/>
          <w:szCs w:val="24"/>
          <w:rtl w:val="0"/>
        </w:rPr>
        <w:t xml:space="preserve">Verify</w:t>
      </w:r>
      <w:r w:rsidDel="00000000" w:rsidR="00000000" w:rsidRPr="00000000">
        <w:rPr>
          <w:sz w:val="24"/>
          <w:szCs w:val="24"/>
          <w:rtl w:val="0"/>
        </w:rPr>
        <w:t xml:space="preserve"> file </w:t>
      </w:r>
      <w:r w:rsidDel="00000000" w:rsidR="00000000" w:rsidRPr="00000000">
        <w:rPr>
          <w:color w:val="0051c2"/>
          <w:sz w:val="24"/>
          <w:szCs w:val="24"/>
          <w:rtl w:val="0"/>
        </w:rPr>
        <w:t xml:space="preserve">type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magic bytes check</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47">
      <w:pPr>
        <w:numPr>
          <w:ilvl w:val="1"/>
          <w:numId w:val="14"/>
        </w:numPr>
        <w:spacing w:line="240" w:lineRule="auto"/>
        <w:ind w:left="2160" w:hanging="360"/>
        <w:rPr>
          <w:sz w:val="24"/>
          <w:szCs w:val="24"/>
          <w:u w:val="none"/>
        </w:rPr>
      </w:pPr>
      <w:r w:rsidDel="00000000" w:rsidR="00000000" w:rsidRPr="00000000">
        <w:rPr>
          <w:color w:val="b34a00"/>
          <w:sz w:val="24"/>
          <w:szCs w:val="24"/>
          <w:rtl w:val="0"/>
        </w:rPr>
        <w:t xml:space="preserve">Virus</w:t>
      </w:r>
      <w:r w:rsidDel="00000000" w:rsidR="00000000" w:rsidRPr="00000000">
        <w:rPr>
          <w:sz w:val="24"/>
          <w:szCs w:val="24"/>
          <w:rtl w:val="0"/>
        </w:rPr>
        <w:t xml:space="preserve"> </w:t>
      </w:r>
      <w:r w:rsidDel="00000000" w:rsidR="00000000" w:rsidRPr="00000000">
        <w:rPr>
          <w:color w:val="0051c2"/>
          <w:sz w:val="24"/>
          <w:szCs w:val="24"/>
          <w:rtl w:val="0"/>
        </w:rPr>
        <w:t xml:space="preserve">scan</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optional but recommended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48">
      <w:pPr>
        <w:numPr>
          <w:ilvl w:val="0"/>
          <w:numId w:val="14"/>
        </w:numPr>
        <w:spacing w:line="240" w:lineRule="auto"/>
        <w:ind w:left="1440" w:hanging="360"/>
        <w:rPr>
          <w:sz w:val="24"/>
          <w:szCs w:val="24"/>
          <w:u w:val="none"/>
        </w:rPr>
      </w:pPr>
      <w:r w:rsidDel="00000000" w:rsidR="00000000" w:rsidRPr="00000000">
        <w:rPr>
          <w:color w:val="b34a00"/>
          <w:sz w:val="24"/>
          <w:szCs w:val="24"/>
          <w:rtl w:val="0"/>
        </w:rPr>
        <w:t xml:space="preserve">Generate</w:t>
      </w:r>
      <w:r w:rsidDel="00000000" w:rsidR="00000000" w:rsidRPr="00000000">
        <w:rPr>
          <w:sz w:val="24"/>
          <w:szCs w:val="24"/>
          <w:rtl w:val="0"/>
        </w:rPr>
        <w:t xml:space="preserve">unique filename</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349">
      <w:pPr>
        <w:numPr>
          <w:ilvl w:val="1"/>
          <w:numId w:val="14"/>
        </w:numPr>
        <w:spacing w:line="240" w:lineRule="auto"/>
        <w:ind w:left="2160" w:hanging="360"/>
        <w:rPr>
          <w:sz w:val="24"/>
          <w:szCs w:val="24"/>
          <w:u w:val="none"/>
        </w:rPr>
      </w:pPr>
      <w:r w:rsidDel="00000000" w:rsidR="00000000" w:rsidRPr="00000000">
        <w:rPr>
          <w:color w:val="2b303b"/>
          <w:sz w:val="24"/>
          <w:szCs w:val="24"/>
          <w:rtl w:val="0"/>
        </w:rPr>
        <w:t xml:space="preserve">{</w:t>
      </w:r>
      <w:r w:rsidDel="00000000" w:rsidR="00000000" w:rsidRPr="00000000">
        <w:rPr>
          <w:sz w:val="24"/>
          <w:szCs w:val="24"/>
          <w:rtl w:val="0"/>
        </w:rPr>
        <w:t xml:space="preserve">leadId</w:t>
      </w:r>
      <w:r w:rsidDel="00000000" w:rsidR="00000000" w:rsidRPr="00000000">
        <w:rPr>
          <w:color w:val="2b303b"/>
          <w:sz w:val="24"/>
          <w:szCs w:val="24"/>
          <w:rtl w:val="0"/>
        </w:rPr>
        <w:t xml:space="preserve">}</w:t>
      </w:r>
      <w:r w:rsidDel="00000000" w:rsidR="00000000" w:rsidRPr="00000000">
        <w:rPr>
          <w:sz w:val="24"/>
          <w:szCs w:val="24"/>
          <w:rtl w:val="0"/>
        </w:rPr>
        <w:t xml:space="preserve">_</w:t>
      </w:r>
      <w:r w:rsidDel="00000000" w:rsidR="00000000" w:rsidRPr="00000000">
        <w:rPr>
          <w:color w:val="2b303b"/>
          <w:sz w:val="24"/>
          <w:szCs w:val="24"/>
          <w:rtl w:val="0"/>
        </w:rPr>
        <w:t xml:space="preserve">{</w:t>
      </w:r>
      <w:r w:rsidDel="00000000" w:rsidR="00000000" w:rsidRPr="00000000">
        <w:rPr>
          <w:sz w:val="24"/>
          <w:szCs w:val="24"/>
          <w:rtl w:val="0"/>
        </w:rPr>
        <w:t xml:space="preserve">documentType</w:t>
      </w:r>
      <w:r w:rsidDel="00000000" w:rsidR="00000000" w:rsidRPr="00000000">
        <w:rPr>
          <w:color w:val="2b303b"/>
          <w:sz w:val="24"/>
          <w:szCs w:val="24"/>
          <w:rtl w:val="0"/>
        </w:rPr>
        <w:t xml:space="preserve">}</w:t>
      </w:r>
      <w:r w:rsidDel="00000000" w:rsidR="00000000" w:rsidRPr="00000000">
        <w:rPr>
          <w:sz w:val="24"/>
          <w:szCs w:val="24"/>
          <w:rtl w:val="0"/>
        </w:rPr>
        <w:t xml:space="preserve">_</w:t>
      </w:r>
      <w:r w:rsidDel="00000000" w:rsidR="00000000" w:rsidRPr="00000000">
        <w:rPr>
          <w:color w:val="2b303b"/>
          <w:sz w:val="24"/>
          <w:szCs w:val="24"/>
          <w:rtl w:val="0"/>
        </w:rPr>
        <w:t xml:space="preserve">{</w:t>
      </w:r>
      <w:r w:rsidDel="00000000" w:rsidR="00000000" w:rsidRPr="00000000">
        <w:rPr>
          <w:sz w:val="24"/>
          <w:szCs w:val="24"/>
          <w:rtl w:val="0"/>
        </w:rPr>
        <w:t xml:space="preserve">timestamp</w:t>
      </w:r>
      <w:r w:rsidDel="00000000" w:rsidR="00000000" w:rsidRPr="00000000">
        <w:rPr>
          <w:color w:val="2b303b"/>
          <w:sz w:val="24"/>
          <w:szCs w:val="24"/>
          <w:rtl w:val="0"/>
        </w:rPr>
        <w:t xml:space="preserve">}.{</w:t>
      </w:r>
      <w:r w:rsidDel="00000000" w:rsidR="00000000" w:rsidRPr="00000000">
        <w:rPr>
          <w:sz w:val="24"/>
          <w:szCs w:val="24"/>
          <w:rtl w:val="0"/>
        </w:rPr>
        <w:t xml:space="preserve">ext</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4A">
      <w:pPr>
        <w:numPr>
          <w:ilvl w:val="0"/>
          <w:numId w:val="14"/>
        </w:numPr>
        <w:spacing w:line="240" w:lineRule="auto"/>
        <w:ind w:left="1440" w:hanging="360"/>
        <w:rPr>
          <w:sz w:val="24"/>
          <w:szCs w:val="24"/>
          <w:u w:val="none"/>
        </w:rPr>
      </w:pPr>
      <w:r w:rsidDel="00000000" w:rsidR="00000000" w:rsidRPr="00000000">
        <w:rPr>
          <w:color w:val="b34a00"/>
          <w:sz w:val="24"/>
          <w:szCs w:val="24"/>
          <w:rtl w:val="0"/>
        </w:rPr>
        <w:t xml:space="preserve">Upload</w:t>
      </w:r>
      <w:r w:rsidDel="00000000" w:rsidR="00000000" w:rsidRPr="00000000">
        <w:rPr>
          <w:sz w:val="24"/>
          <w:szCs w:val="24"/>
          <w:rtl w:val="0"/>
        </w:rPr>
        <w:t xml:space="preserve"> to cloud storage</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34B">
      <w:pPr>
        <w:numPr>
          <w:ilvl w:val="1"/>
          <w:numId w:val="14"/>
        </w:numPr>
        <w:spacing w:line="240" w:lineRule="auto"/>
        <w:ind w:left="2160" w:hanging="360"/>
        <w:rPr>
          <w:sz w:val="24"/>
          <w:szCs w:val="24"/>
          <w:u w:val="none"/>
        </w:rPr>
      </w:pPr>
      <w:r w:rsidDel="00000000" w:rsidR="00000000" w:rsidRPr="00000000">
        <w:rPr>
          <w:color w:val="008080"/>
          <w:sz w:val="24"/>
          <w:szCs w:val="24"/>
          <w:rtl w:val="0"/>
        </w:rPr>
        <w:t xml:space="preserve">S3</w:t>
      </w:r>
      <w:r w:rsidDel="00000000" w:rsidR="00000000" w:rsidRPr="00000000">
        <w:rPr>
          <w:color w:val="14181f"/>
          <w:sz w:val="24"/>
          <w:szCs w:val="24"/>
          <w:rtl w:val="0"/>
        </w:rPr>
        <w:t xml:space="preserve">/</w:t>
      </w:r>
      <w:r w:rsidDel="00000000" w:rsidR="00000000" w:rsidRPr="00000000">
        <w:rPr>
          <w:color w:val="b34a00"/>
          <w:sz w:val="24"/>
          <w:szCs w:val="24"/>
          <w:rtl w:val="0"/>
        </w:rPr>
        <w:t xml:space="preserve">Azure</w:t>
      </w:r>
      <w:r w:rsidDel="00000000" w:rsidR="00000000" w:rsidRPr="00000000">
        <w:rPr>
          <w:color w:val="14181f"/>
          <w:sz w:val="24"/>
          <w:szCs w:val="24"/>
          <w:rtl w:val="0"/>
        </w:rPr>
        <w:t xml:space="preserve">:/</w:t>
      </w:r>
      <w:r w:rsidDel="00000000" w:rsidR="00000000" w:rsidRPr="00000000">
        <w:rPr>
          <w:sz w:val="24"/>
          <w:szCs w:val="24"/>
          <w:rtl w:val="0"/>
        </w:rPr>
        <w:t xml:space="preserve">kyc</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w:t>
      </w:r>
      <w:r w:rsidDel="00000000" w:rsidR="00000000" w:rsidRPr="00000000">
        <w:rPr>
          <w:sz w:val="24"/>
          <w:szCs w:val="24"/>
          <w:rtl w:val="0"/>
        </w:rPr>
        <w:t xml:space="preserve">leadId</w:t>
      </w:r>
      <w:r w:rsidDel="00000000" w:rsidR="00000000" w:rsidRPr="00000000">
        <w:rPr>
          <w:color w:val="2b303b"/>
          <w:sz w:val="24"/>
          <w:szCs w:val="24"/>
          <w:rtl w:val="0"/>
        </w:rPr>
        <w:t xml:space="preserve">}</w:t>
      </w:r>
      <w:r w:rsidDel="00000000" w:rsidR="00000000" w:rsidRPr="00000000">
        <w:rPr>
          <w:color w:val="078307"/>
          <w:sz w:val="24"/>
          <w:szCs w:val="24"/>
          <w:rtl w:val="0"/>
        </w:rPr>
        <w:t xml:space="preserve">/{documentType}/</w:t>
      </w:r>
      <w:r w:rsidDel="00000000" w:rsidR="00000000" w:rsidRPr="00000000">
        <w:rPr>
          <w:rtl w:val="0"/>
        </w:rPr>
      </w:r>
    </w:p>
    <w:p w:rsidR="00000000" w:rsidDel="00000000" w:rsidP="00000000" w:rsidRDefault="00000000" w:rsidRPr="00000000" w14:paraId="0000034C">
      <w:pPr>
        <w:numPr>
          <w:ilvl w:val="0"/>
          <w:numId w:val="14"/>
        </w:numPr>
        <w:spacing w:line="240" w:lineRule="auto"/>
        <w:ind w:left="1440" w:hanging="360"/>
        <w:rPr>
          <w:sz w:val="24"/>
          <w:szCs w:val="24"/>
          <w:u w:val="none"/>
        </w:rPr>
      </w:pPr>
      <w:r w:rsidDel="00000000" w:rsidR="00000000" w:rsidRPr="00000000">
        <w:rPr>
          <w:sz w:val="24"/>
          <w:szCs w:val="24"/>
          <w:rtl w:val="0"/>
        </w:rPr>
        <w:t xml:space="preserve"> </w:t>
      </w:r>
      <w:r w:rsidDel="00000000" w:rsidR="00000000" w:rsidRPr="00000000">
        <w:rPr>
          <w:color w:val="b34a00"/>
          <w:sz w:val="24"/>
          <w:szCs w:val="24"/>
          <w:rtl w:val="0"/>
        </w:rPr>
        <w:t xml:space="preserve">Store</w:t>
      </w:r>
      <w:r w:rsidDel="00000000" w:rsidR="00000000" w:rsidRPr="00000000">
        <w:rPr>
          <w:sz w:val="24"/>
          <w:szCs w:val="24"/>
          <w:rtl w:val="0"/>
        </w:rPr>
        <w:t xml:space="preserve"> metadata </w:t>
      </w:r>
      <w:r w:rsidDel="00000000" w:rsidR="00000000" w:rsidRPr="00000000">
        <w:rPr>
          <w:color w:val="8100c2"/>
          <w:sz w:val="24"/>
          <w:szCs w:val="24"/>
          <w:rtl w:val="0"/>
        </w:rPr>
        <w:t xml:space="preserve">in</w:t>
      </w:r>
      <w:r w:rsidDel="00000000" w:rsidR="00000000" w:rsidRPr="00000000">
        <w:rPr>
          <w:sz w:val="24"/>
          <w:szCs w:val="24"/>
          <w:rtl w:val="0"/>
        </w:rPr>
        <w:t xml:space="preserve"> </w:t>
      </w:r>
      <w:r w:rsidDel="00000000" w:rsidR="00000000" w:rsidRPr="00000000">
        <w:rPr>
          <w:color w:val="b80a18"/>
          <w:sz w:val="24"/>
          <w:szCs w:val="24"/>
          <w:rtl w:val="0"/>
        </w:rPr>
        <w:t xml:space="preserve">database</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34D">
      <w:pPr>
        <w:numPr>
          <w:ilvl w:val="1"/>
          <w:numId w:val="14"/>
        </w:numPr>
        <w:spacing w:line="240" w:lineRule="auto"/>
        <w:ind w:left="2160" w:hanging="360"/>
        <w:rPr>
          <w:sz w:val="24"/>
          <w:szCs w:val="24"/>
          <w:u w:val="none"/>
        </w:rPr>
      </w:pPr>
      <w:r w:rsidDel="00000000" w:rsidR="00000000" w:rsidRPr="00000000">
        <w:rPr>
          <w:sz w:val="24"/>
          <w:szCs w:val="24"/>
          <w:rtl w:val="0"/>
        </w:rPr>
        <w:t xml:space="preserve">F</w:t>
      </w:r>
      <w:r w:rsidDel="00000000" w:rsidR="00000000" w:rsidRPr="00000000">
        <w:rPr>
          <w:sz w:val="24"/>
          <w:szCs w:val="24"/>
          <w:rtl w:val="0"/>
        </w:rPr>
        <w:t xml:space="preserve">ile_url</w:t>
      </w:r>
    </w:p>
    <w:p w:rsidR="00000000" w:rsidDel="00000000" w:rsidP="00000000" w:rsidRDefault="00000000" w:rsidRPr="00000000" w14:paraId="0000034E">
      <w:pPr>
        <w:numPr>
          <w:ilvl w:val="1"/>
          <w:numId w:val="14"/>
        </w:numPr>
        <w:spacing w:line="240" w:lineRule="auto"/>
        <w:ind w:left="2160" w:hanging="360"/>
        <w:rPr>
          <w:sz w:val="24"/>
          <w:szCs w:val="24"/>
          <w:u w:val="none"/>
        </w:rPr>
      </w:pPr>
      <w:r w:rsidDel="00000000" w:rsidR="00000000" w:rsidRPr="00000000">
        <w:rPr>
          <w:sz w:val="24"/>
          <w:szCs w:val="24"/>
          <w:rtl w:val="0"/>
        </w:rPr>
        <w:t xml:space="preserve">File_size</w:t>
      </w:r>
    </w:p>
    <w:p w:rsidR="00000000" w:rsidDel="00000000" w:rsidP="00000000" w:rsidRDefault="00000000" w:rsidRPr="00000000" w14:paraId="0000034F">
      <w:pPr>
        <w:numPr>
          <w:ilvl w:val="1"/>
          <w:numId w:val="14"/>
        </w:numPr>
        <w:spacing w:line="240" w:lineRule="auto"/>
        <w:ind w:left="2160" w:hanging="360"/>
        <w:rPr>
          <w:sz w:val="24"/>
          <w:szCs w:val="24"/>
          <w:u w:val="none"/>
        </w:rPr>
      </w:pPr>
      <w:r w:rsidDel="00000000" w:rsidR="00000000" w:rsidRPr="00000000">
        <w:rPr>
          <w:sz w:val="24"/>
          <w:szCs w:val="24"/>
          <w:rtl w:val="0"/>
        </w:rPr>
        <w:t xml:space="preserve">File_type</w:t>
      </w:r>
    </w:p>
    <w:p w:rsidR="00000000" w:rsidDel="00000000" w:rsidP="00000000" w:rsidRDefault="00000000" w:rsidRPr="00000000" w14:paraId="00000350">
      <w:pPr>
        <w:numPr>
          <w:ilvl w:val="1"/>
          <w:numId w:val="14"/>
        </w:numPr>
        <w:spacing w:line="240" w:lineRule="auto"/>
        <w:ind w:left="2160" w:hanging="360"/>
        <w:rPr>
          <w:sz w:val="24"/>
          <w:szCs w:val="24"/>
          <w:u w:val="none"/>
        </w:rPr>
      </w:pPr>
      <w:r w:rsidDel="00000000" w:rsidR="00000000" w:rsidRPr="00000000">
        <w:rPr>
          <w:sz w:val="24"/>
          <w:szCs w:val="24"/>
          <w:rtl w:val="0"/>
        </w:rPr>
        <w:t xml:space="preserve">Uploaded_at</w:t>
      </w:r>
    </w:p>
    <w:p w:rsidR="00000000" w:rsidDel="00000000" w:rsidP="00000000" w:rsidRDefault="00000000" w:rsidRPr="00000000" w14:paraId="00000351">
      <w:pPr>
        <w:numPr>
          <w:ilvl w:val="1"/>
          <w:numId w:val="14"/>
        </w:numPr>
        <w:spacing w:line="240" w:lineRule="auto"/>
        <w:ind w:left="2160" w:hanging="360"/>
        <w:rPr>
          <w:sz w:val="24"/>
          <w:szCs w:val="24"/>
          <w:u w:val="none"/>
        </w:rPr>
      </w:pPr>
      <w:r w:rsidDel="00000000" w:rsidR="00000000" w:rsidRPr="00000000">
        <w:rPr>
          <w:sz w:val="24"/>
          <w:szCs w:val="24"/>
          <w:rtl w:val="0"/>
        </w:rPr>
        <w:t xml:space="preserve">Uploaded_by</w:t>
      </w:r>
    </w:p>
    <w:p w:rsidR="00000000" w:rsidDel="00000000" w:rsidP="00000000" w:rsidRDefault="00000000" w:rsidRPr="00000000" w14:paraId="00000352">
      <w:pPr>
        <w:numPr>
          <w:ilvl w:val="1"/>
          <w:numId w:val="14"/>
        </w:numPr>
        <w:spacing w:line="240" w:lineRule="auto"/>
        <w:ind w:left="2160" w:hanging="360"/>
        <w:rPr>
          <w:sz w:val="24"/>
          <w:szCs w:val="24"/>
          <w:u w:val="none"/>
        </w:rPr>
      </w:pPr>
      <w:r w:rsidDel="00000000" w:rsidR="00000000" w:rsidRPr="00000000">
        <w:rPr>
          <w:sz w:val="24"/>
          <w:szCs w:val="24"/>
          <w:rtl w:val="0"/>
        </w:rPr>
        <w:t xml:space="preserve">Doc_status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'uploaded'</w:t>
      </w:r>
      <w:r w:rsidDel="00000000" w:rsidR="00000000" w:rsidRPr="00000000">
        <w:rPr>
          <w:rtl w:val="0"/>
        </w:rPr>
      </w:r>
    </w:p>
    <w:p w:rsidR="00000000" w:rsidDel="00000000" w:rsidP="00000000" w:rsidRDefault="00000000" w:rsidRPr="00000000" w14:paraId="00000353">
      <w:pPr>
        <w:numPr>
          <w:ilvl w:val="1"/>
          <w:numId w:val="14"/>
        </w:numPr>
        <w:spacing w:line="240" w:lineRule="auto"/>
        <w:ind w:left="2160" w:hanging="360"/>
        <w:rPr>
          <w:sz w:val="24"/>
          <w:szCs w:val="24"/>
          <w:u w:val="none"/>
        </w:rPr>
      </w:pPr>
      <w:r w:rsidDel="00000000" w:rsidR="00000000" w:rsidRPr="00000000">
        <w:rPr>
          <w:sz w:val="24"/>
          <w:szCs w:val="24"/>
          <w:rtl w:val="0"/>
        </w:rPr>
        <w:t xml:space="preserve">verification_status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'pending'</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internal field</w:t>
      </w:r>
      <w:r w:rsidDel="00000000" w:rsidR="00000000" w:rsidRPr="00000000">
        <w:rPr>
          <w:color w:val="2b303b"/>
          <w:sz w:val="24"/>
          <w:szCs w:val="24"/>
          <w:rtl w:val="0"/>
        </w:rPr>
        <w:t xml:space="preserve">,</w:t>
      </w:r>
      <w:r w:rsidDel="00000000" w:rsidR="00000000" w:rsidRPr="00000000">
        <w:rPr>
          <w:sz w:val="24"/>
          <w:szCs w:val="24"/>
          <w:rtl w:val="0"/>
        </w:rPr>
        <w:t xml:space="preserve"> not shown to dealer</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54">
      <w:pPr>
        <w:numPr>
          <w:ilvl w:val="0"/>
          <w:numId w:val="14"/>
        </w:numPr>
        <w:spacing w:line="240" w:lineRule="auto"/>
        <w:ind w:left="1440" w:hanging="360"/>
        <w:rPr>
          <w:sz w:val="24"/>
          <w:szCs w:val="24"/>
          <w:u w:val="none"/>
        </w:rPr>
      </w:pPr>
      <w:r w:rsidDel="00000000" w:rsidR="00000000" w:rsidRPr="00000000">
        <w:rPr>
          <w:color w:val="b34a00"/>
          <w:sz w:val="24"/>
          <w:szCs w:val="24"/>
          <w:rtl w:val="0"/>
        </w:rPr>
        <w:t xml:space="preserve">Do</w:t>
      </w:r>
      <w:r w:rsidDel="00000000" w:rsidR="00000000" w:rsidRPr="00000000">
        <w:rPr>
          <w:sz w:val="24"/>
          <w:szCs w:val="24"/>
          <w:rtl w:val="0"/>
        </w:rPr>
        <w:t xml:space="preserve"> </w:t>
      </w:r>
      <w:r w:rsidDel="00000000" w:rsidR="00000000" w:rsidRPr="00000000">
        <w:rPr>
          <w:color w:val="008080"/>
          <w:sz w:val="24"/>
          <w:szCs w:val="24"/>
          <w:rtl w:val="0"/>
        </w:rPr>
        <w:t xml:space="preserve">NOT</w:t>
      </w:r>
      <w:r w:rsidDel="00000000" w:rsidR="00000000" w:rsidRPr="00000000">
        <w:rPr>
          <w:sz w:val="24"/>
          <w:szCs w:val="24"/>
          <w:rtl w:val="0"/>
        </w:rPr>
        <w:t xml:space="preserve">run </w:t>
      </w:r>
      <w:r w:rsidDel="00000000" w:rsidR="00000000" w:rsidRPr="00000000">
        <w:rPr>
          <w:color w:val="008080"/>
          <w:sz w:val="24"/>
          <w:szCs w:val="24"/>
          <w:rtl w:val="0"/>
        </w:rPr>
        <w:t xml:space="preserve">OCR</w:t>
      </w:r>
      <w:r w:rsidDel="00000000" w:rsidR="00000000" w:rsidRPr="00000000">
        <w:rPr>
          <w:sz w:val="24"/>
          <w:szCs w:val="24"/>
          <w:rtl w:val="0"/>
        </w:rPr>
        <w:t xml:space="preserve"> or </w:t>
      </w:r>
      <w:r w:rsidDel="00000000" w:rsidR="00000000" w:rsidRPr="00000000">
        <w:rPr>
          <w:color w:val="008080"/>
          <w:sz w:val="24"/>
          <w:szCs w:val="24"/>
          <w:rtl w:val="0"/>
        </w:rPr>
        <w:t xml:space="preserve">API</w:t>
      </w:r>
      <w:r w:rsidDel="00000000" w:rsidR="00000000" w:rsidRPr="00000000">
        <w:rPr>
          <w:sz w:val="24"/>
          <w:szCs w:val="24"/>
          <w:rtl w:val="0"/>
        </w:rPr>
        <w:t xml:space="preserve"> verification here</w:t>
      </w:r>
    </w:p>
    <w:p w:rsidR="00000000" w:rsidDel="00000000" w:rsidP="00000000" w:rsidRDefault="00000000" w:rsidRPr="00000000" w14:paraId="00000355">
      <w:pPr>
        <w:spacing w:line="240" w:lineRule="auto"/>
        <w:ind w:left="0" w:firstLine="0"/>
        <w:rPr>
          <w:sz w:val="24"/>
          <w:szCs w:val="24"/>
        </w:rPr>
      </w:pPr>
      <w:r w:rsidDel="00000000" w:rsidR="00000000" w:rsidRPr="00000000">
        <w:rPr>
          <w:color w:val="b80a18"/>
          <w:sz w:val="24"/>
          <w:szCs w:val="24"/>
          <w:rtl w:val="0"/>
        </w:rPr>
        <w:t xml:space="preserve">Response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success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true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documentId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"DOC-123456"</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fileUrl</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"https://cdn.itarang.com/kyc/123/aadhaar_front.jpg"</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uploadedAt</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"2026-07-26T10:45:00Z"</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status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"uploaded"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message</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"Document uploaded successfully. Awaiting admin verification."</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5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357">
      <w:pPr>
        <w:spacing w:line="240" w:lineRule="auto"/>
        <w:ind w:left="0" w:firstLine="0"/>
        <w:rPr>
          <w:sz w:val="24"/>
          <w:szCs w:val="24"/>
        </w:rPr>
      </w:pPr>
      <w:r w:rsidDel="00000000" w:rsidR="00000000" w:rsidRPr="00000000">
        <w:rPr>
          <w:sz w:val="24"/>
          <w:szCs w:val="24"/>
          <w:rtl w:val="0"/>
        </w:rPr>
        <w:t xml:space="preserve">Database Schema Update:</w:t>
      </w:r>
    </w:p>
    <w:p w:rsidR="00000000" w:rsidDel="00000000" w:rsidP="00000000" w:rsidRDefault="00000000" w:rsidRPr="00000000" w14:paraId="00000358">
      <w:pPr>
        <w:spacing w:line="240" w:lineRule="auto"/>
        <w:ind w:left="0" w:firstLine="0"/>
        <w:rPr>
          <w:sz w:val="24"/>
          <w:szCs w:val="24"/>
        </w:rPr>
      </w:pPr>
      <w:r w:rsidDel="00000000" w:rsidR="00000000" w:rsidRPr="00000000">
        <w:rPr>
          <w:sz w:val="24"/>
          <w:szCs w:val="24"/>
          <w:rtl w:val="0"/>
        </w:rPr>
        <w:t xml:space="preserve">Kyc_documents:</w:t>
      </w:r>
    </w:p>
    <w:p w:rsidR="00000000" w:rsidDel="00000000" w:rsidP="00000000" w:rsidRDefault="00000000" w:rsidRPr="00000000" w14:paraId="00000359">
      <w:pPr>
        <w:numPr>
          <w:ilvl w:val="0"/>
          <w:numId w:val="87"/>
        </w:numPr>
        <w:spacing w:line="240" w:lineRule="auto"/>
        <w:ind w:left="720" w:hanging="360"/>
        <w:rPr>
          <w:sz w:val="24"/>
          <w:szCs w:val="24"/>
          <w:u w:val="none"/>
        </w:rPr>
      </w:pPr>
      <w:r w:rsidDel="00000000" w:rsidR="00000000" w:rsidRPr="00000000">
        <w:rPr>
          <w:sz w:val="24"/>
          <w:szCs w:val="24"/>
          <w:rtl w:val="0"/>
        </w:rPr>
        <w:t xml:space="preserve">id </w:t>
      </w:r>
      <w:r w:rsidDel="00000000" w:rsidR="00000000" w:rsidRPr="00000000">
        <w:rPr>
          <w:color w:val="2b303b"/>
          <w:sz w:val="24"/>
          <w:szCs w:val="24"/>
          <w:rtl w:val="0"/>
        </w:rPr>
        <w:t xml:space="preserve">(</w:t>
      </w:r>
      <w:r w:rsidDel="00000000" w:rsidR="00000000" w:rsidRPr="00000000">
        <w:rPr>
          <w:sz w:val="24"/>
          <w:szCs w:val="24"/>
          <w:rtl w:val="0"/>
        </w:rPr>
        <w:t xml:space="preserve">PK</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5A">
      <w:pPr>
        <w:numPr>
          <w:ilvl w:val="0"/>
          <w:numId w:val="87"/>
        </w:numPr>
        <w:spacing w:line="240" w:lineRule="auto"/>
        <w:ind w:left="720" w:hanging="360"/>
        <w:rPr>
          <w:sz w:val="24"/>
          <w:szCs w:val="24"/>
          <w:u w:val="none"/>
        </w:rPr>
      </w:pPr>
      <w:r w:rsidDel="00000000" w:rsidR="00000000" w:rsidRPr="00000000">
        <w:rPr>
          <w:sz w:val="24"/>
          <w:szCs w:val="24"/>
          <w:rtl w:val="0"/>
        </w:rPr>
        <w:t xml:space="preserve">lead_id </w:t>
      </w:r>
      <w:r w:rsidDel="00000000" w:rsidR="00000000" w:rsidRPr="00000000">
        <w:rPr>
          <w:color w:val="2b303b"/>
          <w:sz w:val="24"/>
          <w:szCs w:val="24"/>
          <w:rtl w:val="0"/>
        </w:rPr>
        <w:t xml:space="preserve">(</w:t>
      </w:r>
      <w:r w:rsidDel="00000000" w:rsidR="00000000" w:rsidRPr="00000000">
        <w:rPr>
          <w:sz w:val="24"/>
          <w:szCs w:val="24"/>
          <w:rtl w:val="0"/>
        </w:rPr>
        <w:t xml:space="preserve">FK</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5B">
      <w:pPr>
        <w:numPr>
          <w:ilvl w:val="0"/>
          <w:numId w:val="87"/>
        </w:numPr>
        <w:spacing w:line="240" w:lineRule="auto"/>
        <w:ind w:left="720" w:hanging="360"/>
        <w:rPr>
          <w:sz w:val="24"/>
          <w:szCs w:val="24"/>
          <w:u w:val="none"/>
        </w:rPr>
      </w:pPr>
      <w:r w:rsidDel="00000000" w:rsidR="00000000" w:rsidRPr="00000000">
        <w:rPr>
          <w:sz w:val="24"/>
          <w:szCs w:val="24"/>
          <w:rtl w:val="0"/>
        </w:rPr>
        <w:t xml:space="preserve">document_type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ENUM</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5C">
      <w:pPr>
        <w:numPr>
          <w:ilvl w:val="0"/>
          <w:numId w:val="87"/>
        </w:numPr>
        <w:spacing w:line="240" w:lineRule="auto"/>
        <w:ind w:left="720" w:hanging="360"/>
        <w:rPr>
          <w:sz w:val="24"/>
          <w:szCs w:val="24"/>
          <w:u w:val="none"/>
        </w:rPr>
      </w:pPr>
      <w:r w:rsidDel="00000000" w:rsidR="00000000" w:rsidRPr="00000000">
        <w:rPr>
          <w:sz w:val="24"/>
          <w:szCs w:val="24"/>
          <w:rtl w:val="0"/>
        </w:rPr>
        <w:t xml:space="preserve">file_url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VARCHAR</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5D">
      <w:pPr>
        <w:numPr>
          <w:ilvl w:val="0"/>
          <w:numId w:val="87"/>
        </w:numPr>
        <w:spacing w:line="240" w:lineRule="auto"/>
        <w:ind w:left="720" w:hanging="360"/>
        <w:rPr>
          <w:sz w:val="24"/>
          <w:szCs w:val="24"/>
          <w:u w:val="none"/>
        </w:rPr>
      </w:pPr>
      <w:r w:rsidDel="00000000" w:rsidR="00000000" w:rsidRPr="00000000">
        <w:rPr>
          <w:sz w:val="24"/>
          <w:szCs w:val="24"/>
          <w:rtl w:val="0"/>
        </w:rPr>
        <w:t xml:space="preserve">file_size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INT</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5E">
      <w:pPr>
        <w:numPr>
          <w:ilvl w:val="0"/>
          <w:numId w:val="87"/>
        </w:numPr>
        <w:spacing w:line="240" w:lineRule="auto"/>
        <w:ind w:left="720" w:hanging="360"/>
        <w:rPr>
          <w:sz w:val="24"/>
          <w:szCs w:val="24"/>
          <w:u w:val="none"/>
        </w:rPr>
      </w:pPr>
      <w:r w:rsidDel="00000000" w:rsidR="00000000" w:rsidRPr="00000000">
        <w:rPr>
          <w:sz w:val="24"/>
          <w:szCs w:val="24"/>
          <w:rtl w:val="0"/>
        </w:rPr>
        <w:t xml:space="preserve">file_type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VARCHAR</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5F">
      <w:pPr>
        <w:numPr>
          <w:ilvl w:val="0"/>
          <w:numId w:val="87"/>
        </w:numPr>
        <w:spacing w:line="240" w:lineRule="auto"/>
        <w:ind w:left="720" w:hanging="360"/>
        <w:rPr>
          <w:sz w:val="24"/>
          <w:szCs w:val="24"/>
          <w:u w:val="none"/>
        </w:rPr>
      </w:pPr>
      <w:r w:rsidDel="00000000" w:rsidR="00000000" w:rsidRPr="00000000">
        <w:rPr>
          <w:sz w:val="24"/>
          <w:szCs w:val="24"/>
          <w:rtl w:val="0"/>
        </w:rPr>
        <w:t xml:space="preserve">uploaded_at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TIMESTAMP</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60">
      <w:pPr>
        <w:numPr>
          <w:ilvl w:val="0"/>
          <w:numId w:val="87"/>
        </w:numPr>
        <w:spacing w:line="240" w:lineRule="auto"/>
        <w:ind w:left="720" w:hanging="360"/>
        <w:rPr>
          <w:sz w:val="24"/>
          <w:szCs w:val="24"/>
          <w:u w:val="none"/>
        </w:rPr>
      </w:pPr>
      <w:r w:rsidDel="00000000" w:rsidR="00000000" w:rsidRPr="00000000">
        <w:rPr>
          <w:sz w:val="24"/>
          <w:szCs w:val="24"/>
          <w:rtl w:val="0"/>
        </w:rPr>
        <w:t xml:space="preserve">uploaded_by </w:t>
      </w:r>
      <w:r w:rsidDel="00000000" w:rsidR="00000000" w:rsidRPr="00000000">
        <w:rPr>
          <w:color w:val="2b303b"/>
          <w:sz w:val="24"/>
          <w:szCs w:val="24"/>
          <w:rtl w:val="0"/>
        </w:rPr>
        <w:t xml:space="preserve">(</w:t>
      </w:r>
      <w:r w:rsidDel="00000000" w:rsidR="00000000" w:rsidRPr="00000000">
        <w:rPr>
          <w:sz w:val="24"/>
          <w:szCs w:val="24"/>
          <w:rtl w:val="0"/>
        </w:rPr>
        <w:t xml:space="preserve">FK: users</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61">
      <w:pPr>
        <w:numPr>
          <w:ilvl w:val="0"/>
          <w:numId w:val="87"/>
        </w:numPr>
        <w:spacing w:line="240" w:lineRule="auto"/>
        <w:ind w:left="720" w:hanging="360"/>
        <w:rPr>
          <w:sz w:val="24"/>
          <w:szCs w:val="24"/>
          <w:u w:val="none"/>
        </w:rPr>
      </w:pPr>
      <w:r w:rsidDel="00000000" w:rsidR="00000000" w:rsidRPr="00000000">
        <w:rPr>
          <w:sz w:val="24"/>
          <w:szCs w:val="24"/>
          <w:rtl w:val="0"/>
        </w:rPr>
        <w:t xml:space="preserve">doc_status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ENUM</w:t>
      </w:r>
      <w:r w:rsidDel="00000000" w:rsidR="00000000" w:rsidRPr="00000000">
        <w:rPr>
          <w:sz w:val="24"/>
          <w:szCs w:val="24"/>
          <w:rtl w:val="0"/>
        </w:rPr>
        <w:t xml:space="preserve">: </w:t>
      </w:r>
      <w:r w:rsidDel="00000000" w:rsidR="00000000" w:rsidRPr="00000000">
        <w:rPr>
          <w:color w:val="008000"/>
          <w:sz w:val="24"/>
          <w:szCs w:val="24"/>
          <w:rtl w:val="0"/>
        </w:rPr>
        <w:t xml:space="preserve">'not_uploaded'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'uploaded'</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'verified'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'rejected'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'reupload_requested'</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62">
      <w:pPr>
        <w:numPr>
          <w:ilvl w:val="0"/>
          <w:numId w:val="87"/>
        </w:numPr>
        <w:spacing w:line="240" w:lineRule="auto"/>
        <w:ind w:left="720" w:hanging="360"/>
        <w:rPr>
          <w:sz w:val="24"/>
          <w:szCs w:val="24"/>
          <w:u w:val="none"/>
        </w:rPr>
      </w:pPr>
      <w:r w:rsidDel="00000000" w:rsidR="00000000" w:rsidRPr="00000000">
        <w:rPr>
          <w:sz w:val="24"/>
          <w:szCs w:val="24"/>
          <w:rtl w:val="0"/>
        </w:rPr>
        <w:t xml:space="preserve">verification_status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ENUM</w:t>
      </w:r>
      <w:r w:rsidDel="00000000" w:rsidR="00000000" w:rsidRPr="00000000">
        <w:rPr>
          <w:sz w:val="24"/>
          <w:szCs w:val="24"/>
          <w:rtl w:val="0"/>
        </w:rPr>
        <w:t xml:space="preserve">: </w:t>
      </w:r>
      <w:r w:rsidDel="00000000" w:rsidR="00000000" w:rsidRPr="00000000">
        <w:rPr>
          <w:color w:val="008000"/>
          <w:sz w:val="24"/>
          <w:szCs w:val="24"/>
          <w:rtl w:val="0"/>
        </w:rPr>
        <w:t xml:space="preserve">'pending'</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'in_progress'</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'success'</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'failed'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6e7687"/>
          <w:sz w:val="24"/>
          <w:szCs w:val="24"/>
          <w:rtl w:val="0"/>
        </w:rPr>
        <w:t xml:space="preserve">-- Admin-only</w:t>
      </w:r>
      <w:r w:rsidDel="00000000" w:rsidR="00000000" w:rsidRPr="00000000">
        <w:rPr>
          <w:rtl w:val="0"/>
        </w:rPr>
      </w:r>
    </w:p>
    <w:p w:rsidR="00000000" w:rsidDel="00000000" w:rsidP="00000000" w:rsidRDefault="00000000" w:rsidRPr="00000000" w14:paraId="00000363">
      <w:pPr>
        <w:numPr>
          <w:ilvl w:val="0"/>
          <w:numId w:val="87"/>
        </w:numPr>
        <w:spacing w:line="240" w:lineRule="auto"/>
        <w:ind w:left="720" w:hanging="360"/>
        <w:rPr>
          <w:sz w:val="24"/>
          <w:szCs w:val="24"/>
          <w:u w:val="none"/>
        </w:rPr>
      </w:pPr>
      <w:r w:rsidDel="00000000" w:rsidR="00000000" w:rsidRPr="00000000">
        <w:rPr>
          <w:sz w:val="24"/>
          <w:szCs w:val="24"/>
          <w:rtl w:val="0"/>
        </w:rPr>
        <w:t xml:space="preserve">verified_at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TIMESTAMP</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64">
      <w:pPr>
        <w:numPr>
          <w:ilvl w:val="0"/>
          <w:numId w:val="87"/>
        </w:numPr>
        <w:spacing w:line="240" w:lineRule="auto"/>
        <w:ind w:left="720" w:hanging="360"/>
        <w:rPr>
          <w:sz w:val="24"/>
          <w:szCs w:val="24"/>
          <w:u w:val="none"/>
        </w:rPr>
      </w:pPr>
      <w:r w:rsidDel="00000000" w:rsidR="00000000" w:rsidRPr="00000000">
        <w:rPr>
          <w:sz w:val="24"/>
          <w:szCs w:val="24"/>
          <w:rtl w:val="0"/>
        </w:rPr>
        <w:t xml:space="preserve">verified_by </w:t>
      </w:r>
      <w:r w:rsidDel="00000000" w:rsidR="00000000" w:rsidRPr="00000000">
        <w:rPr>
          <w:color w:val="2b303b"/>
          <w:sz w:val="24"/>
          <w:szCs w:val="24"/>
          <w:rtl w:val="0"/>
        </w:rPr>
        <w:t xml:space="preserve">(</w:t>
      </w:r>
      <w:r w:rsidDel="00000000" w:rsidR="00000000" w:rsidRPr="00000000">
        <w:rPr>
          <w:sz w:val="24"/>
          <w:szCs w:val="24"/>
          <w:rtl w:val="0"/>
        </w:rPr>
        <w:t xml:space="preserve">FK: admin_users</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65">
      <w:pPr>
        <w:numPr>
          <w:ilvl w:val="0"/>
          <w:numId w:val="87"/>
        </w:numPr>
        <w:spacing w:line="240" w:lineRule="auto"/>
        <w:ind w:left="720" w:hanging="360"/>
        <w:rPr>
          <w:sz w:val="24"/>
          <w:szCs w:val="24"/>
          <w:u w:val="none"/>
        </w:rPr>
      </w:pPr>
      <w:r w:rsidDel="00000000" w:rsidR="00000000" w:rsidRPr="00000000">
        <w:rPr>
          <w:sz w:val="24"/>
          <w:szCs w:val="24"/>
          <w:rtl w:val="0"/>
        </w:rPr>
        <w:t xml:space="preserve">rejection_reason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TEXT</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366">
      <w:pPr>
        <w:numPr>
          <w:ilvl w:val="0"/>
          <w:numId w:val="87"/>
        </w:numPr>
        <w:spacing w:line="240" w:lineRule="auto"/>
        <w:ind w:left="720" w:hanging="360"/>
        <w:rPr>
          <w:sz w:val="24"/>
          <w:szCs w:val="24"/>
          <w:u w:val="none"/>
        </w:rPr>
      </w:pPr>
      <w:r w:rsidDel="00000000" w:rsidR="00000000" w:rsidRPr="00000000">
        <w:rPr>
          <w:sz w:val="24"/>
          <w:szCs w:val="24"/>
          <w:rtl w:val="0"/>
        </w:rPr>
        <w:t xml:space="preserve">extracted_data </w:t>
      </w:r>
      <w:r w:rsidDel="00000000" w:rsidR="00000000" w:rsidRPr="00000000">
        <w:rPr>
          <w:color w:val="2b303b"/>
          <w:sz w:val="24"/>
          <w:szCs w:val="24"/>
          <w:rtl w:val="0"/>
        </w:rPr>
        <w:t xml:space="preserve">(</w:t>
      </w:r>
      <w:r w:rsidDel="00000000" w:rsidR="00000000" w:rsidRPr="00000000">
        <w:rPr>
          <w:sz w:val="24"/>
          <w:szCs w:val="24"/>
          <w:rtl w:val="0"/>
        </w:rPr>
        <w:t xml:space="preserve">JSON</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6e7687"/>
          <w:sz w:val="24"/>
          <w:szCs w:val="24"/>
          <w:rtl w:val="0"/>
        </w:rPr>
        <w:t xml:space="preserve">-- OCR results stored here</w:t>
      </w:r>
      <w:r w:rsidDel="00000000" w:rsidR="00000000" w:rsidRPr="00000000">
        <w:rPr>
          <w:rtl w:val="0"/>
        </w:rPr>
      </w:r>
    </w:p>
    <w:p w:rsidR="00000000" w:rsidDel="00000000" w:rsidP="00000000" w:rsidRDefault="00000000" w:rsidRPr="00000000" w14:paraId="00000367">
      <w:pPr>
        <w:numPr>
          <w:ilvl w:val="0"/>
          <w:numId w:val="87"/>
        </w:numPr>
        <w:spacing w:line="240" w:lineRule="auto"/>
        <w:ind w:left="720" w:hanging="360"/>
        <w:rPr>
          <w:sz w:val="24"/>
          <w:szCs w:val="24"/>
          <w:u w:val="none"/>
        </w:rPr>
      </w:pPr>
      <w:r w:rsidDel="00000000" w:rsidR="00000000" w:rsidRPr="00000000">
        <w:rPr>
          <w:sz w:val="24"/>
          <w:szCs w:val="24"/>
          <w:rtl w:val="0"/>
        </w:rPr>
        <w:t xml:space="preserve">api_verification_results </w:t>
      </w:r>
      <w:r w:rsidDel="00000000" w:rsidR="00000000" w:rsidRPr="00000000">
        <w:rPr>
          <w:color w:val="2b303b"/>
          <w:sz w:val="24"/>
          <w:szCs w:val="24"/>
          <w:rtl w:val="0"/>
        </w:rPr>
        <w:t xml:space="preserve">(</w:t>
      </w:r>
      <w:r w:rsidDel="00000000" w:rsidR="00000000" w:rsidRPr="00000000">
        <w:rPr>
          <w:sz w:val="24"/>
          <w:szCs w:val="24"/>
          <w:rtl w:val="0"/>
        </w:rPr>
        <w:t xml:space="preserve">JSON</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6e7687"/>
          <w:sz w:val="24"/>
          <w:szCs w:val="24"/>
          <w:rtl w:val="0"/>
        </w:rPr>
        <w:t xml:space="preserve">-- API responses stored here</w:t>
      </w:r>
    </w:p>
    <w:p w:rsidR="00000000" w:rsidDel="00000000" w:rsidP="00000000" w:rsidRDefault="00000000" w:rsidRPr="00000000" w14:paraId="00000368">
      <w:pPr>
        <w:spacing w:line="240" w:lineRule="auto"/>
        <w:rPr>
          <w:color w:val="6e7687"/>
          <w:sz w:val="24"/>
          <w:szCs w:val="24"/>
        </w:rPr>
      </w:pPr>
      <w:r w:rsidDel="00000000" w:rsidR="00000000" w:rsidRPr="00000000">
        <w:rPr>
          <w:rtl w:val="0"/>
        </w:rPr>
      </w:r>
    </w:p>
    <w:p w:rsidR="00000000" w:rsidDel="00000000" w:rsidP="00000000" w:rsidRDefault="00000000" w:rsidRPr="00000000" w14:paraId="00000369">
      <w:pPr>
        <w:spacing w:line="240" w:lineRule="auto"/>
        <w:rPr>
          <w:color w:val="6e7687"/>
          <w:sz w:val="24"/>
          <w:szCs w:val="24"/>
        </w:rPr>
      </w:pPr>
      <w:r w:rsidDel="00000000" w:rsidR="00000000" w:rsidRPr="00000000">
        <w:rPr>
          <w:sz w:val="24"/>
          <w:szCs w:val="24"/>
          <w:rtl w:val="0"/>
        </w:rPr>
        <w:t xml:space="preserve">Document Status Counter (Dealer View</w:t>
      </w:r>
      <w:r w:rsidDel="00000000" w:rsidR="00000000" w:rsidRPr="00000000">
        <w:rPr>
          <w:color w:val="6e7687"/>
          <w:sz w:val="24"/>
          <w:szCs w:val="24"/>
          <w:rtl w:val="0"/>
        </w:rPr>
        <w:t xml:space="preserve">)</w:t>
      </w:r>
    </w:p>
    <w:p w:rsidR="00000000" w:rsidDel="00000000" w:rsidP="00000000" w:rsidRDefault="00000000" w:rsidRPr="00000000" w14:paraId="0000036A">
      <w:pPr>
        <w:spacing w:line="240" w:lineRule="auto"/>
        <w:rPr>
          <w:color w:val="6e7687"/>
          <w:sz w:val="24"/>
          <w:szCs w:val="24"/>
        </w:rPr>
      </w:pPr>
      <w:r w:rsidDel="00000000" w:rsidR="00000000" w:rsidRPr="00000000">
        <w:rPr>
          <w:color w:val="6e7687"/>
          <w:sz w:val="24"/>
          <w:szCs w:val="24"/>
          <w:rtl w:val="0"/>
        </w:rPr>
        <w:t xml:space="preserve">​​Display Component (Top of Document Section)</w:t>
      </w:r>
    </w:p>
    <w:p w:rsidR="00000000" w:rsidDel="00000000" w:rsidP="00000000" w:rsidRDefault="00000000" w:rsidRPr="00000000" w14:paraId="0000036B">
      <w:pPr>
        <w:spacing w:line="240" w:lineRule="auto"/>
        <w:rPr>
          <w:color w:val="6e7687"/>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e7687"/>
                <w:sz w:val="24"/>
                <w:szCs w:val="24"/>
              </w:rPr>
            </w:pPr>
            <w:r w:rsidDel="00000000" w:rsidR="00000000" w:rsidRPr="00000000">
              <w:rPr>
                <w:color w:val="6e7687"/>
                <w:sz w:val="24"/>
                <w:szCs w:val="24"/>
                <w:rtl w:val="0"/>
              </w:rPr>
              <w:t xml:space="preserve">📊 Document Upload Progress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sz w:val="24"/>
                <w:szCs w:val="24"/>
              </w:rPr>
            </w:pPr>
            <w:r w:rsidDel="00000000" w:rsidR="00000000" w:rsidRPr="00000000">
              <w:rPr>
                <w:rFonts w:ascii="Arial Unicode MS" w:cs="Arial Unicode MS" w:eastAsia="Arial Unicode MS" w:hAnsi="Arial Unicode MS"/>
                <w:color w:val="6e7687"/>
                <w:sz w:val="24"/>
                <w:szCs w:val="24"/>
                <w:rtl w:val="0"/>
              </w:rPr>
              <w:t xml:space="preserve">✅ Uploaded: </w:t>
            </w:r>
            <w:r w:rsidDel="00000000" w:rsidR="00000000" w:rsidRPr="00000000">
              <w:rPr>
                <w:color w:val="008080"/>
                <w:sz w:val="24"/>
                <w:szCs w:val="24"/>
                <w:rtl w:val="0"/>
              </w:rPr>
              <w:t xml:space="preserve">9</w:t>
            </w:r>
            <w:r w:rsidDel="00000000" w:rsidR="00000000" w:rsidRPr="00000000">
              <w:rPr>
                <w:color w:val="14181f"/>
                <w:sz w:val="24"/>
                <w:szCs w:val="24"/>
                <w:rtl w:val="0"/>
              </w:rPr>
              <w:t xml:space="preserve">/</w:t>
            </w:r>
            <w:r w:rsidDel="00000000" w:rsidR="00000000" w:rsidRPr="00000000">
              <w:rPr>
                <w:color w:val="008080"/>
                <w:sz w:val="24"/>
                <w:szCs w:val="24"/>
                <w:rtl w:val="0"/>
              </w:rPr>
              <w:t xml:space="preserve">11</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sz w:val="24"/>
                <w:szCs w:val="24"/>
              </w:rPr>
            </w:pPr>
            <w:r w:rsidDel="00000000" w:rsidR="00000000" w:rsidRPr="00000000">
              <w:rPr>
                <w:rFonts w:ascii="Arial Unicode MS" w:cs="Arial Unicode MS" w:eastAsia="Arial Unicode MS" w:hAnsi="Arial Unicode MS"/>
                <w:color w:val="008080"/>
                <w:sz w:val="24"/>
                <w:szCs w:val="24"/>
                <w:rtl w:val="0"/>
              </w:rPr>
              <w:t xml:space="preserve">⏳ Pending Upload: 2</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sz w:val="24"/>
                <w:szCs w:val="24"/>
              </w:rPr>
            </w:pPr>
            <w:r w:rsidDel="00000000" w:rsidR="00000000" w:rsidRPr="00000000">
              <w:rPr>
                <w:color w:val="008080"/>
                <w:sz w:val="24"/>
                <w:szCs w:val="24"/>
                <w:rtl w:val="0"/>
              </w:rPr>
              <w:t xml:space="preserve">📝 Missing: PAN Card</w:t>
            </w:r>
            <w:r w:rsidDel="00000000" w:rsidR="00000000" w:rsidRPr="00000000">
              <w:rPr>
                <w:color w:val="2b303b"/>
                <w:sz w:val="24"/>
                <w:szCs w:val="24"/>
                <w:rtl w:val="0"/>
              </w:rPr>
              <w:t xml:space="preserve">,</w:t>
            </w:r>
            <w:r w:rsidDel="00000000" w:rsidR="00000000" w:rsidRPr="00000000">
              <w:rPr>
                <w:color w:val="008080"/>
                <w:sz w:val="24"/>
                <w:szCs w:val="24"/>
                <w:rtl w:val="0"/>
              </w:rPr>
              <w:t xml:space="preserve"> Passport Photo</w:t>
            </w:r>
          </w:p>
          <w:p w:rsidR="00000000" w:rsidDel="00000000" w:rsidP="00000000" w:rsidRDefault="00000000" w:rsidRPr="00000000" w14:paraId="00000370">
            <w:pPr>
              <w:spacing w:line="240" w:lineRule="auto"/>
              <w:ind w:left="0" w:firstLine="0"/>
              <w:rPr>
                <w:color w:val="008080"/>
                <w:sz w:val="24"/>
                <w:szCs w:val="24"/>
              </w:rPr>
            </w:pPr>
            <w:r w:rsidDel="00000000" w:rsidR="00000000" w:rsidRPr="00000000">
              <w:rPr>
                <w:sz w:val="24"/>
                <w:szCs w:val="24"/>
                <w:rtl w:val="0"/>
              </w:rPr>
              <w:t xml:space="preserve">Auto-updates as user uploads documents</w:t>
            </w:r>
            <w:r w:rsidDel="00000000" w:rsidR="00000000" w:rsidRPr="00000000">
              <w:rPr>
                <w:rtl w:val="0"/>
              </w:rPr>
            </w:r>
          </w:p>
        </w:tc>
      </w:tr>
    </w:tbl>
    <w:p w:rsidR="00000000" w:rsidDel="00000000" w:rsidP="00000000" w:rsidRDefault="00000000" w:rsidRPr="00000000" w14:paraId="00000371">
      <w:pPr>
        <w:spacing w:line="240" w:lineRule="auto"/>
        <w:rPr>
          <w:color w:val="6e7687"/>
          <w:sz w:val="24"/>
          <w:szCs w:val="24"/>
        </w:rPr>
      </w:pPr>
      <w:r w:rsidDel="00000000" w:rsidR="00000000" w:rsidRPr="00000000">
        <w:rPr>
          <w:rtl w:val="0"/>
        </w:rPr>
      </w:r>
    </w:p>
    <w:p w:rsidR="00000000" w:rsidDel="00000000" w:rsidP="00000000" w:rsidRDefault="00000000" w:rsidRPr="00000000" w14:paraId="00000372">
      <w:pPr>
        <w:spacing w:line="240" w:lineRule="auto"/>
        <w:ind w:left="0" w:firstLine="0"/>
        <w:rPr>
          <w:sz w:val="24"/>
          <w:szCs w:val="24"/>
        </w:rPr>
      </w:pPr>
      <w:r w:rsidDel="00000000" w:rsidR="00000000" w:rsidRPr="00000000">
        <w:rPr>
          <w:sz w:val="24"/>
          <w:szCs w:val="24"/>
          <w:rtl w:val="0"/>
        </w:rPr>
        <w:t xml:space="preserve">Backend API:</w:t>
      </w:r>
    </w:p>
    <w:p w:rsidR="00000000" w:rsidDel="00000000" w:rsidP="00000000" w:rsidRDefault="00000000" w:rsidRPr="00000000" w14:paraId="00000373">
      <w:pPr>
        <w:spacing w:line="240" w:lineRule="auto"/>
        <w:ind w:left="0" w:firstLine="0"/>
        <w:rPr>
          <w:sz w:val="24"/>
          <w:szCs w:val="24"/>
        </w:rPr>
      </w:pPr>
      <w:r w:rsidDel="00000000" w:rsidR="00000000" w:rsidRPr="00000000">
        <w:rPr>
          <w:color w:val="008080"/>
          <w:sz w:val="24"/>
          <w:szCs w:val="24"/>
          <w:rtl w:val="0"/>
        </w:rPr>
        <w:t xml:space="preserve">GET</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api</w:t>
      </w:r>
      <w:r w:rsidDel="00000000" w:rsidR="00000000" w:rsidRPr="00000000">
        <w:rPr>
          <w:color w:val="14181f"/>
          <w:sz w:val="24"/>
          <w:szCs w:val="24"/>
          <w:rtl w:val="0"/>
        </w:rPr>
        <w:t xml:space="preserve">/</w:t>
      </w:r>
      <w:r w:rsidDel="00000000" w:rsidR="00000000" w:rsidRPr="00000000">
        <w:rPr>
          <w:sz w:val="24"/>
          <w:szCs w:val="24"/>
          <w:rtl w:val="0"/>
        </w:rPr>
        <w:t xml:space="preserve">kyc</w:t>
      </w:r>
      <w:r w:rsidDel="00000000" w:rsidR="00000000" w:rsidRPr="00000000">
        <w:rPr>
          <w:color w:val="14181f"/>
          <w:sz w:val="24"/>
          <w:szCs w:val="24"/>
          <w:rtl w:val="0"/>
        </w:rPr>
        <w:t xml:space="preserve">/:</w:t>
      </w:r>
      <w:r w:rsidDel="00000000" w:rsidR="00000000" w:rsidRPr="00000000">
        <w:rPr>
          <w:sz w:val="24"/>
          <w:szCs w:val="24"/>
          <w:rtl w:val="0"/>
        </w:rPr>
        <w:t xml:space="preserve">leadId</w:t>
      </w:r>
      <w:r w:rsidDel="00000000" w:rsidR="00000000" w:rsidRPr="00000000">
        <w:rPr>
          <w:color w:val="14181f"/>
          <w:sz w:val="24"/>
          <w:szCs w:val="24"/>
          <w:rtl w:val="0"/>
        </w:rPr>
        <w:t xml:space="preserve">/</w:t>
      </w:r>
      <w:r w:rsidDel="00000000" w:rsidR="00000000" w:rsidRPr="00000000">
        <w:rPr>
          <w:color w:val="b34a00"/>
          <w:sz w:val="24"/>
          <w:szCs w:val="24"/>
          <w:rtl w:val="0"/>
        </w:rPr>
        <w:t xml:space="preserve">document</w:t>
      </w:r>
      <w:r w:rsidDel="00000000" w:rsidR="00000000" w:rsidRPr="00000000">
        <w:rPr>
          <w:color w:val="14181f"/>
          <w:sz w:val="24"/>
          <w:szCs w:val="24"/>
          <w:rtl w:val="0"/>
        </w:rPr>
        <w:t xml:space="preserve">-</w:t>
      </w:r>
      <w:r w:rsidDel="00000000" w:rsidR="00000000" w:rsidRPr="00000000">
        <w:rPr>
          <w:sz w:val="24"/>
          <w:szCs w:val="24"/>
          <w:rtl w:val="0"/>
        </w:rPr>
        <w:t xml:space="preserve">status </w:t>
      </w:r>
    </w:p>
    <w:p w:rsidR="00000000" w:rsidDel="00000000" w:rsidP="00000000" w:rsidRDefault="00000000" w:rsidRPr="00000000" w14:paraId="00000374">
      <w:pPr>
        <w:spacing w:line="240" w:lineRule="auto"/>
        <w:ind w:left="0" w:firstLine="0"/>
        <w:rPr>
          <w:color w:val="2b303b"/>
          <w:sz w:val="24"/>
          <w:szCs w:val="24"/>
        </w:rPr>
      </w:pPr>
      <w:r w:rsidDel="00000000" w:rsidR="00000000" w:rsidRPr="00000000">
        <w:rPr>
          <w:color w:val="b80a18"/>
          <w:sz w:val="24"/>
          <w:szCs w:val="24"/>
          <w:rtl w:val="0"/>
        </w:rPr>
        <w:t xml:space="preserve">Response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totalRequired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11</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uploaded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9</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pending</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2</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missingDocuments</w:t>
      </w:r>
      <w:r w:rsidDel="00000000" w:rsidR="00000000" w:rsidRPr="00000000">
        <w:rPr>
          <w:color w:val="14181f"/>
          <w:sz w:val="24"/>
          <w:szCs w:val="24"/>
          <w:rtl w:val="0"/>
        </w:rPr>
        <w:t xml:space="preserve">:</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'pan_card'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'passport_photo'</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allUploaded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false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adminVerificationStatus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'pending'</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'in_progress'</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'completed'</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'failed'</w:t>
      </w:r>
      <w:r w:rsidDel="00000000" w:rsidR="00000000" w:rsidRPr="00000000">
        <w:rPr>
          <w:color w:val="2b303b"/>
          <w:sz w:val="24"/>
          <w:szCs w:val="24"/>
          <w:rtl w:val="0"/>
        </w:rPr>
        <w:t xml:space="preserve">,</w:t>
      </w:r>
      <w:r w:rsidDel="00000000" w:rsidR="00000000" w:rsidRPr="00000000">
        <w:rPr>
          <w:color w:val="b80a18"/>
          <w:sz w:val="24"/>
          <w:szCs w:val="24"/>
          <w:rtl w:val="0"/>
        </w:rPr>
        <w:t xml:space="preserve">canProceedToNextStep</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false</w:t>
      </w:r>
      <w:r w:rsidDel="00000000" w:rsidR="00000000" w:rsidRPr="00000000">
        <w:rPr>
          <w:sz w:val="24"/>
          <w:szCs w:val="24"/>
          <w:rtl w:val="0"/>
        </w:rPr>
        <w:t xml:space="preserve"> </w:t>
      </w:r>
      <w:r w:rsidDel="00000000" w:rsidR="00000000" w:rsidRPr="00000000">
        <w:rPr>
          <w:color w:val="6e7687"/>
          <w:sz w:val="24"/>
          <w:szCs w:val="24"/>
          <w:rtl w:val="0"/>
        </w:rPr>
        <w:t xml:space="preserve">// Controlled by admin verification, not upload count</w:t>
      </w:r>
      <w:r w:rsidDel="00000000" w:rsidR="00000000" w:rsidRPr="00000000">
        <w:rPr>
          <w:sz w:val="24"/>
          <w:szCs w:val="24"/>
          <w:rtl w:val="0"/>
        </w:rPr>
        <w:t xml:space="preserve"> </w:t>
      </w:r>
      <w:r w:rsidDel="00000000" w:rsidR="00000000" w:rsidRPr="00000000">
        <w:rPr>
          <w:color w:val="2b303b"/>
          <w:sz w:val="24"/>
          <w:szCs w:val="24"/>
          <w:rtl w:val="0"/>
        </w:rPr>
        <w:t xml:space="preserve">}</w:t>
      </w:r>
    </w:p>
    <w:p w:rsidR="00000000" w:rsidDel="00000000" w:rsidP="00000000" w:rsidRDefault="00000000" w:rsidRPr="00000000" w14:paraId="00000375">
      <w:pPr>
        <w:spacing w:line="240" w:lineRule="auto"/>
        <w:ind w:left="0" w:firstLine="0"/>
        <w:rPr>
          <w:color w:val="2b303b"/>
          <w:sz w:val="24"/>
          <w:szCs w:val="24"/>
        </w:rPr>
      </w:pPr>
      <w:r w:rsidDel="00000000" w:rsidR="00000000" w:rsidRPr="00000000">
        <w:rPr>
          <w:rtl w:val="0"/>
        </w:rPr>
      </w:r>
    </w:p>
    <w:p w:rsidR="00000000" w:rsidDel="00000000" w:rsidP="00000000" w:rsidRDefault="00000000" w:rsidRPr="00000000" w14:paraId="00000376">
      <w:pPr>
        <w:spacing w:line="240" w:lineRule="auto"/>
        <w:ind w:left="0" w:firstLine="0"/>
        <w:rPr>
          <w:color w:val="2b303b"/>
          <w:sz w:val="24"/>
          <w:szCs w:val="24"/>
        </w:rPr>
      </w:pPr>
      <w:r w:rsidDel="00000000" w:rsidR="00000000" w:rsidRPr="00000000">
        <w:rPr>
          <w:color w:val="2b303b"/>
          <w:sz w:val="24"/>
          <w:szCs w:val="24"/>
          <w:rtl w:val="0"/>
        </w:rPr>
        <w:t xml:space="preserve">Dealer-Side Status States (Simplified)</w:t>
      </w:r>
    </w:p>
    <w:p w:rsidR="00000000" w:rsidDel="00000000" w:rsidP="00000000" w:rsidRDefault="00000000" w:rsidRPr="00000000" w14:paraId="00000377">
      <w:pPr>
        <w:spacing w:line="240" w:lineRule="auto"/>
        <w:ind w:left="0" w:firstLine="0"/>
        <w:rPr>
          <w:color w:val="2b303b"/>
          <w:sz w:val="24"/>
          <w:szCs w:val="24"/>
        </w:rPr>
      </w:pPr>
      <w:r w:rsidDel="00000000" w:rsidR="00000000" w:rsidRPr="00000000">
        <w:rPr>
          <w:color w:val="2b303b"/>
          <w:sz w:val="24"/>
          <w:szCs w:val="24"/>
          <w:rtl w:val="0"/>
        </w:rPr>
        <w:t xml:space="preserve">Dealer sees only these statuses:</w:t>
      </w:r>
    </w:p>
    <w:p w:rsidR="00000000" w:rsidDel="00000000" w:rsidP="00000000" w:rsidRDefault="00000000" w:rsidRPr="00000000" w14:paraId="00000378">
      <w:pPr>
        <w:spacing w:line="240" w:lineRule="auto"/>
        <w:ind w:left="0" w:firstLine="0"/>
        <w:rPr>
          <w:color w:val="2b303b"/>
          <w:sz w:val="24"/>
          <w:szCs w:val="24"/>
        </w:rPr>
      </w:pPr>
      <w:r w:rsidDel="00000000" w:rsidR="00000000" w:rsidRPr="00000000">
        <w:rPr>
          <w:rtl w:val="0"/>
        </w:rPr>
      </w:r>
    </w:p>
    <w:p w:rsidR="00000000" w:rsidDel="00000000" w:rsidP="00000000" w:rsidRDefault="00000000" w:rsidRPr="00000000" w14:paraId="00000379">
      <w:pPr>
        <w:spacing w:line="240" w:lineRule="auto"/>
        <w:ind w:left="0" w:firstLine="0"/>
        <w:rPr>
          <w:color w:val="2b303b"/>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not_uploaded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color w:val="2b303b"/>
                <w:sz w:val="24"/>
                <w:szCs w:val="24"/>
              </w:rPr>
            </w:pPr>
            <w:r w:rsidDel="00000000" w:rsidR="00000000" w:rsidRPr="00000000">
              <w:rPr>
                <w:color w:val="2b303b"/>
                <w:sz w:val="24"/>
                <w:szCs w:val="24"/>
                <w:rtl w:val="0"/>
              </w:rPr>
              <w:t xml:space="preserve">Not Uploaded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Dealer hasn't uploaded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Uploaded - Pending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File stored, awaiting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reupload_request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Reupload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Admin rejected, reason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rPr>
            </w:pPr>
            <w:r w:rsidDel="00000000" w:rsidR="00000000" w:rsidRPr="00000000">
              <w:rPr>
                <w:color w:val="2b303b"/>
                <w:sz w:val="24"/>
                <w:szCs w:val="24"/>
                <w:rtl w:val="0"/>
              </w:rPr>
              <w:t xml:space="preserve">Admin approved</w:t>
            </w:r>
          </w:p>
        </w:tc>
      </w:tr>
    </w:tbl>
    <w:p w:rsidR="00000000" w:rsidDel="00000000" w:rsidP="00000000" w:rsidRDefault="00000000" w:rsidRPr="00000000" w14:paraId="00000389">
      <w:pPr>
        <w:spacing w:line="240" w:lineRule="auto"/>
        <w:ind w:left="0" w:firstLine="0"/>
        <w:rPr>
          <w:color w:val="2b303b"/>
          <w:sz w:val="24"/>
          <w:szCs w:val="24"/>
        </w:rPr>
      </w:pPr>
      <w:r w:rsidDel="00000000" w:rsidR="00000000" w:rsidRPr="00000000">
        <w:rPr>
          <w:rtl w:val="0"/>
        </w:rPr>
      </w:r>
    </w:p>
    <w:p w:rsidR="00000000" w:rsidDel="00000000" w:rsidP="00000000" w:rsidRDefault="00000000" w:rsidRPr="00000000" w14:paraId="0000038A">
      <w:pPr>
        <w:spacing w:line="240" w:lineRule="auto"/>
        <w:ind w:left="0" w:firstLine="0"/>
        <w:rPr>
          <w:color w:val="2b303b"/>
          <w:sz w:val="24"/>
          <w:szCs w:val="24"/>
        </w:rPr>
      </w:pPr>
      <w:r w:rsidDel="00000000" w:rsidR="00000000" w:rsidRPr="00000000">
        <w:rPr>
          <w:rtl w:val="0"/>
        </w:rPr>
      </w:r>
    </w:p>
    <w:p w:rsidR="00000000" w:rsidDel="00000000" w:rsidP="00000000" w:rsidRDefault="00000000" w:rsidRPr="00000000" w14:paraId="0000038B">
      <w:pPr>
        <w:spacing w:line="240" w:lineRule="auto"/>
        <w:ind w:left="0" w:firstLine="0"/>
        <w:rPr>
          <w:color w:val="2b303b"/>
          <w:sz w:val="24"/>
          <w:szCs w:val="24"/>
        </w:rPr>
      </w:pPr>
      <w:r w:rsidDel="00000000" w:rsidR="00000000" w:rsidRPr="00000000">
        <w:rPr>
          <w:color w:val="2b303b"/>
          <w:sz w:val="24"/>
          <w:szCs w:val="24"/>
          <w:rtl w:val="0"/>
        </w:rPr>
        <w:t xml:space="preserve">Important: Dealer does NOT see:</w:t>
      </w:r>
    </w:p>
    <w:p w:rsidR="00000000" w:rsidDel="00000000" w:rsidP="00000000" w:rsidRDefault="00000000" w:rsidRPr="00000000" w14:paraId="0000038C">
      <w:pPr>
        <w:numPr>
          <w:ilvl w:val="0"/>
          <w:numId w:val="63"/>
        </w:numPr>
        <w:spacing w:line="240" w:lineRule="auto"/>
        <w:ind w:left="720" w:hanging="360"/>
        <w:rPr>
          <w:sz w:val="24"/>
          <w:szCs w:val="24"/>
          <w:u w:val="none"/>
        </w:rPr>
      </w:pPr>
      <w:r w:rsidDel="00000000" w:rsidR="00000000" w:rsidRPr="00000000">
        <w:rPr>
          <w:color w:val="008000"/>
          <w:sz w:val="24"/>
          <w:szCs w:val="24"/>
          <w:rtl w:val="0"/>
        </w:rPr>
        <w:t xml:space="preserve">`</w:t>
      </w:r>
      <w:r w:rsidDel="00000000" w:rsidR="00000000" w:rsidRPr="00000000">
        <w:rPr>
          <w:color w:val="2b303b"/>
          <w:sz w:val="24"/>
          <w:szCs w:val="24"/>
          <w:rtl w:val="0"/>
        </w:rPr>
        <w:t xml:space="preserve">in_progress</w:t>
      </w:r>
      <w:r w:rsidDel="00000000" w:rsidR="00000000" w:rsidRPr="00000000">
        <w:rPr>
          <w:color w:val="008000"/>
          <w:sz w:val="24"/>
          <w:szCs w:val="24"/>
          <w:rtl w:val="0"/>
        </w:rPr>
        <w:t xml:space="preserve">` (that's admin-side only)</w:t>
      </w:r>
    </w:p>
    <w:p w:rsidR="00000000" w:rsidDel="00000000" w:rsidP="00000000" w:rsidRDefault="00000000" w:rsidRPr="00000000" w14:paraId="0000038D">
      <w:pPr>
        <w:numPr>
          <w:ilvl w:val="0"/>
          <w:numId w:val="63"/>
        </w:numPr>
        <w:spacing w:line="240" w:lineRule="auto"/>
        <w:ind w:left="720" w:hanging="360"/>
        <w:rPr>
          <w:sz w:val="24"/>
          <w:szCs w:val="24"/>
          <w:u w:val="none"/>
        </w:rPr>
      </w:pPr>
      <w:r w:rsidDel="00000000" w:rsidR="00000000" w:rsidRPr="00000000">
        <w:rPr>
          <w:color w:val="008000"/>
          <w:sz w:val="24"/>
          <w:szCs w:val="24"/>
          <w:rtl w:val="0"/>
        </w:rPr>
        <w:t xml:space="preserve">`</w:t>
      </w:r>
      <w:r w:rsidDel="00000000" w:rsidR="00000000" w:rsidRPr="00000000">
        <w:rPr>
          <w:color w:val="2b303b"/>
          <w:sz w:val="24"/>
          <w:szCs w:val="24"/>
          <w:rtl w:val="0"/>
        </w:rPr>
        <w:t xml:space="preserve">failed</w:t>
      </w:r>
      <w:r w:rsidDel="00000000" w:rsidR="00000000" w:rsidRPr="00000000">
        <w:rPr>
          <w:color w:val="008000"/>
          <w:sz w:val="24"/>
          <w:szCs w:val="24"/>
          <w:rtl w:val="0"/>
        </w:rPr>
        <w:t xml:space="preserve">` (converted to `</w:t>
      </w:r>
      <w:r w:rsidDel="00000000" w:rsidR="00000000" w:rsidRPr="00000000">
        <w:rPr>
          <w:color w:val="2b303b"/>
          <w:sz w:val="24"/>
          <w:szCs w:val="24"/>
          <w:rtl w:val="0"/>
        </w:rPr>
        <w:t xml:space="preserve">reupload_requested</w:t>
      </w:r>
      <w:r w:rsidDel="00000000" w:rsidR="00000000" w:rsidRPr="00000000">
        <w:rPr>
          <w:color w:val="008000"/>
          <w:sz w:val="24"/>
          <w:szCs w:val="24"/>
          <w:rtl w:val="0"/>
        </w:rPr>
        <w:t xml:space="preserve">` for dealer)</w:t>
      </w:r>
    </w:p>
    <w:p w:rsidR="00000000" w:rsidDel="00000000" w:rsidP="00000000" w:rsidRDefault="00000000" w:rsidRPr="00000000" w14:paraId="0000038E">
      <w:pPr>
        <w:numPr>
          <w:ilvl w:val="0"/>
          <w:numId w:val="63"/>
        </w:numPr>
        <w:spacing w:line="240" w:lineRule="auto"/>
        <w:ind w:left="720" w:hanging="360"/>
        <w:rPr>
          <w:sz w:val="24"/>
          <w:szCs w:val="24"/>
          <w:u w:val="none"/>
        </w:rPr>
      </w:pPr>
      <w:r w:rsidDel="00000000" w:rsidR="00000000" w:rsidRPr="00000000">
        <w:rPr>
          <w:color w:val="2b303b"/>
          <w:sz w:val="24"/>
          <w:szCs w:val="24"/>
          <w:rtl w:val="0"/>
        </w:rPr>
        <w:t xml:space="preserve">API error codes (those are internal)</w:t>
      </w:r>
    </w:p>
    <w:p w:rsidR="00000000" w:rsidDel="00000000" w:rsidP="00000000" w:rsidRDefault="00000000" w:rsidRPr="00000000" w14:paraId="0000038F">
      <w:pPr>
        <w:spacing w:line="240" w:lineRule="auto"/>
        <w:ind w:left="0" w:firstLine="0"/>
        <w:rPr>
          <w:color w:val="2b303b"/>
          <w:sz w:val="24"/>
          <w:szCs w:val="24"/>
        </w:rPr>
      </w:pPr>
      <w:r w:rsidDel="00000000" w:rsidR="00000000" w:rsidRPr="00000000">
        <w:rPr>
          <w:rtl w:val="0"/>
        </w:rPr>
      </w:r>
    </w:p>
    <w:p w:rsidR="00000000" w:rsidDel="00000000" w:rsidP="00000000" w:rsidRDefault="00000000" w:rsidRPr="00000000" w14:paraId="00000390">
      <w:pPr>
        <w:spacing w:line="240" w:lineRule="auto"/>
        <w:rPr>
          <w:sz w:val="24"/>
          <w:szCs w:val="24"/>
        </w:rPr>
      </w:pPr>
      <w:r w:rsidDel="00000000" w:rsidR="00000000" w:rsidRPr="00000000">
        <w:rPr>
          <w:sz w:val="24"/>
          <w:szCs w:val="24"/>
          <w:rtl w:val="0"/>
        </w:rPr>
        <w:t xml:space="preserve">Reupload APIs:</w:t>
      </w:r>
    </w:p>
    <w:p w:rsidR="00000000" w:rsidDel="00000000" w:rsidP="00000000" w:rsidRDefault="00000000" w:rsidRPr="00000000" w14:paraId="00000391">
      <w:pPr>
        <w:spacing w:line="240" w:lineRule="auto"/>
        <w:rPr>
          <w:color w:val="14181f"/>
          <w:sz w:val="24"/>
          <w:szCs w:val="24"/>
        </w:rPr>
      </w:pPr>
      <w:r w:rsidDel="00000000" w:rsidR="00000000" w:rsidRPr="00000000">
        <w:rPr>
          <w:color w:val="008080"/>
          <w:sz w:val="24"/>
          <w:szCs w:val="24"/>
          <w:rtl w:val="0"/>
        </w:rPr>
        <w:t xml:space="preserve">POST</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api</w:t>
      </w:r>
      <w:r w:rsidDel="00000000" w:rsidR="00000000" w:rsidRPr="00000000">
        <w:rPr>
          <w:color w:val="14181f"/>
          <w:sz w:val="24"/>
          <w:szCs w:val="24"/>
          <w:rtl w:val="0"/>
        </w:rPr>
        <w:t xml:space="preserve">/</w:t>
      </w:r>
      <w:r w:rsidDel="00000000" w:rsidR="00000000" w:rsidRPr="00000000">
        <w:rPr>
          <w:sz w:val="24"/>
          <w:szCs w:val="24"/>
          <w:rtl w:val="0"/>
        </w:rPr>
        <w:t xml:space="preserve">kyc</w:t>
      </w:r>
      <w:r w:rsidDel="00000000" w:rsidR="00000000" w:rsidRPr="00000000">
        <w:rPr>
          <w:color w:val="14181f"/>
          <w:sz w:val="24"/>
          <w:szCs w:val="24"/>
          <w:rtl w:val="0"/>
        </w:rPr>
        <w:t xml:space="preserve">/:</w:t>
      </w:r>
      <w:r w:rsidDel="00000000" w:rsidR="00000000" w:rsidRPr="00000000">
        <w:rPr>
          <w:sz w:val="24"/>
          <w:szCs w:val="24"/>
          <w:rtl w:val="0"/>
        </w:rPr>
        <w:t xml:space="preserve">leadId</w:t>
      </w:r>
      <w:r w:rsidDel="00000000" w:rsidR="00000000" w:rsidRPr="00000000">
        <w:rPr>
          <w:color w:val="14181f"/>
          <w:sz w:val="24"/>
          <w:szCs w:val="24"/>
          <w:rtl w:val="0"/>
        </w:rPr>
        <w:t xml:space="preserve">/</w:t>
      </w:r>
      <w:r w:rsidDel="00000000" w:rsidR="00000000" w:rsidRPr="00000000">
        <w:rPr>
          <w:sz w:val="24"/>
          <w:szCs w:val="24"/>
          <w:rtl w:val="0"/>
        </w:rPr>
        <w:t xml:space="preserve">reupload</w:t>
      </w:r>
      <w:r w:rsidDel="00000000" w:rsidR="00000000" w:rsidRPr="00000000">
        <w:rPr>
          <w:rtl w:val="0"/>
        </w:rPr>
      </w:r>
    </w:p>
    <w:p w:rsidR="00000000" w:rsidDel="00000000" w:rsidP="00000000" w:rsidRDefault="00000000" w:rsidRPr="00000000" w14:paraId="00000392">
      <w:pPr>
        <w:spacing w:line="240" w:lineRule="auto"/>
        <w:rPr>
          <w:sz w:val="24"/>
          <w:szCs w:val="24"/>
        </w:rPr>
      </w:pPr>
      <w:r w:rsidDel="00000000" w:rsidR="00000000" w:rsidRPr="00000000">
        <w:rPr>
          <w:color w:val="b34a00"/>
          <w:sz w:val="24"/>
          <w:szCs w:val="24"/>
          <w:rtl w:val="0"/>
        </w:rPr>
        <w:t xml:space="preserve">document</w:t>
      </w:r>
      <w:r w:rsidDel="00000000" w:rsidR="00000000" w:rsidRPr="00000000">
        <w:rPr>
          <w:sz w:val="24"/>
          <w:szCs w:val="24"/>
          <w:rtl w:val="0"/>
        </w:rPr>
        <w:t xml:space="preserve"> </w:t>
      </w:r>
      <w:r w:rsidDel="00000000" w:rsidR="00000000" w:rsidRPr="00000000">
        <w:rPr>
          <w:color w:val="b34a00"/>
          <w:sz w:val="24"/>
          <w:szCs w:val="24"/>
          <w:rtl w:val="0"/>
        </w:rPr>
        <w:t xml:space="preserve">Same</w:t>
      </w:r>
      <w:r w:rsidDel="00000000" w:rsidR="00000000" w:rsidRPr="00000000">
        <w:rPr>
          <w:sz w:val="24"/>
          <w:szCs w:val="24"/>
          <w:rtl w:val="0"/>
        </w:rPr>
        <w:t xml:space="preserve"> </w:t>
      </w:r>
      <w:r w:rsidDel="00000000" w:rsidR="00000000" w:rsidRPr="00000000">
        <w:rPr>
          <w:color w:val="8100c2"/>
          <w:sz w:val="24"/>
          <w:szCs w:val="24"/>
          <w:rtl w:val="0"/>
        </w:rPr>
        <w:t xml:space="preserve">as</w:t>
      </w:r>
      <w:r w:rsidDel="00000000" w:rsidR="00000000" w:rsidRPr="00000000">
        <w:rPr>
          <w:sz w:val="24"/>
          <w:szCs w:val="24"/>
          <w:rtl w:val="0"/>
        </w:rPr>
        <w:t xml:space="preserve"> upload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but</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393">
      <w:pPr>
        <w:numPr>
          <w:ilvl w:val="0"/>
          <w:numId w:val="56"/>
        </w:numPr>
        <w:spacing w:line="240" w:lineRule="auto"/>
        <w:ind w:left="720" w:hanging="360"/>
        <w:rPr>
          <w:sz w:val="24"/>
          <w:szCs w:val="24"/>
          <w:u w:val="none"/>
        </w:rPr>
      </w:pPr>
      <w:r w:rsidDel="00000000" w:rsidR="00000000" w:rsidRPr="00000000">
        <w:rPr>
          <w:color w:val="b34a00"/>
          <w:sz w:val="24"/>
          <w:szCs w:val="24"/>
          <w:rtl w:val="0"/>
        </w:rPr>
        <w:t xml:space="preserve">Replaces</w:t>
      </w:r>
      <w:r w:rsidDel="00000000" w:rsidR="00000000" w:rsidRPr="00000000">
        <w:rPr>
          <w:sz w:val="24"/>
          <w:szCs w:val="24"/>
          <w:rtl w:val="0"/>
        </w:rPr>
        <w:t xml:space="preserve"> previous file</w:t>
      </w:r>
    </w:p>
    <w:p w:rsidR="00000000" w:rsidDel="00000000" w:rsidP="00000000" w:rsidRDefault="00000000" w:rsidRPr="00000000" w14:paraId="00000394">
      <w:pPr>
        <w:numPr>
          <w:ilvl w:val="0"/>
          <w:numId w:val="56"/>
        </w:numPr>
        <w:spacing w:line="240" w:lineRule="auto"/>
        <w:ind w:left="720" w:hanging="360"/>
        <w:rPr>
          <w:sz w:val="24"/>
          <w:szCs w:val="24"/>
          <w:u w:val="none"/>
        </w:rPr>
      </w:pPr>
      <w:r w:rsidDel="00000000" w:rsidR="00000000" w:rsidRPr="00000000">
        <w:rPr>
          <w:color w:val="b34a00"/>
          <w:sz w:val="24"/>
          <w:szCs w:val="24"/>
          <w:rtl w:val="0"/>
        </w:rPr>
        <w:t xml:space="preserve">Clears</w:t>
      </w:r>
      <w:r w:rsidDel="00000000" w:rsidR="00000000" w:rsidRPr="00000000">
        <w:rPr>
          <w:sz w:val="24"/>
          <w:szCs w:val="24"/>
          <w:rtl w:val="0"/>
        </w:rPr>
        <w:t xml:space="preserve"> rejection reason</w:t>
      </w:r>
    </w:p>
    <w:p w:rsidR="00000000" w:rsidDel="00000000" w:rsidP="00000000" w:rsidRDefault="00000000" w:rsidRPr="00000000" w14:paraId="00000395">
      <w:pPr>
        <w:numPr>
          <w:ilvl w:val="0"/>
          <w:numId w:val="56"/>
        </w:numPr>
        <w:spacing w:line="240" w:lineRule="auto"/>
        <w:ind w:left="720" w:hanging="360"/>
        <w:rPr>
          <w:sz w:val="24"/>
          <w:szCs w:val="24"/>
          <w:u w:val="none"/>
        </w:rPr>
      </w:pPr>
      <w:r w:rsidDel="00000000" w:rsidR="00000000" w:rsidRPr="00000000">
        <w:rPr>
          <w:color w:val="b34a00"/>
          <w:sz w:val="24"/>
          <w:szCs w:val="24"/>
          <w:rtl w:val="0"/>
        </w:rPr>
        <w:t xml:space="preserve">Resets </w:t>
      </w:r>
      <w:r w:rsidDel="00000000" w:rsidR="00000000" w:rsidRPr="00000000">
        <w:rPr>
          <w:sz w:val="24"/>
          <w:szCs w:val="24"/>
          <w:rtl w:val="0"/>
        </w:rPr>
        <w:t xml:space="preserve">verification_status to </w:t>
      </w:r>
      <w:r w:rsidDel="00000000" w:rsidR="00000000" w:rsidRPr="00000000">
        <w:rPr>
          <w:color w:val="008000"/>
          <w:sz w:val="24"/>
          <w:szCs w:val="24"/>
          <w:rtl w:val="0"/>
        </w:rPr>
        <w:t xml:space="preserve">'pending'</w:t>
      </w:r>
      <w:r w:rsidDel="00000000" w:rsidR="00000000" w:rsidRPr="00000000">
        <w:rPr>
          <w:rtl w:val="0"/>
        </w:rPr>
      </w:r>
    </w:p>
    <w:p w:rsidR="00000000" w:rsidDel="00000000" w:rsidP="00000000" w:rsidRDefault="00000000" w:rsidRPr="00000000" w14:paraId="00000396">
      <w:pPr>
        <w:numPr>
          <w:ilvl w:val="0"/>
          <w:numId w:val="56"/>
        </w:numPr>
        <w:spacing w:line="240" w:lineRule="auto"/>
        <w:ind w:left="720" w:hanging="360"/>
        <w:rPr>
          <w:sz w:val="24"/>
          <w:szCs w:val="24"/>
          <w:u w:val="none"/>
        </w:rPr>
      </w:pPr>
      <w:r w:rsidDel="00000000" w:rsidR="00000000" w:rsidRPr="00000000">
        <w:rPr>
          <w:color w:val="b34a00"/>
          <w:sz w:val="24"/>
          <w:szCs w:val="24"/>
          <w:rtl w:val="0"/>
        </w:rPr>
        <w:t xml:space="preserve">Notifies</w:t>
      </w:r>
      <w:r w:rsidDel="00000000" w:rsidR="00000000" w:rsidRPr="00000000">
        <w:rPr>
          <w:sz w:val="24"/>
          <w:szCs w:val="24"/>
          <w:rtl w:val="0"/>
        </w:rPr>
        <w:t xml:space="preserve"> admin queue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"Document reuploaded for Lead #{leadId}"</w:t>
      </w:r>
    </w:p>
    <w:p w:rsidR="00000000" w:rsidDel="00000000" w:rsidP="00000000" w:rsidRDefault="00000000" w:rsidRPr="00000000" w14:paraId="00000397">
      <w:pPr>
        <w:spacing w:line="240" w:lineRule="auto"/>
        <w:rPr>
          <w:color w:val="008000"/>
          <w:sz w:val="24"/>
          <w:szCs w:val="24"/>
        </w:rPr>
      </w:pPr>
      <w:r w:rsidDel="00000000" w:rsidR="00000000" w:rsidRPr="00000000">
        <w:rPr>
          <w:rtl w:val="0"/>
        </w:rPr>
      </w:r>
    </w:p>
    <w:p w:rsidR="00000000" w:rsidDel="00000000" w:rsidP="00000000" w:rsidRDefault="00000000" w:rsidRPr="00000000" w14:paraId="00000398">
      <w:pPr>
        <w:spacing w:line="240" w:lineRule="auto"/>
        <w:rPr>
          <w:sz w:val="24"/>
          <w:szCs w:val="24"/>
        </w:rPr>
      </w:pPr>
      <w:r w:rsidDel="00000000" w:rsidR="00000000" w:rsidRPr="00000000">
        <w:rPr>
          <w:sz w:val="24"/>
          <w:szCs w:val="24"/>
          <w:rtl w:val="0"/>
        </w:rPr>
        <w:t xml:space="preserve">STAGE 2: ADMIN VERIFICATION (iTarang Internal)</w:t>
      </w:r>
    </w:p>
    <w:p w:rsidR="00000000" w:rsidDel="00000000" w:rsidP="00000000" w:rsidRDefault="00000000" w:rsidRPr="00000000" w14:paraId="00000399">
      <w:pPr>
        <w:spacing w:line="240" w:lineRule="auto"/>
        <w:rPr>
          <w:sz w:val="24"/>
          <w:szCs w:val="24"/>
        </w:rPr>
      </w:pPr>
      <w:r w:rsidDel="00000000" w:rsidR="00000000" w:rsidRPr="00000000">
        <w:rPr>
          <w:sz w:val="24"/>
          <w:szCs w:val="24"/>
          <w:rtl w:val="0"/>
        </w:rPr>
        <w:t xml:space="preserve">This section covers what **iTarang admin does** (not visible to the </w:t>
      </w:r>
      <w:commentRangeStart w:id="1"/>
      <w:r w:rsidDel="00000000" w:rsidR="00000000" w:rsidRPr="00000000">
        <w:rPr>
          <w:sz w:val="24"/>
          <w:szCs w:val="24"/>
          <w:rtl w:val="0"/>
        </w:rPr>
        <w:t xml:space="preserve">dealer</w:t>
      </w:r>
      <w:commentRangeEnd w:id="1"/>
      <w:r w:rsidDel="00000000" w:rsidR="00000000" w:rsidRPr="00000000">
        <w:commentReference w:id="1"/>
      </w:r>
      <w:r w:rsidDel="00000000" w:rsidR="00000000" w:rsidRPr="00000000">
        <w:rPr>
          <w:sz w:val="24"/>
          <w:szCs w:val="24"/>
          <w:rtl w:val="0"/>
        </w:rPr>
        <w:t xml:space="preserve">).</w:t>
      </w:r>
    </w:p>
    <w:p w:rsidR="00000000" w:rsidDel="00000000" w:rsidP="00000000" w:rsidRDefault="00000000" w:rsidRPr="00000000" w14:paraId="0000039A">
      <w:pPr>
        <w:spacing w:line="240" w:lineRule="auto"/>
        <w:ind w:left="0" w:firstLine="0"/>
        <w:rPr>
          <w:b w:val="1"/>
          <w:bCs w:val="1"/>
          <w:color w:val="3b82f6"/>
          <w:sz w:val="26"/>
          <w:szCs w:val="26"/>
        </w:rPr>
      </w:pPr>
      <w:r w:rsidDel="00000000" w:rsidR="00000000" w:rsidRPr="00000000">
        <w:rPr>
          <w:rtl w:val="0"/>
        </w:rPr>
      </w:r>
    </w:p>
    <w:p w:rsidR="00000000" w:rsidDel="00000000" w:rsidP="00000000" w:rsidRDefault="00000000" w:rsidRPr="00000000" w14:paraId="0000039B">
      <w:pPr>
        <w:spacing w:line="240" w:lineRule="auto"/>
        <w:ind w:left="0" w:firstLine="0"/>
        <w:rPr>
          <w:b w:val="1"/>
          <w:bCs w:val="1"/>
          <w:color w:val="3b82f6"/>
          <w:sz w:val="26"/>
          <w:szCs w:val="26"/>
        </w:rPr>
      </w:pPr>
      <w:r w:rsidDel="00000000" w:rsidR="00000000" w:rsidRPr="00000000">
        <w:rPr>
          <w:b w:val="1"/>
          <w:bCs w:val="1"/>
          <w:color w:val="3b82f6"/>
          <w:sz w:val="26"/>
          <w:szCs w:val="26"/>
          <w:rtl w:val="0"/>
        </w:rPr>
        <w:t xml:space="preserve">VERIFICATION ACTION</w:t>
      </w:r>
    </w:p>
    <w:p w:rsidR="00000000" w:rsidDel="00000000" w:rsidP="00000000" w:rsidRDefault="00000000" w:rsidRPr="00000000" w14:paraId="0000039C">
      <w:pPr>
        <w:spacing w:line="240" w:lineRule="auto"/>
        <w:ind w:left="0" w:firstLine="0"/>
        <w:rPr>
          <w:sz w:val="26"/>
          <w:szCs w:val="26"/>
        </w:rPr>
      </w:pPr>
      <w:r w:rsidDel="00000000" w:rsidR="00000000" w:rsidRPr="00000000">
        <w:rPr>
          <w:rtl w:val="0"/>
        </w:rPr>
      </w:r>
    </w:p>
    <w:p w:rsidR="00000000" w:rsidDel="00000000" w:rsidP="00000000" w:rsidRDefault="00000000" w:rsidRPr="00000000" w14:paraId="0000039D">
      <w:pPr>
        <w:spacing w:line="240" w:lineRule="auto"/>
        <w:ind w:left="0" w:firstLine="0"/>
        <w:rPr>
          <w:sz w:val="26"/>
          <w:szCs w:val="26"/>
        </w:rPr>
      </w:pPr>
      <w:r w:rsidDel="00000000" w:rsidR="00000000" w:rsidRPr="00000000">
        <w:rPr>
          <w:b w:val="1"/>
          <w:bCs w:val="1"/>
          <w:sz w:val="26"/>
          <w:szCs w:val="26"/>
          <w:shd w:fill="b6d7a8" w:val="clear"/>
          <w:rtl w:val="0"/>
        </w:rPr>
        <w:t xml:space="preserve">Coupon Engine</w:t>
      </w:r>
      <w:r w:rsidDel="00000000" w:rsidR="00000000" w:rsidRPr="00000000">
        <w:rPr>
          <w:rtl w:val="0"/>
        </w:rPr>
      </w:r>
    </w:p>
    <w:p w:rsidR="00000000" w:rsidDel="00000000" w:rsidP="00000000" w:rsidRDefault="00000000" w:rsidRPr="00000000" w14:paraId="0000039E">
      <w:pPr>
        <w:spacing w:line="240" w:lineRule="auto"/>
        <w:ind w:left="0" w:firstLine="0"/>
        <w:rPr>
          <w:sz w:val="26"/>
          <w:szCs w:val="26"/>
        </w:rPr>
      </w:pPr>
      <w:r w:rsidDel="00000000" w:rsidR="00000000" w:rsidRPr="00000000">
        <w:rPr>
          <w:rtl w:val="0"/>
        </w:rPr>
      </w:r>
    </w:p>
    <w:p w:rsidR="00000000" w:rsidDel="00000000" w:rsidP="00000000" w:rsidRDefault="00000000" w:rsidRPr="00000000" w14:paraId="0000039F">
      <w:pPr>
        <w:spacing w:line="240" w:lineRule="auto"/>
        <w:ind w:left="0" w:firstLine="0"/>
        <w:rPr>
          <w:sz w:val="26"/>
          <w:szCs w:val="26"/>
        </w:rPr>
      </w:pPr>
      <w:r w:rsidDel="00000000" w:rsidR="00000000" w:rsidRPr="00000000">
        <w:rPr>
          <w:sz w:val="26"/>
          <w:szCs w:val="26"/>
          <w:rtl w:val="0"/>
        </w:rPr>
        <w:t xml:space="preserve">Purpose: Coupons act as verification tokens that control access to KYC verification services. Each coupon represents one verification credit.</w:t>
      </w:r>
    </w:p>
    <w:p w:rsidR="00000000" w:rsidDel="00000000" w:rsidP="00000000" w:rsidRDefault="00000000" w:rsidRPr="00000000" w14:paraId="000003A0">
      <w:pPr>
        <w:spacing w:line="240" w:lineRule="auto"/>
        <w:ind w:left="0" w:firstLine="0"/>
        <w:rPr>
          <w:sz w:val="26"/>
          <w:szCs w:val="26"/>
        </w:rPr>
      </w:pPr>
      <w:r w:rsidDel="00000000" w:rsidR="00000000" w:rsidRPr="00000000">
        <w:rPr>
          <w:rtl w:val="0"/>
        </w:rPr>
      </w:r>
    </w:p>
    <w:p w:rsidR="00000000" w:rsidDel="00000000" w:rsidP="00000000" w:rsidRDefault="00000000" w:rsidRPr="00000000" w14:paraId="000003A1">
      <w:pPr>
        <w:spacing w:line="240" w:lineRule="auto"/>
        <w:ind w:left="0" w:firstLine="0"/>
        <w:rPr>
          <w:sz w:val="26"/>
          <w:szCs w:val="26"/>
        </w:rPr>
      </w:pPr>
      <w:r w:rsidDel="00000000" w:rsidR="00000000" w:rsidRPr="00000000">
        <w:rPr>
          <w:sz w:val="26"/>
          <w:szCs w:val="26"/>
          <w:rtl w:val="0"/>
        </w:rPr>
        <w:t xml:space="preserve">Core Principles:</w:t>
      </w:r>
    </w:p>
    <w:p w:rsidR="00000000" w:rsidDel="00000000" w:rsidP="00000000" w:rsidRDefault="00000000" w:rsidRPr="00000000" w14:paraId="000003A2">
      <w:pPr>
        <w:numPr>
          <w:ilvl w:val="0"/>
          <w:numId w:val="46"/>
        </w:numPr>
        <w:spacing w:line="240" w:lineRule="auto"/>
        <w:ind w:left="720" w:hanging="360"/>
        <w:rPr>
          <w:sz w:val="26"/>
          <w:szCs w:val="26"/>
          <w:u w:val="none"/>
        </w:rPr>
      </w:pPr>
      <w:r w:rsidDel="00000000" w:rsidR="00000000" w:rsidRPr="00000000">
        <w:rPr>
          <w:sz w:val="26"/>
          <w:szCs w:val="26"/>
          <w:rtl w:val="0"/>
        </w:rPr>
        <w:t xml:space="preserve">1 Coupon = 1 KYC Verification</w:t>
      </w:r>
    </w:p>
    <w:p w:rsidR="00000000" w:rsidDel="00000000" w:rsidP="00000000" w:rsidRDefault="00000000" w:rsidRPr="00000000" w14:paraId="000003A3">
      <w:pPr>
        <w:numPr>
          <w:ilvl w:val="0"/>
          <w:numId w:val="46"/>
        </w:numPr>
        <w:spacing w:line="240" w:lineRule="auto"/>
        <w:ind w:left="720" w:hanging="360"/>
        <w:rPr>
          <w:sz w:val="26"/>
          <w:szCs w:val="26"/>
          <w:u w:val="none"/>
        </w:rPr>
      </w:pPr>
      <w:r w:rsidDel="00000000" w:rsidR="00000000" w:rsidRPr="00000000">
        <w:rPr>
          <w:sz w:val="26"/>
          <w:szCs w:val="26"/>
          <w:rtl w:val="0"/>
        </w:rPr>
        <w:t xml:space="preserve">Coupons are dealer-specific (cannot be shared across dealers) </w:t>
      </w:r>
    </w:p>
    <w:p w:rsidR="00000000" w:rsidDel="00000000" w:rsidP="00000000" w:rsidRDefault="00000000" w:rsidRPr="00000000" w14:paraId="000003A4">
      <w:pPr>
        <w:numPr>
          <w:ilvl w:val="0"/>
          <w:numId w:val="46"/>
        </w:numPr>
        <w:spacing w:line="240" w:lineRule="auto"/>
        <w:ind w:left="720" w:hanging="360"/>
        <w:rPr>
          <w:sz w:val="26"/>
          <w:szCs w:val="26"/>
          <w:u w:val="none"/>
        </w:rPr>
      </w:pPr>
      <w:r w:rsidDel="00000000" w:rsidR="00000000" w:rsidRPr="00000000">
        <w:rPr>
          <w:sz w:val="26"/>
          <w:szCs w:val="26"/>
          <w:rtl w:val="0"/>
        </w:rPr>
        <w:t xml:space="preserve">Coupons are single-use (cannot be reused) </w:t>
      </w:r>
    </w:p>
    <w:p w:rsidR="00000000" w:rsidDel="00000000" w:rsidP="00000000" w:rsidRDefault="00000000" w:rsidRPr="00000000" w14:paraId="000003A5">
      <w:pPr>
        <w:numPr>
          <w:ilvl w:val="0"/>
          <w:numId w:val="46"/>
        </w:numPr>
        <w:spacing w:line="240" w:lineRule="auto"/>
        <w:ind w:left="720" w:hanging="360"/>
        <w:rPr>
          <w:sz w:val="26"/>
          <w:szCs w:val="26"/>
          <w:u w:val="none"/>
        </w:rPr>
      </w:pPr>
      <w:r w:rsidDel="00000000" w:rsidR="00000000" w:rsidRPr="00000000">
        <w:rPr>
          <w:sz w:val="26"/>
          <w:szCs w:val="26"/>
          <w:rtl w:val="0"/>
        </w:rPr>
        <w:t xml:space="preserve">Coupons can have different face values (₹0, ₹50, ₹100) </w:t>
      </w:r>
    </w:p>
    <w:p w:rsidR="00000000" w:rsidDel="00000000" w:rsidP="00000000" w:rsidRDefault="00000000" w:rsidRPr="00000000" w14:paraId="000003A6">
      <w:pPr>
        <w:numPr>
          <w:ilvl w:val="0"/>
          <w:numId w:val="46"/>
        </w:numPr>
        <w:spacing w:line="240" w:lineRule="auto"/>
        <w:ind w:left="720" w:hanging="360"/>
        <w:rPr>
          <w:sz w:val="26"/>
          <w:szCs w:val="26"/>
          <w:u w:val="none"/>
        </w:rPr>
      </w:pPr>
      <w:r w:rsidDel="00000000" w:rsidR="00000000" w:rsidRPr="00000000">
        <w:rPr>
          <w:sz w:val="26"/>
          <w:szCs w:val="26"/>
          <w:rtl w:val="0"/>
        </w:rPr>
        <w:t xml:space="preserve">Settlement/billing is outside system scope (Phase 1)</w:t>
      </w:r>
    </w:p>
    <w:p w:rsidR="00000000" w:rsidDel="00000000" w:rsidP="00000000" w:rsidRDefault="00000000" w:rsidRPr="00000000" w14:paraId="000003A7">
      <w:pPr>
        <w:spacing w:line="240" w:lineRule="auto"/>
        <w:rPr>
          <w:sz w:val="26"/>
          <w:szCs w:val="26"/>
        </w:rPr>
      </w:pPr>
      <w:r w:rsidDel="00000000" w:rsidR="00000000" w:rsidRPr="00000000">
        <w:rPr>
          <w:rtl w:val="0"/>
        </w:rPr>
      </w:r>
    </w:p>
    <w:p w:rsidR="00000000" w:rsidDel="00000000" w:rsidP="00000000" w:rsidRDefault="00000000" w:rsidRPr="00000000" w14:paraId="000003A8">
      <w:pPr>
        <w:spacing w:line="240" w:lineRule="auto"/>
        <w:rPr>
          <w:sz w:val="24"/>
          <w:szCs w:val="24"/>
        </w:rPr>
      </w:pPr>
      <w:r w:rsidDel="00000000" w:rsidR="00000000" w:rsidRPr="00000000">
        <w:rPr>
          <w:sz w:val="24"/>
          <w:szCs w:val="24"/>
          <w:rtl w:val="0"/>
        </w:rPr>
        <w:t xml:space="preserve">Lifecycle:</w:t>
      </w:r>
    </w:p>
    <w:p w:rsidR="00000000" w:rsidDel="00000000" w:rsidP="00000000" w:rsidRDefault="00000000" w:rsidRPr="00000000" w14:paraId="000003A9">
      <w:pPr>
        <w:spacing w:line="240" w:lineRule="auto"/>
        <w:rPr>
          <w:sz w:val="24"/>
          <w:szCs w:val="24"/>
        </w:rPr>
      </w:pPr>
      <w:r w:rsidDel="00000000" w:rsidR="00000000" w:rsidRPr="00000000">
        <w:rPr>
          <w:sz w:val="24"/>
          <w:szCs w:val="24"/>
          <w:rtl w:val="0"/>
        </w:rPr>
        <w:t xml:space="preserve">Admin Creates Batch </w:t>
      </w:r>
    </w:p>
    <w:p w:rsidR="00000000" w:rsidDel="00000000" w:rsidP="00000000" w:rsidRDefault="00000000" w:rsidRPr="00000000" w14:paraId="000003A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AB">
      <w:pPr>
        <w:spacing w:line="240" w:lineRule="auto"/>
        <w:rPr>
          <w:sz w:val="24"/>
          <w:szCs w:val="24"/>
        </w:rPr>
      </w:pPr>
      <w:r w:rsidDel="00000000" w:rsidR="00000000" w:rsidRPr="00000000">
        <w:rPr>
          <w:sz w:val="24"/>
          <w:szCs w:val="24"/>
          <w:rtl w:val="0"/>
        </w:rPr>
        <w:t xml:space="preserve">Distributed to Dealer (Manual - Email/Excel)</w:t>
      </w:r>
    </w:p>
    <w:p w:rsidR="00000000" w:rsidDel="00000000" w:rsidP="00000000" w:rsidRDefault="00000000" w:rsidRPr="00000000" w14:paraId="000003A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AD">
      <w:pPr>
        <w:spacing w:line="240" w:lineRule="auto"/>
        <w:rPr>
          <w:sz w:val="24"/>
          <w:szCs w:val="24"/>
        </w:rPr>
      </w:pPr>
      <w:r w:rsidDel="00000000" w:rsidR="00000000" w:rsidRPr="00000000">
        <w:rPr>
          <w:sz w:val="24"/>
          <w:szCs w:val="24"/>
          <w:rtl w:val="0"/>
        </w:rPr>
        <w:t xml:space="preserve">Dealer Enters Coupon Code</w:t>
      </w:r>
    </w:p>
    <w:p w:rsidR="00000000" w:rsidDel="00000000" w:rsidP="00000000" w:rsidRDefault="00000000" w:rsidRPr="00000000" w14:paraId="000003A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AF">
      <w:pPr>
        <w:spacing w:line="240" w:lineRule="auto"/>
        <w:rPr>
          <w:sz w:val="24"/>
          <w:szCs w:val="24"/>
        </w:rPr>
      </w:pPr>
      <w:r w:rsidDel="00000000" w:rsidR="00000000" w:rsidRPr="00000000">
        <w:rPr>
          <w:sz w:val="24"/>
          <w:szCs w:val="24"/>
          <w:rtl w:val="0"/>
        </w:rPr>
        <w:t xml:space="preserve">System Validates &amp; Reserves Coupon</w:t>
      </w:r>
    </w:p>
    <w:p w:rsidR="00000000" w:rsidDel="00000000" w:rsidP="00000000" w:rsidRDefault="00000000" w:rsidRPr="00000000" w14:paraId="000003B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B1">
      <w:pPr>
        <w:spacing w:line="240" w:lineRule="auto"/>
        <w:rPr>
          <w:sz w:val="24"/>
          <w:szCs w:val="24"/>
        </w:rPr>
      </w:pPr>
      <w:r w:rsidDel="00000000" w:rsidR="00000000" w:rsidRPr="00000000">
        <w:rPr>
          <w:sz w:val="24"/>
          <w:szCs w:val="24"/>
          <w:rtl w:val="0"/>
        </w:rPr>
        <w:t xml:space="preserve">Coupon Locked to Lead</w:t>
      </w:r>
    </w:p>
    <w:p w:rsidR="00000000" w:rsidDel="00000000" w:rsidP="00000000" w:rsidRDefault="00000000" w:rsidRPr="00000000" w14:paraId="000003B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B3">
      <w:pPr>
        <w:spacing w:line="240" w:lineRule="auto"/>
        <w:rPr>
          <w:sz w:val="24"/>
          <w:szCs w:val="24"/>
        </w:rPr>
      </w:pPr>
      <w:r w:rsidDel="00000000" w:rsidR="00000000" w:rsidRPr="00000000">
        <w:rPr>
          <w:sz w:val="24"/>
          <w:szCs w:val="24"/>
          <w:rtl w:val="0"/>
        </w:rPr>
        <w:t xml:space="preserve">Admin </w:t>
      </w:r>
      <w:ins w:author="Rushikesh Kasav" w:id="3" w:date="2026-04-11T05:12:28Z">
        <w:r w:rsidDel="00000000" w:rsidR="00000000" w:rsidRPr="00000000">
          <w:rPr>
            <w:sz w:val="24"/>
            <w:szCs w:val="24"/>
            <w:rtl w:val="0"/>
          </w:rPr>
          <w:t xml:space="preserve">Kyc </w:t>
        </w:r>
      </w:ins>
      <w:del w:author="Rushikesh Kasav" w:id="3" w:date="2026-04-11T05:12:28Z">
        <w:r w:rsidDel="00000000" w:rsidR="00000000" w:rsidRPr="00000000">
          <w:rPr>
            <w:sz w:val="24"/>
            <w:szCs w:val="24"/>
            <w:rtl w:val="0"/>
          </w:rPr>
          <w:delText xml:space="preserve">Runs</w:delText>
        </w:r>
      </w:del>
      <w:r w:rsidDel="00000000" w:rsidR="00000000" w:rsidRPr="00000000">
        <w:rPr>
          <w:sz w:val="24"/>
          <w:szCs w:val="24"/>
          <w:rtl w:val="0"/>
        </w:rPr>
        <w:t xml:space="preserve"> Verification</w:t>
      </w:r>
    </w:p>
    <w:p w:rsidR="00000000" w:rsidDel="00000000" w:rsidP="00000000" w:rsidRDefault="00000000" w:rsidRPr="00000000" w14:paraId="000003B4">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B5">
      <w:pPr>
        <w:spacing w:line="240" w:lineRule="auto"/>
        <w:rPr>
          <w:sz w:val="24"/>
          <w:szCs w:val="24"/>
        </w:rPr>
      </w:pPr>
      <w:r w:rsidDel="00000000" w:rsidR="00000000" w:rsidRPr="00000000">
        <w:rPr>
          <w:sz w:val="24"/>
          <w:szCs w:val="24"/>
          <w:rtl w:val="0"/>
        </w:rPr>
        <w:t xml:space="preserve">Coupon Consumed (Status: Used)</w:t>
      </w:r>
    </w:p>
    <w:p w:rsidR="00000000" w:rsidDel="00000000" w:rsidP="00000000" w:rsidRDefault="00000000" w:rsidRPr="00000000" w14:paraId="000003B6">
      <w:pPr>
        <w:spacing w:line="240" w:lineRule="auto"/>
        <w:rPr>
          <w:sz w:val="24"/>
          <w:szCs w:val="24"/>
        </w:rPr>
      </w:pPr>
      <w:r w:rsidDel="00000000" w:rsidR="00000000" w:rsidRPr="00000000">
        <w:rPr>
          <w:rtl w:val="0"/>
        </w:rPr>
      </w:r>
    </w:p>
    <w:p w:rsidR="00000000" w:rsidDel="00000000" w:rsidP="00000000" w:rsidRDefault="00000000" w:rsidRPr="00000000" w14:paraId="000003B7">
      <w:pPr>
        <w:spacing w:line="240" w:lineRule="auto"/>
        <w:rPr>
          <w:sz w:val="24"/>
          <w:szCs w:val="24"/>
        </w:rPr>
      </w:pPr>
      <w:r w:rsidDel="00000000" w:rsidR="00000000" w:rsidRPr="00000000">
        <w:rPr>
          <w:sz w:val="24"/>
          <w:szCs w:val="24"/>
          <w:rtl w:val="0"/>
        </w:rPr>
        <w:t xml:space="preserve">Key Rules:</w:t>
      </w:r>
    </w:p>
    <w:p w:rsidR="00000000" w:rsidDel="00000000" w:rsidP="00000000" w:rsidRDefault="00000000" w:rsidRPr="00000000" w14:paraId="000003B8">
      <w:pPr>
        <w:numPr>
          <w:ilvl w:val="0"/>
          <w:numId w:val="19"/>
        </w:numPr>
        <w:spacing w:line="240" w:lineRule="auto"/>
        <w:ind w:left="720" w:hanging="360"/>
        <w:rPr>
          <w:sz w:val="24"/>
          <w:szCs w:val="24"/>
        </w:rPr>
      </w:pPr>
      <w:r w:rsidDel="00000000" w:rsidR="00000000" w:rsidRPr="00000000">
        <w:rPr>
          <w:b w:val="1"/>
          <w:bCs w:val="1"/>
          <w:sz w:val="24"/>
          <w:szCs w:val="24"/>
          <w:rtl w:val="0"/>
        </w:rPr>
        <w:t xml:space="preserve">One-to-One Binding</w:t>
      </w:r>
      <w:r w:rsidDel="00000000" w:rsidR="00000000" w:rsidRPr="00000000">
        <w:rPr>
          <w:sz w:val="24"/>
          <w:szCs w:val="24"/>
          <w:rtl w:val="0"/>
        </w:rPr>
        <w:t xml:space="preserve">: One coupon can only be used for exactly one lead (prevents duplicate usage)</w:t>
      </w:r>
    </w:p>
    <w:p w:rsidR="00000000" w:rsidDel="00000000" w:rsidP="00000000" w:rsidRDefault="00000000" w:rsidRPr="00000000" w14:paraId="000003B9">
      <w:pPr>
        <w:numPr>
          <w:ilvl w:val="0"/>
          <w:numId w:val="19"/>
        </w:numPr>
        <w:spacing w:line="240" w:lineRule="auto"/>
        <w:ind w:left="720" w:hanging="360"/>
        <w:rPr>
          <w:sz w:val="24"/>
          <w:szCs w:val="24"/>
        </w:rPr>
      </w:pPr>
      <w:r w:rsidDel="00000000" w:rsidR="00000000" w:rsidRPr="00000000">
        <w:rPr>
          <w:b w:val="1"/>
          <w:bCs w:val="1"/>
          <w:sz w:val="24"/>
          <w:szCs w:val="24"/>
          <w:rtl w:val="0"/>
        </w:rPr>
        <w:t xml:space="preserve">Reservation Lock</w:t>
      </w:r>
      <w:r w:rsidDel="00000000" w:rsidR="00000000" w:rsidRPr="00000000">
        <w:rPr>
          <w:sz w:val="24"/>
          <w:szCs w:val="24"/>
          <w:rtl w:val="0"/>
        </w:rPr>
        <w:t xml:space="preserve">: Once a coupon is entered and validated, it's reserved for that lead and cannot be used elsewhere</w:t>
      </w:r>
    </w:p>
    <w:p w:rsidR="00000000" w:rsidDel="00000000" w:rsidP="00000000" w:rsidRDefault="00000000" w:rsidRPr="00000000" w14:paraId="000003BA">
      <w:pPr>
        <w:numPr>
          <w:ilvl w:val="0"/>
          <w:numId w:val="19"/>
        </w:numPr>
        <w:spacing w:line="240" w:lineRule="auto"/>
        <w:ind w:left="720" w:hanging="360"/>
        <w:rPr>
          <w:sz w:val="24"/>
          <w:szCs w:val="24"/>
        </w:rPr>
      </w:pPr>
      <w:r w:rsidDel="00000000" w:rsidR="00000000" w:rsidRPr="00000000">
        <w:rPr>
          <w:b w:val="1"/>
          <w:bCs w:val="1"/>
          <w:sz w:val="24"/>
          <w:szCs w:val="24"/>
          <w:rtl w:val="0"/>
        </w:rPr>
        <w:t xml:space="preserve">Consumption Trigger</w:t>
      </w:r>
      <w:r w:rsidDel="00000000" w:rsidR="00000000" w:rsidRPr="00000000">
        <w:rPr>
          <w:sz w:val="24"/>
          <w:szCs w:val="24"/>
          <w:rtl w:val="0"/>
        </w:rPr>
        <w:t xml:space="preserve">: Coupon is consumed only when admin successfully runs verification (not on upload)</w:t>
      </w:r>
    </w:p>
    <w:p w:rsidR="00000000" w:rsidDel="00000000" w:rsidP="00000000" w:rsidRDefault="00000000" w:rsidRPr="00000000" w14:paraId="000003BB">
      <w:pPr>
        <w:numPr>
          <w:ilvl w:val="0"/>
          <w:numId w:val="19"/>
        </w:numPr>
        <w:spacing w:line="240" w:lineRule="auto"/>
        <w:ind w:left="720" w:hanging="360"/>
        <w:rPr>
          <w:sz w:val="24"/>
          <w:szCs w:val="24"/>
        </w:rPr>
      </w:pPr>
      <w:r w:rsidDel="00000000" w:rsidR="00000000" w:rsidRPr="00000000">
        <w:rPr>
          <w:b w:val="1"/>
          <w:bCs w:val="1"/>
          <w:sz w:val="24"/>
          <w:szCs w:val="24"/>
          <w:rtl w:val="0"/>
        </w:rPr>
        <w:t xml:space="preserve">Failure Handling</w:t>
      </w:r>
      <w:r w:rsidDel="00000000" w:rsidR="00000000" w:rsidRPr="00000000">
        <w:rPr>
          <w:sz w:val="24"/>
          <w:szCs w:val="24"/>
          <w:rtl w:val="0"/>
        </w:rPr>
        <w:t xml:space="preserve">: If verification fails or is cancelled before completion, coupon can be released back to available pool (admin decision)</w:t>
      </w:r>
    </w:p>
    <w:p w:rsidR="00000000" w:rsidDel="00000000" w:rsidP="00000000" w:rsidRDefault="00000000" w:rsidRPr="00000000" w14:paraId="000003BC">
      <w:pPr>
        <w:spacing w:line="240" w:lineRule="auto"/>
        <w:rPr>
          <w:sz w:val="24"/>
          <w:szCs w:val="24"/>
        </w:rPr>
      </w:pPr>
      <w:r w:rsidDel="00000000" w:rsidR="00000000" w:rsidRPr="00000000">
        <w:rPr>
          <w:rtl w:val="0"/>
        </w:rPr>
      </w:r>
    </w:p>
    <w:p w:rsidR="00000000" w:rsidDel="00000000" w:rsidP="00000000" w:rsidRDefault="00000000" w:rsidRPr="00000000" w14:paraId="000003BD">
      <w:pPr>
        <w:spacing w:line="240" w:lineRule="auto"/>
        <w:rPr>
          <w:sz w:val="24"/>
          <w:szCs w:val="24"/>
        </w:rPr>
      </w:pPr>
      <w:r w:rsidDel="00000000" w:rsidR="00000000" w:rsidRPr="00000000">
        <w:rPr>
          <w:sz w:val="24"/>
          <w:szCs w:val="24"/>
          <w:rtl w:val="0"/>
        </w:rPr>
        <w:t xml:space="preserve">COUPON LIFECYCLE STATES:                                     </w:t>
      </w:r>
    </w:p>
    <w:p w:rsidR="00000000" w:rsidDel="00000000" w:rsidP="00000000" w:rsidRDefault="00000000" w:rsidRPr="00000000" w14:paraId="000003BE">
      <w:pPr>
        <w:spacing w:line="240" w:lineRule="auto"/>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line="240" w:lineRule="auto"/>
              <w:rPr/>
            </w:pPr>
            <w:r w:rsidDel="00000000" w:rsidR="00000000" w:rsidRPr="00000000">
              <w:rPr>
                <w:rtl w:val="0"/>
              </w:rPr>
              <w:t xml:space="preserve">COUPON STATUS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[Created] (Admin generates batch)</w:t>
            </w:r>
          </w:p>
          <w:p w:rsidR="00000000" w:rsidDel="00000000" w:rsidP="00000000" w:rsidRDefault="00000000" w:rsidRPr="00000000" w14:paraId="000003C1">
            <w:pPr>
              <w:spacing w:lin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C2">
            <w:pPr>
              <w:spacing w:line="240" w:lineRule="auto"/>
              <w:rPr/>
            </w:pPr>
            <w:r w:rsidDel="00000000" w:rsidR="00000000" w:rsidRPr="00000000">
              <w:rPr>
                <w:rtl w:val="0"/>
              </w:rPr>
              <w:t xml:space="preserve">[Available] (Allocated to dealer, ready to use)</w:t>
            </w:r>
          </w:p>
          <w:p w:rsidR="00000000" w:rsidDel="00000000" w:rsidP="00000000" w:rsidRDefault="00000000" w:rsidRPr="00000000" w14:paraId="000003C3">
            <w:pPr>
              <w:spacing w:lin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C4">
            <w:pPr>
              <w:spacing w:line="240" w:lineRule="auto"/>
              <w:rPr/>
            </w:pPr>
            <w:r w:rsidDel="00000000" w:rsidR="00000000" w:rsidRPr="00000000">
              <w:rPr>
                <w:rtl w:val="0"/>
              </w:rPr>
              <w:t xml:space="preserve">[Reserved] (Dealer entered code, locked to lead)</w:t>
            </w:r>
          </w:p>
          <w:p w:rsidR="00000000" w:rsidDel="00000000" w:rsidP="00000000" w:rsidRDefault="00000000" w:rsidRPr="00000000" w14:paraId="000003C5">
            <w:pPr>
              <w:spacing w:lin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C6">
            <w:pPr>
              <w:spacing w:line="240" w:lineRule="auto"/>
              <w:rPr/>
            </w:pPr>
            <w:r w:rsidDel="00000000" w:rsidR="00000000" w:rsidRPr="00000000">
              <w:rPr>
                <w:rFonts w:ascii="Arial Unicode MS" w:cs="Arial Unicode MS" w:eastAsia="Arial Unicode MS" w:hAnsi="Arial Unicode MS"/>
                <w:rtl w:val="0"/>
              </w:rPr>
              <w:t xml:space="preserve">[Used] (Verification completed) ✅ FINAL</w:t>
            </w:r>
          </w:p>
          <w:p w:rsidR="00000000" w:rsidDel="00000000" w:rsidP="00000000" w:rsidRDefault="00000000" w:rsidRPr="00000000" w14:paraId="000003C7">
            <w:pPr>
              <w:spacing w:line="240" w:lineRule="auto"/>
              <w:rPr/>
            </w:pPr>
            <w:r w:rsidDel="00000000" w:rsidR="00000000" w:rsidRPr="00000000">
              <w:rPr>
                <w:rtl w:val="0"/>
              </w:rPr>
            </w:r>
          </w:p>
          <w:p w:rsidR="00000000" w:rsidDel="00000000" w:rsidP="00000000" w:rsidRDefault="00000000" w:rsidRPr="00000000" w14:paraId="000003C8">
            <w:pPr>
              <w:spacing w:line="240" w:lineRule="auto"/>
              <w:rPr/>
            </w:pPr>
            <w:r w:rsidDel="00000000" w:rsidR="00000000" w:rsidRPr="00000000">
              <w:rPr>
                <w:rtl w:val="0"/>
              </w:rPr>
              <w:t xml:space="preserve">Alternative Paths:   </w:t>
            </w:r>
          </w:p>
          <w:p w:rsidR="00000000" w:rsidDel="00000000" w:rsidP="00000000" w:rsidRDefault="00000000" w:rsidRPr="00000000" w14:paraId="000003C9">
            <w:pPr>
              <w:spacing w:line="240" w:lineRule="auto"/>
              <w:rPr/>
            </w:pPr>
            <w:r w:rsidDel="00000000" w:rsidR="00000000" w:rsidRPr="00000000">
              <w:rPr>
                <w:rFonts w:ascii="Arial Unicode MS" w:cs="Arial Unicode MS" w:eastAsia="Arial Unicode MS" w:hAnsi="Arial Unicode MS"/>
                <w:rtl w:val="0"/>
              </w:rPr>
              <w:t xml:space="preserve">[Available] → [Expired] (Past expiry date) ❌ FINAL</w:t>
            </w:r>
          </w:p>
          <w:p w:rsidR="00000000" w:rsidDel="00000000" w:rsidP="00000000" w:rsidRDefault="00000000" w:rsidRPr="00000000" w14:paraId="000003CA">
            <w:pPr>
              <w:spacing w:line="240" w:lineRule="auto"/>
              <w:rPr/>
            </w:pPr>
            <w:r w:rsidDel="00000000" w:rsidR="00000000" w:rsidRPr="00000000">
              <w:rPr>
                <w:rFonts w:ascii="Arial Unicode MS" w:cs="Arial Unicode MS" w:eastAsia="Arial Unicode MS" w:hAnsi="Arial Unicode MS"/>
                <w:rtl w:val="0"/>
              </w:rPr>
              <w:t xml:space="preserve">[Available] → [Revoked] (Admin cancelled) ❌ FINAL</w:t>
            </w:r>
          </w:p>
          <w:p w:rsidR="00000000" w:rsidDel="00000000" w:rsidP="00000000" w:rsidRDefault="00000000" w:rsidRPr="00000000" w14:paraId="000003CB">
            <w:pPr>
              <w:spacing w:line="240" w:lineRule="auto"/>
              <w:rPr/>
            </w:pPr>
            <w:r w:rsidDel="00000000" w:rsidR="00000000" w:rsidRPr="00000000">
              <w:rPr>
                <w:rFonts w:ascii="Arial Unicode MS" w:cs="Arial Unicode MS" w:eastAsia="Arial Unicode MS" w:hAnsi="Arial Unicode MS"/>
                <w:rtl w:val="0"/>
              </w:rPr>
              <w:t xml:space="preserve">[Reserved] → [Released] (Verification cancelled)</w:t>
            </w:r>
          </w:p>
          <w:p w:rsidR="00000000" w:rsidDel="00000000" w:rsidP="00000000" w:rsidRDefault="00000000" w:rsidRPr="00000000" w14:paraId="000003CC">
            <w:pPr>
              <w:spacing w:line="240" w:lineRule="auto"/>
              <w:rPr>
                <w:sz w:val="20"/>
                <w:szCs w:val="20"/>
              </w:rPr>
            </w:pPr>
            <w:r w:rsidDel="00000000" w:rsidR="00000000" w:rsidRPr="00000000">
              <w:rPr>
                <w:rFonts w:ascii="Arial Unicode MS" w:cs="Arial Unicode MS" w:eastAsia="Arial Unicode MS" w:hAnsi="Arial Unicode MS"/>
                <w:rtl w:val="0"/>
              </w:rPr>
              <w:t xml:space="preserve">                  → [Available] (Back to pool)</w:t>
            </w:r>
            <w:r w:rsidDel="00000000" w:rsidR="00000000" w:rsidRPr="00000000">
              <w:rPr>
                <w:rtl w:val="0"/>
              </w:rPr>
            </w:r>
          </w:p>
        </w:tc>
      </w:tr>
    </w:tbl>
    <w:p w:rsidR="00000000" w:rsidDel="00000000" w:rsidP="00000000" w:rsidRDefault="00000000" w:rsidRPr="00000000" w14:paraId="000003CD">
      <w:pPr>
        <w:spacing w:line="240" w:lineRule="auto"/>
        <w:rPr>
          <w:sz w:val="24"/>
          <w:szCs w:val="24"/>
        </w:rPr>
      </w:pPr>
      <w:r w:rsidDel="00000000" w:rsidR="00000000" w:rsidRPr="00000000">
        <w:rPr>
          <w:rtl w:val="0"/>
        </w:rPr>
      </w:r>
    </w:p>
    <w:p w:rsidR="00000000" w:rsidDel="00000000" w:rsidP="00000000" w:rsidRDefault="00000000" w:rsidRPr="00000000" w14:paraId="000003CE">
      <w:pPr>
        <w:spacing w:line="240" w:lineRule="auto"/>
        <w:rPr>
          <w:sz w:val="24"/>
          <w:szCs w:val="24"/>
        </w:rPr>
      </w:pPr>
      <w:r w:rsidDel="00000000" w:rsidR="00000000" w:rsidRPr="00000000">
        <w:rPr>
          <w:sz w:val="24"/>
          <w:szCs w:val="24"/>
          <w:rtl w:val="0"/>
        </w:rPr>
        <w:t xml:space="preserve">Status Definitions:</w:t>
      </w:r>
    </w:p>
    <w:p w:rsidR="00000000" w:rsidDel="00000000" w:rsidP="00000000" w:rsidRDefault="00000000" w:rsidRPr="00000000" w14:paraId="000003CF">
      <w:pPr>
        <w:spacing w:line="240" w:lineRule="auto"/>
        <w:rPr>
          <w:sz w:val="24"/>
          <w:szCs w:val="24"/>
        </w:rPr>
      </w:pPr>
      <w:r w:rsidDel="00000000" w:rsidR="00000000" w:rsidRPr="00000000">
        <w:rPr>
          <w:rtl w:val="0"/>
        </w:rPr>
      </w:r>
    </w:p>
    <w:tbl>
      <w:tblPr>
        <w:tblStyle w:val="Table9"/>
        <w:tblW w:w="9195.0" w:type="dxa"/>
        <w:jc w:val="left"/>
        <w:tblLayout w:type="fixed"/>
        <w:tblLook w:val="0600"/>
      </w:tblPr>
      <w:tblGrid>
        <w:gridCol w:w="1275"/>
        <w:gridCol w:w="3510"/>
        <w:gridCol w:w="1710"/>
        <w:gridCol w:w="2700"/>
        <w:tblGridChange w:id="0">
          <w:tblGrid>
            <w:gridCol w:w="1275"/>
            <w:gridCol w:w="3510"/>
            <w:gridCol w:w="1710"/>
            <w:gridCol w:w="27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line="240" w:lineRule="auto"/>
              <w:jc w:val="center"/>
              <w:rPr>
                <w:sz w:val="20"/>
                <w:szCs w:val="20"/>
              </w:rPr>
            </w:pPr>
            <w:r w:rsidDel="00000000" w:rsidR="00000000" w:rsidRPr="00000000">
              <w:rPr>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line="240" w:lineRule="auto"/>
              <w:jc w:val="center"/>
              <w:rPr>
                <w:sz w:val="20"/>
                <w:szCs w:val="20"/>
              </w:rPr>
            </w:pPr>
            <w:r w:rsidDel="00000000" w:rsidR="00000000" w:rsidRPr="00000000">
              <w:rPr>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line="240" w:lineRule="auto"/>
              <w:jc w:val="center"/>
              <w:rPr>
                <w:sz w:val="20"/>
                <w:szCs w:val="20"/>
              </w:rPr>
            </w:pPr>
            <w:r w:rsidDel="00000000" w:rsidR="00000000" w:rsidRPr="00000000">
              <w:rPr>
                <w:sz w:val="20"/>
                <w:szCs w:val="20"/>
                <w:rtl w:val="0"/>
              </w:rPr>
              <w:t xml:space="preserve">Can Be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line="240" w:lineRule="auto"/>
              <w:jc w:val="center"/>
              <w:rPr>
                <w:sz w:val="20"/>
                <w:szCs w:val="20"/>
              </w:rPr>
            </w:pPr>
            <w:r w:rsidDel="00000000" w:rsidR="00000000" w:rsidRPr="00000000">
              <w:rPr>
                <w:sz w:val="20"/>
                <w:szCs w:val="20"/>
                <w:rtl w:val="0"/>
              </w:rPr>
              <w:t xml:space="preserve">Actions Allowed</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line="240" w:lineRule="auto"/>
              <w:rPr>
                <w:sz w:val="20"/>
                <w:szCs w:val="20"/>
              </w:rPr>
            </w:pPr>
            <w:r w:rsidDel="00000000" w:rsidR="00000000" w:rsidRPr="00000000">
              <w:rPr>
                <w:color w:val="188038"/>
                <w:sz w:val="20"/>
                <w:szCs w:val="20"/>
                <w:rtl w:val="0"/>
              </w:rPr>
              <w:t xml:space="preserve">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line="240" w:lineRule="auto"/>
              <w:rPr>
                <w:sz w:val="20"/>
                <w:szCs w:val="20"/>
              </w:rPr>
            </w:pPr>
            <w:r w:rsidDel="00000000" w:rsidR="00000000" w:rsidRPr="00000000">
              <w:rPr>
                <w:sz w:val="20"/>
                <w:szCs w:val="20"/>
                <w:rtl w:val="0"/>
              </w:rPr>
              <w:t xml:space="preserve">Just generated, not yet allocated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line="240" w:lineRule="auto"/>
              <w:rPr>
                <w:sz w:val="20"/>
                <w:szCs w:val="20"/>
              </w:rPr>
            </w:pPr>
            <w:r w:rsidDel="00000000" w:rsidR="00000000" w:rsidRPr="00000000">
              <w:rPr>
                <w:sz w:val="20"/>
                <w:szCs w:val="20"/>
                <w:rtl w:val="0"/>
              </w:rPr>
              <w:t xml:space="preserve">Allocate to dealer</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line="240" w:lineRule="auto"/>
              <w:rPr>
                <w:sz w:val="20"/>
                <w:szCs w:val="20"/>
              </w:rPr>
            </w:pPr>
            <w:r w:rsidDel="00000000" w:rsidR="00000000" w:rsidRPr="00000000">
              <w:rPr>
                <w:color w:val="188038"/>
                <w:sz w:val="20"/>
                <w:szCs w:val="20"/>
                <w:rtl w:val="0"/>
              </w:rPr>
              <w:t xml:space="preserve">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line="240" w:lineRule="auto"/>
              <w:rPr>
                <w:sz w:val="20"/>
                <w:szCs w:val="20"/>
              </w:rPr>
            </w:pPr>
            <w:r w:rsidDel="00000000" w:rsidR="00000000" w:rsidRPr="00000000">
              <w:rPr>
                <w:sz w:val="20"/>
                <w:szCs w:val="20"/>
                <w:rtl w:val="0"/>
              </w:rPr>
              <w:t xml:space="preserve">Allocated to dealer, ready to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line="240" w:lineRule="auto"/>
              <w:rPr>
                <w:sz w:val="20"/>
                <w:szCs w:val="20"/>
              </w:rPr>
            </w:pPr>
            <w:r w:rsidDel="00000000" w:rsidR="00000000" w:rsidRPr="00000000">
              <w:rPr>
                <w:sz w:val="20"/>
                <w:szCs w:val="20"/>
                <w:rtl w:val="0"/>
              </w:rPr>
              <w:t xml:space="preserve">Enter code, expire, revoke</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line="240" w:lineRule="auto"/>
              <w:rPr>
                <w:sz w:val="20"/>
                <w:szCs w:val="20"/>
              </w:rPr>
            </w:pPr>
            <w:r w:rsidDel="00000000" w:rsidR="00000000" w:rsidRPr="00000000">
              <w:rPr>
                <w:color w:val="188038"/>
                <w:sz w:val="20"/>
                <w:szCs w:val="20"/>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line="240" w:lineRule="auto"/>
              <w:rPr>
                <w:sz w:val="20"/>
                <w:szCs w:val="20"/>
              </w:rPr>
            </w:pPr>
            <w:r w:rsidDel="00000000" w:rsidR="00000000" w:rsidRPr="00000000">
              <w:rPr>
                <w:sz w:val="20"/>
                <w:szCs w:val="20"/>
                <w:rtl w:val="0"/>
              </w:rPr>
              <w:t xml:space="preserve">Entered by dealer, locked to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spacing w:line="240" w:lineRule="auto"/>
              <w:rPr>
                <w:sz w:val="20"/>
                <w:szCs w:val="20"/>
              </w:rPr>
            </w:pPr>
            <w:r w:rsidDel="00000000" w:rsidR="00000000" w:rsidRPr="00000000">
              <w:rPr>
                <w:sz w:val="20"/>
                <w:szCs w:val="20"/>
                <w:rtl w:val="0"/>
              </w:rPr>
              <w:t xml:space="preserve">Wait for verification, release</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spacing w:line="240" w:lineRule="auto"/>
              <w:rPr>
                <w:sz w:val="20"/>
                <w:szCs w:val="20"/>
              </w:rPr>
            </w:pPr>
            <w:r w:rsidDel="00000000" w:rsidR="00000000" w:rsidRPr="00000000">
              <w:rPr>
                <w:color w:val="188038"/>
                <w:sz w:val="20"/>
                <w:szCs w:val="20"/>
                <w:rtl w:val="0"/>
              </w:rPr>
              <w:t xml:space="preserve">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line="240" w:lineRule="auto"/>
              <w:rPr>
                <w:sz w:val="20"/>
                <w:szCs w:val="20"/>
              </w:rPr>
            </w:pPr>
            <w:r w:rsidDel="00000000" w:rsidR="00000000" w:rsidRPr="00000000">
              <w:rPr>
                <w:sz w:val="20"/>
                <w:szCs w:val="20"/>
                <w:rtl w:val="0"/>
              </w:rPr>
              <w:t xml:space="preserve">Verification 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line="240" w:lineRule="auto"/>
              <w:rPr>
                <w:sz w:val="20"/>
                <w:szCs w:val="20"/>
              </w:rPr>
            </w:pPr>
            <w:r w:rsidDel="00000000" w:rsidR="00000000" w:rsidRPr="00000000">
              <w:rPr>
                <w:sz w:val="20"/>
                <w:szCs w:val="20"/>
                <w:rtl w:val="0"/>
              </w:rPr>
              <w:t xml:space="preserve">View history only</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line="240" w:lineRule="auto"/>
              <w:rPr>
                <w:sz w:val="20"/>
                <w:szCs w:val="20"/>
              </w:rPr>
            </w:pPr>
            <w:r w:rsidDel="00000000" w:rsidR="00000000" w:rsidRPr="00000000">
              <w:rPr>
                <w:color w:val="188038"/>
                <w:sz w:val="20"/>
                <w:szCs w:val="20"/>
                <w:rtl w:val="0"/>
              </w:rPr>
              <w:t xml:space="preserve">expired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line="240" w:lineRule="auto"/>
              <w:rPr>
                <w:sz w:val="20"/>
                <w:szCs w:val="20"/>
              </w:rPr>
            </w:pPr>
            <w:r w:rsidDel="00000000" w:rsidR="00000000" w:rsidRPr="00000000">
              <w:rPr>
                <w:sz w:val="20"/>
                <w:szCs w:val="20"/>
                <w:rtl w:val="0"/>
              </w:rPr>
              <w:t xml:space="preserve">Past expiry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line="240" w:lineRule="auto"/>
              <w:rPr>
                <w:sz w:val="20"/>
                <w:szCs w:val="20"/>
              </w:rPr>
            </w:pPr>
            <w:r w:rsidDel="00000000" w:rsidR="00000000" w:rsidRPr="00000000">
              <w:rPr>
                <w:sz w:val="20"/>
                <w:szCs w:val="20"/>
                <w:rtl w:val="0"/>
              </w:rPr>
              <w:t xml:space="preserve">None (permanent)</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line="240" w:lineRule="auto"/>
              <w:rPr>
                <w:sz w:val="20"/>
                <w:szCs w:val="20"/>
              </w:rPr>
            </w:pPr>
            <w:r w:rsidDel="00000000" w:rsidR="00000000" w:rsidRPr="00000000">
              <w:rPr>
                <w:color w:val="188038"/>
                <w:sz w:val="20"/>
                <w:szCs w:val="20"/>
                <w:rtl w:val="0"/>
              </w:rPr>
              <w:t xml:space="preserve">revoked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line="240" w:lineRule="auto"/>
              <w:rPr>
                <w:sz w:val="20"/>
                <w:szCs w:val="20"/>
              </w:rPr>
            </w:pPr>
            <w:r w:rsidDel="00000000" w:rsidR="00000000" w:rsidRPr="00000000">
              <w:rPr>
                <w:sz w:val="20"/>
                <w:szCs w:val="20"/>
                <w:rtl w:val="0"/>
              </w:rPr>
              <w:t xml:space="preserve">Admin cancelled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line="240" w:lineRule="auto"/>
              <w:rPr>
                <w:sz w:val="20"/>
                <w:szCs w:val="20"/>
              </w:rPr>
            </w:pPr>
            <w:r w:rsidDel="00000000" w:rsidR="00000000" w:rsidRPr="00000000">
              <w:rPr>
                <w:sz w:val="20"/>
                <w:szCs w:val="20"/>
                <w:rtl w:val="0"/>
              </w:rPr>
              <w:t xml:space="preserve">None (permanent)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line="240" w:lineRule="auto"/>
              <w:rPr>
                <w:sz w:val="20"/>
                <w:szCs w:val="20"/>
              </w:rPr>
            </w:pPr>
            <w:r w:rsidDel="00000000" w:rsidR="00000000" w:rsidRPr="00000000">
              <w:rPr>
                <w:color w:val="188038"/>
                <w:sz w:val="20"/>
                <w:szCs w:val="20"/>
                <w:rtl w:val="0"/>
              </w:rPr>
              <w:t xml:space="preserve">released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line="240" w:lineRule="auto"/>
              <w:rPr>
                <w:sz w:val="20"/>
                <w:szCs w:val="20"/>
              </w:rPr>
            </w:pPr>
            <w:r w:rsidDel="00000000" w:rsidR="00000000" w:rsidRPr="00000000">
              <w:rPr>
                <w:sz w:val="20"/>
                <w:szCs w:val="20"/>
                <w:rtl w:val="0"/>
              </w:rPr>
              <w:t xml:space="preserve">Released from reservation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color w:val="188038"/>
                <w:sz w:val="20"/>
                <w:szCs w:val="20"/>
                <w:rtl w:val="0"/>
              </w:rPr>
              <w:t xml:space="preserve">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line="240" w:lineRule="auto"/>
              <w:rPr>
                <w:sz w:val="20"/>
                <w:szCs w:val="20"/>
              </w:rPr>
            </w:pPr>
            <w:r w:rsidDel="00000000" w:rsidR="00000000" w:rsidRPr="00000000">
              <w:rPr>
                <w:sz w:val="20"/>
                <w:szCs w:val="20"/>
                <w:rtl w:val="0"/>
              </w:rPr>
              <w:t xml:space="preserve">Enter code again</w:t>
            </w:r>
          </w:p>
        </w:tc>
      </w:tr>
    </w:tbl>
    <w:p w:rsidR="00000000" w:rsidDel="00000000" w:rsidP="00000000" w:rsidRDefault="00000000" w:rsidRPr="00000000" w14:paraId="000003F0">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1">
      <w:pPr>
        <w:spacing w:line="240" w:lineRule="auto"/>
        <w:rPr>
          <w:sz w:val="24"/>
          <w:szCs w:val="24"/>
        </w:rPr>
      </w:pPr>
      <w:r w:rsidDel="00000000" w:rsidR="00000000" w:rsidRPr="00000000">
        <w:rPr>
          <w:b w:val="1"/>
          <w:bCs w:val="1"/>
          <w:sz w:val="26"/>
          <w:szCs w:val="26"/>
          <w:shd w:fill="b6d7a8" w:val="clear"/>
          <w:rtl w:val="0"/>
        </w:rPr>
        <w:t xml:space="preserve">ADMIN - COUPON BATCH CREATION:</w:t>
      </w:r>
      <w:r w:rsidDel="00000000" w:rsidR="00000000" w:rsidRPr="00000000">
        <w:rPr>
          <w:rtl w:val="0"/>
        </w:rPr>
      </w:r>
    </w:p>
    <w:p w:rsidR="00000000" w:rsidDel="00000000" w:rsidP="00000000" w:rsidRDefault="00000000" w:rsidRPr="00000000" w14:paraId="000003F2">
      <w:pPr>
        <w:spacing w:line="240" w:lineRule="auto"/>
        <w:rPr>
          <w:sz w:val="24"/>
          <w:szCs w:val="24"/>
        </w:rPr>
      </w:pPr>
      <w:r w:rsidDel="00000000" w:rsidR="00000000" w:rsidRPr="00000000">
        <w:rPr>
          <w:sz w:val="24"/>
          <w:szCs w:val="24"/>
          <w:rtl w:val="0"/>
        </w:rPr>
        <w:t xml:space="preserve">Navigation:</w:t>
      </w:r>
    </w:p>
    <w:p w:rsidR="00000000" w:rsidDel="00000000" w:rsidP="00000000" w:rsidRDefault="00000000" w:rsidRPr="00000000" w14:paraId="000003F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Admin Dashboard → Coupon Management → Create Batch</w:t>
      </w:r>
    </w:p>
    <w:p w:rsidR="00000000" w:rsidDel="00000000" w:rsidP="00000000" w:rsidRDefault="00000000" w:rsidRPr="00000000" w14:paraId="000003F4">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5">
      <w:pPr>
        <w:spacing w:line="240" w:lineRule="auto"/>
        <w:rPr>
          <w:sz w:val="24"/>
          <w:szCs w:val="24"/>
        </w:rPr>
      </w:pPr>
      <w:r w:rsidDel="00000000" w:rsidR="00000000" w:rsidRPr="00000000">
        <w:rPr>
          <w:sz w:val="24"/>
          <w:szCs w:val="24"/>
          <w:rtl w:val="0"/>
        </w:rPr>
        <w:t xml:space="preserve">Create Batch Form:</w:t>
      </w:r>
    </w:p>
    <w:p w:rsidR="00000000" w:rsidDel="00000000" w:rsidP="00000000" w:rsidRDefault="00000000" w:rsidRPr="00000000" w14:paraId="000003F6">
      <w:pPr>
        <w:spacing w:line="240" w:lineRule="auto"/>
        <w:rPr>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Coupon 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Batch Name* │ ABC Motors - January 2026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Select Dealer* │ [Dropdown: ABC Motors - Delhi] ▼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Coupon Value* ◉ ₹0 (Free) ○ ₹50 ○ ₹100 ○ Custom: [____]</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Quantity* │ 500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Coupon Prefix (Optional) │ABCDEL │ (💡 If blank, auto-generates from dealer code)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Expiry Date (Optional) [📅 31-Dec-2026] (⚠️ Leave blank for no expiry)</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[Cancel] [Generate Batch]</w:t>
            </w:r>
          </w:p>
        </w:tc>
      </w:tr>
    </w:tbl>
    <w:p w:rsidR="00000000" w:rsidDel="00000000" w:rsidP="00000000" w:rsidRDefault="00000000" w:rsidRPr="00000000" w14:paraId="00000401">
      <w:pPr>
        <w:spacing w:line="240" w:lineRule="auto"/>
        <w:rPr>
          <w:sz w:val="24"/>
          <w:szCs w:val="24"/>
        </w:rPr>
      </w:pPr>
      <w:r w:rsidDel="00000000" w:rsidR="00000000" w:rsidRPr="00000000">
        <w:rPr>
          <w:rtl w:val="0"/>
        </w:rPr>
      </w:r>
    </w:p>
    <w:p w:rsidR="00000000" w:rsidDel="00000000" w:rsidP="00000000" w:rsidRDefault="00000000" w:rsidRPr="00000000" w14:paraId="00000402">
      <w:pPr>
        <w:spacing w:line="240" w:lineRule="auto"/>
        <w:rPr>
          <w:sz w:val="26"/>
          <w:szCs w:val="26"/>
        </w:rPr>
      </w:pPr>
      <w:r w:rsidDel="00000000" w:rsidR="00000000" w:rsidRPr="00000000">
        <w:rPr>
          <w:rtl w:val="0"/>
        </w:rPr>
      </w:r>
    </w:p>
    <w:p w:rsidR="00000000" w:rsidDel="00000000" w:rsidP="00000000" w:rsidRDefault="00000000" w:rsidRPr="00000000" w14:paraId="00000403">
      <w:pPr>
        <w:spacing w:line="240" w:lineRule="auto"/>
        <w:rPr>
          <w:b w:val="1"/>
          <w:bCs w:val="1"/>
          <w:sz w:val="26"/>
          <w:szCs w:val="26"/>
          <w:highlight w:val="white"/>
        </w:rPr>
      </w:pPr>
      <w:r w:rsidDel="00000000" w:rsidR="00000000" w:rsidRPr="00000000">
        <w:rPr>
          <w:b w:val="1"/>
          <w:bCs w:val="1"/>
          <w:sz w:val="26"/>
          <w:szCs w:val="26"/>
          <w:highlight w:val="white"/>
          <w:rtl w:val="0"/>
        </w:rPr>
        <w:t xml:space="preserve">Field Validation:</w:t>
      </w:r>
    </w:p>
    <w:p w:rsidR="00000000" w:rsidDel="00000000" w:rsidP="00000000" w:rsidRDefault="00000000" w:rsidRPr="00000000" w14:paraId="00000404">
      <w:pPr>
        <w:spacing w:line="240" w:lineRule="auto"/>
        <w:rPr>
          <w:b w:val="1"/>
          <w:bCs w:val="1"/>
          <w:sz w:val="26"/>
          <w:szCs w:val="26"/>
          <w:shd w:fill="b6d7a8" w:val="clear"/>
        </w:rPr>
      </w:pPr>
      <w:r w:rsidDel="00000000" w:rsidR="00000000" w:rsidRPr="00000000">
        <w:rPr>
          <w:rtl w:val="0"/>
        </w:rPr>
      </w:r>
    </w:p>
    <w:tbl>
      <w:tblPr>
        <w:tblStyle w:val="Table11"/>
        <w:tblW w:w="8885.0" w:type="dxa"/>
        <w:jc w:val="left"/>
        <w:tblLayout w:type="fixed"/>
        <w:tblLook w:val="0600"/>
      </w:tblPr>
      <w:tblGrid>
        <w:gridCol w:w="1595"/>
        <w:gridCol w:w="1190"/>
        <w:gridCol w:w="2825"/>
        <w:gridCol w:w="3275"/>
        <w:tblGridChange w:id="0">
          <w:tblGrid>
            <w:gridCol w:w="1595"/>
            <w:gridCol w:w="1190"/>
            <w:gridCol w:w="2825"/>
            <w:gridCol w:w="32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line="240" w:lineRule="auto"/>
              <w:jc w:val="center"/>
              <w:rPr>
                <w:sz w:val="24"/>
                <w:szCs w:val="24"/>
                <w:highlight w:val="white"/>
              </w:rPr>
            </w:pPr>
            <w:r w:rsidDel="00000000" w:rsidR="00000000" w:rsidRPr="00000000">
              <w:rPr>
                <w:sz w:val="24"/>
                <w:szCs w:val="24"/>
                <w:highlight w:val="white"/>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line="240" w:lineRule="auto"/>
              <w:jc w:val="center"/>
              <w:rPr>
                <w:sz w:val="24"/>
                <w:szCs w:val="24"/>
                <w:highlight w:val="white"/>
              </w:rPr>
            </w:pPr>
            <w:r w:rsidDel="00000000" w:rsidR="00000000" w:rsidRPr="00000000">
              <w:rPr>
                <w:sz w:val="24"/>
                <w:szCs w:val="24"/>
                <w:highlight w:val="white"/>
                <w:rtl w:val="0"/>
              </w:rPr>
              <w:t xml:space="preserve">Required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line="240" w:lineRule="auto"/>
              <w:jc w:val="center"/>
              <w:rPr>
                <w:sz w:val="24"/>
                <w:szCs w:val="24"/>
                <w:highlight w:val="white"/>
              </w:rPr>
            </w:pPr>
            <w:r w:rsidDel="00000000" w:rsidR="00000000" w:rsidRPr="00000000">
              <w:rPr>
                <w:sz w:val="24"/>
                <w:szCs w:val="24"/>
                <w:highlight w:val="white"/>
                <w:rtl w:val="0"/>
              </w:rPr>
              <w:t xml:space="preserve">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line="240" w:lineRule="auto"/>
              <w:jc w:val="center"/>
              <w:rPr>
                <w:sz w:val="24"/>
                <w:szCs w:val="24"/>
                <w:highlight w:val="white"/>
              </w:rPr>
            </w:pPr>
            <w:r w:rsidDel="00000000" w:rsidR="00000000" w:rsidRPr="00000000">
              <w:rPr>
                <w:sz w:val="24"/>
                <w:szCs w:val="24"/>
                <w:highlight w:val="white"/>
                <w:rtl w:val="0"/>
              </w:rPr>
              <w:t xml:space="preserve">Validation</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line="240" w:lineRule="auto"/>
              <w:rPr>
                <w:sz w:val="24"/>
                <w:szCs w:val="24"/>
                <w:highlight w:val="white"/>
              </w:rPr>
            </w:pPr>
            <w:r w:rsidDel="00000000" w:rsidR="00000000" w:rsidRPr="00000000">
              <w:rPr>
                <w:sz w:val="24"/>
                <w:szCs w:val="24"/>
                <w:highlight w:val="white"/>
                <w:rtl w:val="0"/>
              </w:rPr>
              <w:t xml:space="preserve">Batch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line="24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line="240" w:lineRule="auto"/>
              <w:rPr>
                <w:sz w:val="24"/>
                <w:szCs w:val="24"/>
                <w:highlight w:val="white"/>
              </w:rPr>
            </w:pPr>
            <w:r w:rsidDel="00000000" w:rsidR="00000000" w:rsidRPr="00000000">
              <w:rPr>
                <w:sz w:val="24"/>
                <w:szCs w:val="24"/>
                <w:highlight w:val="white"/>
                <w:rtl w:val="0"/>
              </w:rPr>
              <w:t xml:space="preserve">Text (3-100 chars)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line="240" w:lineRule="auto"/>
              <w:rPr>
                <w:sz w:val="24"/>
                <w:szCs w:val="24"/>
                <w:highlight w:val="white"/>
              </w:rPr>
            </w:pPr>
            <w:r w:rsidDel="00000000" w:rsidR="00000000" w:rsidRPr="00000000">
              <w:rPr>
                <w:sz w:val="24"/>
                <w:szCs w:val="24"/>
                <w:highlight w:val="white"/>
                <w:rtl w:val="0"/>
              </w:rPr>
              <w:t xml:space="preserve">Unique per dealer</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line="240" w:lineRule="auto"/>
              <w:rPr>
                <w:sz w:val="24"/>
                <w:szCs w:val="24"/>
                <w:highlight w:val="white"/>
              </w:rPr>
            </w:pPr>
            <w:r w:rsidDel="00000000" w:rsidR="00000000" w:rsidRPr="00000000">
              <w:rPr>
                <w:sz w:val="24"/>
                <w:szCs w:val="24"/>
                <w:highlight w:val="white"/>
                <w:rtl w:val="0"/>
              </w:rPr>
              <w:t xml:space="preserve">Dealer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line="24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line="240" w:lineRule="auto"/>
              <w:rPr>
                <w:sz w:val="24"/>
                <w:szCs w:val="24"/>
                <w:highlight w:val="white"/>
              </w:rPr>
            </w:pPr>
            <w:r w:rsidDel="00000000" w:rsidR="00000000" w:rsidRPr="00000000">
              <w:rPr>
                <w:sz w:val="24"/>
                <w:szCs w:val="24"/>
                <w:highlight w:val="white"/>
                <w:rtl w:val="0"/>
              </w:rPr>
              <w:t xml:space="preserve">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line="240" w:lineRule="auto"/>
              <w:rPr>
                <w:sz w:val="24"/>
                <w:szCs w:val="24"/>
                <w:highlight w:val="white"/>
              </w:rPr>
            </w:pPr>
            <w:r w:rsidDel="00000000" w:rsidR="00000000" w:rsidRPr="00000000">
              <w:rPr>
                <w:sz w:val="24"/>
                <w:szCs w:val="24"/>
                <w:highlight w:val="white"/>
                <w:rtl w:val="0"/>
              </w:rPr>
              <w:t xml:space="preserve">Must be active dealer</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line="240" w:lineRule="auto"/>
              <w:rPr>
                <w:sz w:val="24"/>
                <w:szCs w:val="24"/>
                <w:highlight w:val="white"/>
              </w:rPr>
            </w:pPr>
            <w:r w:rsidDel="00000000" w:rsidR="00000000" w:rsidRPr="00000000">
              <w:rPr>
                <w:sz w:val="24"/>
                <w:szCs w:val="24"/>
                <w:highlight w:val="white"/>
                <w:rtl w:val="0"/>
              </w:rPr>
              <w:t xml:space="preserve">Coupon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line="24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line="240" w:lineRule="auto"/>
              <w:rPr>
                <w:sz w:val="24"/>
                <w:szCs w:val="24"/>
                <w:highlight w:val="white"/>
              </w:rPr>
            </w:pPr>
            <w:r w:rsidDel="00000000" w:rsidR="00000000" w:rsidRPr="00000000">
              <w:rPr>
                <w:sz w:val="24"/>
                <w:szCs w:val="24"/>
                <w:highlight w:val="white"/>
                <w:rtl w:val="0"/>
              </w:rPr>
              <w:t xml:space="preserve">Number (0-10000)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line="240" w:lineRule="auto"/>
              <w:rPr>
                <w:sz w:val="24"/>
                <w:szCs w:val="24"/>
                <w:highlight w:val="white"/>
              </w:rPr>
            </w:pPr>
            <w:r w:rsidDel="00000000" w:rsidR="00000000" w:rsidRPr="00000000">
              <w:rPr>
                <w:sz w:val="24"/>
                <w:szCs w:val="24"/>
                <w:highlight w:val="white"/>
                <w:rtl w:val="0"/>
              </w:rPr>
              <w:t xml:space="preserve">Positive integer or zero</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line="240" w:lineRule="auto"/>
              <w:rPr>
                <w:sz w:val="24"/>
                <w:szCs w:val="24"/>
                <w:highlight w:val="white"/>
              </w:rPr>
            </w:pPr>
            <w:r w:rsidDel="00000000" w:rsidR="00000000" w:rsidRPr="00000000">
              <w:rPr>
                <w:sz w:val="24"/>
                <w:szCs w:val="24"/>
                <w:highlight w:val="white"/>
                <w:rtl w:val="0"/>
              </w:rPr>
              <w:t xml:space="preserve">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line="24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line="240" w:lineRule="auto"/>
              <w:rPr>
                <w:sz w:val="24"/>
                <w:szCs w:val="24"/>
                <w:highlight w:val="white"/>
              </w:rPr>
            </w:pPr>
            <w:r w:rsidDel="00000000" w:rsidR="00000000" w:rsidRPr="00000000">
              <w:rPr>
                <w:sz w:val="24"/>
                <w:szCs w:val="24"/>
                <w:highlight w:val="white"/>
                <w:rtl w:val="0"/>
              </w:rPr>
              <w:t xml:space="preserve">Number (1-10000)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line="240" w:lineRule="auto"/>
              <w:rPr>
                <w:sz w:val="24"/>
                <w:szCs w:val="24"/>
                <w:highlight w:val="white"/>
              </w:rPr>
            </w:pPr>
            <w:r w:rsidDel="00000000" w:rsidR="00000000" w:rsidRPr="00000000">
              <w:rPr>
                <w:sz w:val="24"/>
                <w:szCs w:val="24"/>
                <w:highlight w:val="white"/>
                <w:rtl w:val="0"/>
              </w:rPr>
              <w:t xml:space="preserve">Min: 1, Max: 10,000 per batch</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line="240" w:lineRule="auto"/>
              <w:rPr>
                <w:sz w:val="24"/>
                <w:szCs w:val="24"/>
                <w:highlight w:val="white"/>
              </w:rPr>
            </w:pPr>
            <w:r w:rsidDel="00000000" w:rsidR="00000000" w:rsidRPr="00000000">
              <w:rPr>
                <w:sz w:val="24"/>
                <w:szCs w:val="24"/>
                <w:highlight w:val="white"/>
                <w:rtl w:val="0"/>
              </w:rPr>
              <w:t xml:space="preserve">Prefix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line="24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line="240" w:lineRule="auto"/>
              <w:rPr>
                <w:sz w:val="24"/>
                <w:szCs w:val="24"/>
                <w:highlight w:val="white"/>
              </w:rPr>
            </w:pPr>
            <w:r w:rsidDel="00000000" w:rsidR="00000000" w:rsidRPr="00000000">
              <w:rPr>
                <w:sz w:val="24"/>
                <w:szCs w:val="24"/>
                <w:highlight w:val="white"/>
                <w:rtl w:val="0"/>
              </w:rPr>
              <w:t xml:space="preserve">Alphanumeric (2-10 chars)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line="240" w:lineRule="auto"/>
              <w:rPr>
                <w:sz w:val="24"/>
                <w:szCs w:val="24"/>
                <w:highlight w:val="white"/>
              </w:rPr>
            </w:pPr>
            <w:r w:rsidDel="00000000" w:rsidR="00000000" w:rsidRPr="00000000">
              <w:rPr>
                <w:sz w:val="24"/>
                <w:szCs w:val="24"/>
                <w:highlight w:val="white"/>
                <w:rtl w:val="0"/>
              </w:rPr>
              <w:t xml:space="preserve">No special chars except hyphen</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line="240" w:lineRule="auto"/>
              <w:rPr>
                <w:sz w:val="24"/>
                <w:szCs w:val="24"/>
                <w:highlight w:val="white"/>
              </w:rPr>
            </w:pPr>
            <w:r w:rsidDel="00000000" w:rsidR="00000000" w:rsidRPr="00000000">
              <w:rPr>
                <w:sz w:val="24"/>
                <w:szCs w:val="24"/>
                <w:highlight w:val="white"/>
                <w:rtl w:val="0"/>
              </w:rPr>
              <w:t xml:space="preserve">Expiry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line="24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line="240" w:lineRule="auto"/>
              <w:rPr>
                <w:sz w:val="24"/>
                <w:szCs w:val="24"/>
                <w:highlight w:val="white"/>
              </w:rPr>
            </w:pPr>
            <w:r w:rsidDel="00000000" w:rsidR="00000000" w:rsidRPr="00000000">
              <w:rPr>
                <w:sz w:val="24"/>
                <w:szCs w:val="24"/>
                <w:highlight w:val="white"/>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line="240" w:lineRule="auto"/>
              <w:rPr>
                <w:sz w:val="24"/>
                <w:szCs w:val="24"/>
                <w:highlight w:val="white"/>
              </w:rPr>
            </w:pPr>
            <w:r w:rsidDel="00000000" w:rsidR="00000000" w:rsidRPr="00000000">
              <w:rPr>
                <w:sz w:val="24"/>
                <w:szCs w:val="24"/>
                <w:highlight w:val="white"/>
                <w:rtl w:val="0"/>
              </w:rPr>
              <w:t xml:space="preserve">Must be future date</w:t>
            </w:r>
          </w:p>
        </w:tc>
      </w:tr>
    </w:tbl>
    <w:p w:rsidR="00000000" w:rsidDel="00000000" w:rsidP="00000000" w:rsidRDefault="00000000" w:rsidRPr="00000000" w14:paraId="00000421">
      <w:pPr>
        <w:spacing w:line="240" w:lineRule="auto"/>
        <w:rPr>
          <w:b w:val="1"/>
          <w:bCs w:val="1"/>
          <w:sz w:val="26"/>
          <w:szCs w:val="26"/>
          <w:shd w:fill="b6d7a8" w:val="clear"/>
        </w:rPr>
      </w:pPr>
      <w:r w:rsidDel="00000000" w:rsidR="00000000" w:rsidRPr="00000000">
        <w:rPr>
          <w:rtl w:val="0"/>
        </w:rPr>
      </w:r>
    </w:p>
    <w:p w:rsidR="00000000" w:rsidDel="00000000" w:rsidP="00000000" w:rsidRDefault="00000000" w:rsidRPr="00000000" w14:paraId="00000422">
      <w:pPr>
        <w:spacing w:line="240" w:lineRule="auto"/>
        <w:rPr>
          <w:b w:val="1"/>
          <w:bCs w:val="1"/>
          <w:sz w:val="26"/>
          <w:szCs w:val="26"/>
          <w:shd w:fill="b6d7a8" w:val="clear"/>
        </w:rPr>
      </w:pPr>
      <w:r w:rsidDel="00000000" w:rsidR="00000000" w:rsidRPr="00000000">
        <w:rPr>
          <w:b w:val="1"/>
          <w:bCs w:val="1"/>
          <w:sz w:val="26"/>
          <w:szCs w:val="26"/>
          <w:shd w:fill="b6d7a8" w:val="clear"/>
          <w:rtl w:val="0"/>
        </w:rPr>
        <w:t xml:space="preserve">Coupon Code Generation Logic</w:t>
      </w:r>
    </w:p>
    <w:p w:rsidR="00000000" w:rsidDel="00000000" w:rsidP="00000000" w:rsidRDefault="00000000" w:rsidRPr="00000000" w14:paraId="00000423">
      <w:pPr>
        <w:spacing w:line="240" w:lineRule="auto"/>
        <w:rPr>
          <w:b w:val="1"/>
          <w:bCs w:val="1"/>
          <w:sz w:val="26"/>
          <w:szCs w:val="26"/>
          <w:shd w:fill="b6d7a8" w:val="clear"/>
        </w:rPr>
      </w:pPr>
      <w:r w:rsidDel="00000000" w:rsidR="00000000" w:rsidRPr="00000000">
        <w:rPr>
          <w:rtl w:val="0"/>
        </w:rPr>
      </w:r>
    </w:p>
    <w:p w:rsidR="00000000" w:rsidDel="00000000" w:rsidP="00000000" w:rsidRDefault="00000000" w:rsidRPr="00000000" w14:paraId="00000424">
      <w:pPr>
        <w:spacing w:line="240" w:lineRule="auto"/>
        <w:rPr>
          <w:b w:val="1"/>
          <w:bCs w:val="1"/>
          <w:sz w:val="26"/>
          <w:szCs w:val="26"/>
          <w:highlight w:val="white"/>
        </w:rPr>
      </w:pPr>
      <w:r w:rsidDel="00000000" w:rsidR="00000000" w:rsidRPr="00000000">
        <w:rPr>
          <w:b w:val="1"/>
          <w:bCs w:val="1"/>
          <w:sz w:val="26"/>
          <w:szCs w:val="26"/>
          <w:highlight w:val="white"/>
          <w:rtl w:val="0"/>
        </w:rPr>
        <w:t xml:space="preserve">Format:</w:t>
      </w:r>
    </w:p>
    <w:p w:rsidR="00000000" w:rsidDel="00000000" w:rsidP="00000000" w:rsidRDefault="00000000" w:rsidRPr="00000000" w14:paraId="00000425">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426">
      <w:pPr>
        <w:spacing w:line="240" w:lineRule="auto"/>
        <w:rPr>
          <w:sz w:val="20"/>
          <w:szCs w:val="20"/>
          <w:highlight w:val="white"/>
        </w:rPr>
      </w:pPr>
      <w:r w:rsidDel="00000000" w:rsidR="00000000" w:rsidRPr="00000000">
        <w:rPr>
          <w:sz w:val="20"/>
          <w:szCs w:val="20"/>
          <w:highlight w:val="white"/>
          <w:rtl w:val="0"/>
        </w:rPr>
        <w:t xml:space="preserve">{PREFIX}-{SEQUENCE}</w:t>
      </w:r>
    </w:p>
    <w:p w:rsidR="00000000" w:rsidDel="00000000" w:rsidP="00000000" w:rsidRDefault="00000000" w:rsidRPr="00000000" w14:paraId="00000427">
      <w:pPr>
        <w:spacing w:line="240" w:lineRule="auto"/>
        <w:rPr>
          <w:sz w:val="20"/>
          <w:szCs w:val="20"/>
          <w:highlight w:val="white"/>
        </w:rPr>
      </w:pPr>
      <w:r w:rsidDel="00000000" w:rsidR="00000000" w:rsidRPr="00000000">
        <w:rPr>
          <w:rtl w:val="0"/>
        </w:rPr>
      </w:r>
    </w:p>
    <w:p w:rsidR="00000000" w:rsidDel="00000000" w:rsidP="00000000" w:rsidRDefault="00000000" w:rsidRPr="00000000" w14:paraId="00000428">
      <w:pPr>
        <w:spacing w:line="240" w:lineRule="auto"/>
        <w:rPr>
          <w:sz w:val="20"/>
          <w:szCs w:val="20"/>
          <w:highlight w:val="white"/>
        </w:rPr>
      </w:pPr>
      <w:r w:rsidDel="00000000" w:rsidR="00000000" w:rsidRPr="00000000">
        <w:rPr>
          <w:sz w:val="20"/>
          <w:szCs w:val="20"/>
          <w:highlight w:val="white"/>
          <w:rtl w:val="0"/>
        </w:rPr>
        <w:t xml:space="preserve">Examples:</w:t>
      </w:r>
    </w:p>
    <w:p w:rsidR="00000000" w:rsidDel="00000000" w:rsidP="00000000" w:rsidRDefault="00000000" w:rsidRPr="00000000" w14:paraId="00000429">
      <w:pPr>
        <w:spacing w:line="240" w:lineRule="auto"/>
        <w:rPr>
          <w:sz w:val="20"/>
          <w:szCs w:val="20"/>
          <w:highlight w:val="white"/>
        </w:rPr>
      </w:pPr>
      <w:r w:rsidDel="00000000" w:rsidR="00000000" w:rsidRPr="00000000">
        <w:rPr>
          <w:sz w:val="20"/>
          <w:szCs w:val="20"/>
          <w:highlight w:val="white"/>
          <w:rtl w:val="0"/>
        </w:rPr>
        <w:t xml:space="preserve">ABCDEL-0001</w:t>
      </w:r>
    </w:p>
    <w:p w:rsidR="00000000" w:rsidDel="00000000" w:rsidP="00000000" w:rsidRDefault="00000000" w:rsidRPr="00000000" w14:paraId="0000042A">
      <w:pPr>
        <w:spacing w:line="240" w:lineRule="auto"/>
        <w:rPr>
          <w:sz w:val="20"/>
          <w:szCs w:val="20"/>
          <w:highlight w:val="white"/>
        </w:rPr>
      </w:pPr>
      <w:r w:rsidDel="00000000" w:rsidR="00000000" w:rsidRPr="00000000">
        <w:rPr>
          <w:sz w:val="20"/>
          <w:szCs w:val="20"/>
          <w:highlight w:val="white"/>
          <w:rtl w:val="0"/>
        </w:rPr>
        <w:t xml:space="preserve">ABCDEL-0002</w:t>
      </w:r>
    </w:p>
    <w:p w:rsidR="00000000" w:rsidDel="00000000" w:rsidP="00000000" w:rsidRDefault="00000000" w:rsidRPr="00000000" w14:paraId="0000042B">
      <w:pPr>
        <w:spacing w:line="240" w:lineRule="auto"/>
        <w:rPr>
          <w:sz w:val="20"/>
          <w:szCs w:val="20"/>
          <w:highlight w:val="white"/>
        </w:rPr>
      </w:pPr>
      <w:r w:rsidDel="00000000" w:rsidR="00000000" w:rsidRPr="00000000">
        <w:rPr>
          <w:sz w:val="20"/>
          <w:szCs w:val="20"/>
          <w:highlight w:val="white"/>
          <w:rtl w:val="0"/>
        </w:rPr>
        <w:t xml:space="preserve">ABCDEL-0003</w:t>
      </w:r>
    </w:p>
    <w:p w:rsidR="00000000" w:rsidDel="00000000" w:rsidP="00000000" w:rsidRDefault="00000000" w:rsidRPr="00000000" w14:paraId="0000042C">
      <w:pPr>
        <w:spacing w:line="240"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42D">
      <w:pPr>
        <w:spacing w:line="240" w:lineRule="auto"/>
        <w:rPr>
          <w:sz w:val="20"/>
          <w:szCs w:val="20"/>
          <w:highlight w:val="white"/>
        </w:rPr>
      </w:pPr>
      <w:r w:rsidDel="00000000" w:rsidR="00000000" w:rsidRPr="00000000">
        <w:rPr>
          <w:sz w:val="20"/>
          <w:szCs w:val="20"/>
          <w:highlight w:val="white"/>
          <w:rtl w:val="0"/>
        </w:rPr>
        <w:t xml:space="preserve">ABCDEL-0500</w:t>
      </w:r>
    </w:p>
    <w:p w:rsidR="00000000" w:rsidDel="00000000" w:rsidP="00000000" w:rsidRDefault="00000000" w:rsidRPr="00000000" w14:paraId="0000042E">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42F">
      <w:pPr>
        <w:spacing w:after="240" w:before="240" w:line="240" w:lineRule="auto"/>
        <w:rPr>
          <w:b w:val="1"/>
          <w:bCs w:val="1"/>
          <w:sz w:val="26"/>
          <w:szCs w:val="26"/>
          <w:highlight w:val="white"/>
        </w:rPr>
      </w:pPr>
      <w:r w:rsidDel="00000000" w:rsidR="00000000" w:rsidRPr="00000000">
        <w:rPr>
          <w:b w:val="1"/>
          <w:bCs w:val="1"/>
          <w:sz w:val="26"/>
          <w:szCs w:val="26"/>
          <w:highlight w:val="white"/>
          <w:rtl w:val="0"/>
        </w:rPr>
        <w:t xml:space="preserve">Prefix Rules:</w:t>
      </w:r>
    </w:p>
    <w:p w:rsidR="00000000" w:rsidDel="00000000" w:rsidP="00000000" w:rsidRDefault="00000000" w:rsidRPr="00000000" w14:paraId="0000043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Arial Unicode MS" w:cs="Arial Unicode MS" w:eastAsia="Arial Unicode MS" w:hAnsi="Arial Unicode MS"/>
          <w:sz w:val="24"/>
          <w:szCs w:val="24"/>
          <w:rtl w:val="0"/>
        </w:rPr>
        <w:t xml:space="preserve">If admin provides custom prefix → Use custom prefix</w:t>
      </w:r>
    </w:p>
    <w:p w:rsidR="00000000" w:rsidDel="00000000" w:rsidP="00000000" w:rsidRDefault="00000000" w:rsidRPr="00000000" w14:paraId="0000043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rFonts w:ascii="Arial Unicode MS" w:cs="Arial Unicode MS" w:eastAsia="Arial Unicode MS" w:hAnsi="Arial Unicode MS"/>
          <w:sz w:val="24"/>
          <w:szCs w:val="24"/>
          <w:rtl w:val="0"/>
        </w:rPr>
        <w:t xml:space="preserve">If blank → Auto-generate from dealer code</w:t>
      </w:r>
    </w:p>
    <w:p w:rsidR="00000000" w:rsidDel="00000000" w:rsidP="00000000" w:rsidRDefault="00000000" w:rsidRPr="00000000" w14:paraId="0000043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433">
      <w:pPr>
        <w:spacing w:line="240" w:lineRule="auto"/>
        <w:ind w:left="720" w:firstLine="0"/>
        <w:rPr>
          <w:sz w:val="24"/>
          <w:szCs w:val="24"/>
        </w:rPr>
      </w:pPr>
      <w:r w:rsidDel="00000000" w:rsidR="00000000" w:rsidRPr="00000000">
        <w:rPr>
          <w:sz w:val="24"/>
          <w:szCs w:val="24"/>
          <w:rtl w:val="0"/>
        </w:rPr>
        <w:t xml:space="preserve">Dealer: "ABC Motors Delhi" (Code: DLR-001)</w:t>
      </w:r>
    </w:p>
    <w:p w:rsidR="00000000" w:rsidDel="00000000" w:rsidP="00000000" w:rsidRDefault="00000000" w:rsidRPr="00000000" w14:paraId="00000434">
      <w:pPr>
        <w:spacing w:line="240" w:lineRule="auto"/>
        <w:ind w:left="720" w:firstLine="0"/>
        <w:rPr>
          <w:sz w:val="24"/>
          <w:szCs w:val="24"/>
        </w:rPr>
      </w:pPr>
      <w:r w:rsidDel="00000000" w:rsidR="00000000" w:rsidRPr="00000000">
        <w:rPr>
          <w:sz w:val="24"/>
          <w:szCs w:val="24"/>
          <w:rtl w:val="0"/>
        </w:rPr>
        <w:t xml:space="preserve">Auto-prefix: "DLR001"</w:t>
      </w:r>
    </w:p>
    <w:p w:rsidR="00000000" w:rsidDel="00000000" w:rsidP="00000000" w:rsidRDefault="00000000" w:rsidRPr="00000000" w14:paraId="00000435">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436">
      <w:pPr>
        <w:spacing w:line="240" w:lineRule="auto"/>
        <w:ind w:left="0" w:firstLine="0"/>
        <w:rPr>
          <w:b w:val="1"/>
          <w:bCs w:val="1"/>
          <w:sz w:val="26"/>
          <w:szCs w:val="26"/>
          <w:highlight w:val="white"/>
        </w:rPr>
      </w:pPr>
      <w:r w:rsidDel="00000000" w:rsidR="00000000" w:rsidRPr="00000000">
        <w:rPr>
          <w:b w:val="1"/>
          <w:bCs w:val="1"/>
          <w:sz w:val="26"/>
          <w:szCs w:val="26"/>
          <w:highlight w:val="white"/>
          <w:rtl w:val="0"/>
        </w:rPr>
        <w:t xml:space="preserve">Sequence Rules:</w:t>
      </w:r>
    </w:p>
    <w:p w:rsidR="00000000" w:rsidDel="00000000" w:rsidP="00000000" w:rsidRDefault="00000000" w:rsidRPr="00000000" w14:paraId="00000437">
      <w:pPr>
        <w:numPr>
          <w:ilvl w:val="0"/>
          <w:numId w:val="64"/>
        </w:numPr>
        <w:spacing w:line="240" w:lineRule="auto"/>
        <w:ind w:left="720" w:hanging="360"/>
        <w:rPr>
          <w:sz w:val="24"/>
          <w:szCs w:val="24"/>
          <w:highlight w:val="white"/>
          <w:u w:val="none"/>
        </w:rPr>
      </w:pPr>
      <w:r w:rsidDel="00000000" w:rsidR="00000000" w:rsidRPr="00000000">
        <w:rPr>
          <w:sz w:val="24"/>
          <w:szCs w:val="24"/>
          <w:highlight w:val="white"/>
          <w:rtl w:val="0"/>
        </w:rPr>
        <w:t xml:space="preserve">Always 4 digits with leading zeros</w:t>
      </w:r>
    </w:p>
    <w:p w:rsidR="00000000" w:rsidDel="00000000" w:rsidP="00000000" w:rsidRDefault="00000000" w:rsidRPr="00000000" w14:paraId="00000438">
      <w:pPr>
        <w:numPr>
          <w:ilvl w:val="0"/>
          <w:numId w:val="64"/>
        </w:numPr>
        <w:spacing w:line="240" w:lineRule="auto"/>
        <w:ind w:left="720" w:hanging="360"/>
        <w:rPr>
          <w:sz w:val="24"/>
          <w:szCs w:val="24"/>
          <w:highlight w:val="white"/>
          <w:u w:val="none"/>
        </w:rPr>
      </w:pPr>
      <w:r w:rsidDel="00000000" w:rsidR="00000000" w:rsidRPr="00000000">
        <w:rPr>
          <w:sz w:val="24"/>
          <w:szCs w:val="24"/>
          <w:highlight w:val="white"/>
          <w:rtl w:val="0"/>
        </w:rPr>
        <w:t xml:space="preserve">Starts from 0001 for each batch</w:t>
      </w:r>
    </w:p>
    <w:p w:rsidR="00000000" w:rsidDel="00000000" w:rsidP="00000000" w:rsidRDefault="00000000" w:rsidRPr="00000000" w14:paraId="00000439">
      <w:pPr>
        <w:numPr>
          <w:ilvl w:val="0"/>
          <w:numId w:val="64"/>
        </w:numPr>
        <w:spacing w:line="240" w:lineRule="auto"/>
        <w:ind w:left="720" w:hanging="360"/>
        <w:rPr>
          <w:sz w:val="24"/>
          <w:szCs w:val="24"/>
          <w:highlight w:val="white"/>
          <w:u w:val="none"/>
        </w:rPr>
      </w:pPr>
      <w:r w:rsidDel="00000000" w:rsidR="00000000" w:rsidRPr="00000000">
        <w:rPr>
          <w:sz w:val="24"/>
          <w:szCs w:val="24"/>
          <w:highlight w:val="white"/>
          <w:rtl w:val="0"/>
        </w:rPr>
        <w:t xml:space="preserve">Increments sequentially</w:t>
      </w:r>
    </w:p>
    <w:p w:rsidR="00000000" w:rsidDel="00000000" w:rsidP="00000000" w:rsidRDefault="00000000" w:rsidRPr="00000000" w14:paraId="0000043A">
      <w:pPr>
        <w:numPr>
          <w:ilvl w:val="0"/>
          <w:numId w:val="64"/>
        </w:numPr>
        <w:spacing w:line="240" w:lineRule="auto"/>
        <w:ind w:left="720" w:hanging="360"/>
        <w:rPr>
          <w:sz w:val="24"/>
          <w:szCs w:val="24"/>
          <w:highlight w:val="white"/>
          <w:u w:val="none"/>
        </w:rPr>
      </w:pPr>
      <w:r w:rsidDel="00000000" w:rsidR="00000000" w:rsidRPr="00000000">
        <w:rPr>
          <w:sz w:val="24"/>
          <w:szCs w:val="24"/>
          <w:highlight w:val="white"/>
          <w:rtl w:val="0"/>
        </w:rPr>
        <w:t xml:space="preserve">No gaps in sequence</w:t>
      </w:r>
    </w:p>
    <w:p w:rsidR="00000000" w:rsidDel="00000000" w:rsidP="00000000" w:rsidRDefault="00000000" w:rsidRPr="00000000" w14:paraId="0000043B">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43C">
      <w:pPr>
        <w:spacing w:line="240" w:lineRule="auto"/>
        <w:rPr>
          <w:b w:val="1"/>
          <w:bCs w:val="1"/>
          <w:sz w:val="24"/>
          <w:szCs w:val="24"/>
          <w:highlight w:val="white"/>
        </w:rPr>
      </w:pPr>
      <w:r w:rsidDel="00000000" w:rsidR="00000000" w:rsidRPr="00000000">
        <w:rPr>
          <w:b w:val="1"/>
          <w:bCs w:val="1"/>
          <w:sz w:val="24"/>
          <w:szCs w:val="24"/>
          <w:highlight w:val="white"/>
          <w:rtl w:val="0"/>
        </w:rPr>
        <w:t xml:space="preserve">Uniqueness Guarantee:</w:t>
      </w:r>
    </w:p>
    <w:p w:rsidR="00000000" w:rsidDel="00000000" w:rsidP="00000000" w:rsidRDefault="00000000" w:rsidRPr="00000000" w14:paraId="0000043D">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43E">
      <w:pPr>
        <w:spacing w:line="240" w:lineRule="auto"/>
        <w:rPr>
          <w:sz w:val="24"/>
          <w:szCs w:val="24"/>
          <w:highlight w:val="white"/>
        </w:rPr>
      </w:pPr>
      <w:r w:rsidDel="00000000" w:rsidR="00000000" w:rsidRPr="00000000">
        <w:rPr>
          <w:sz w:val="24"/>
          <w:szCs w:val="24"/>
          <w:highlight w:val="white"/>
          <w:rtl w:val="0"/>
        </w:rPr>
        <w:t xml:space="preserve">// Backend validation</w:t>
      </w:r>
    </w:p>
    <w:p w:rsidR="00000000" w:rsidDel="00000000" w:rsidP="00000000" w:rsidRDefault="00000000" w:rsidRPr="00000000" w14:paraId="0000043F">
      <w:pPr>
        <w:spacing w:line="240" w:lineRule="auto"/>
        <w:rPr>
          <w:sz w:val="24"/>
          <w:szCs w:val="24"/>
          <w:highlight w:val="white"/>
        </w:rPr>
      </w:pPr>
      <w:r w:rsidDel="00000000" w:rsidR="00000000" w:rsidRPr="00000000">
        <w:rPr>
          <w:sz w:val="24"/>
          <w:szCs w:val="24"/>
          <w:highlight w:val="white"/>
          <w:rtl w:val="0"/>
        </w:rPr>
        <w:t xml:space="preserve">const existingCoupon = await db.coupons.findOne({</w:t>
      </w:r>
    </w:p>
    <w:p w:rsidR="00000000" w:rsidDel="00000000" w:rsidP="00000000" w:rsidRDefault="00000000" w:rsidRPr="00000000" w14:paraId="00000440">
      <w:pPr>
        <w:spacing w:line="240" w:lineRule="auto"/>
        <w:rPr>
          <w:sz w:val="24"/>
          <w:szCs w:val="24"/>
          <w:highlight w:val="white"/>
        </w:rPr>
      </w:pPr>
      <w:r w:rsidDel="00000000" w:rsidR="00000000" w:rsidRPr="00000000">
        <w:rPr>
          <w:sz w:val="24"/>
          <w:szCs w:val="24"/>
          <w:highlight w:val="white"/>
          <w:rtl w:val="0"/>
        </w:rPr>
        <w:t xml:space="preserve">  coupon_code: generatedCode</w:t>
      </w:r>
    </w:p>
    <w:p w:rsidR="00000000" w:rsidDel="00000000" w:rsidP="00000000" w:rsidRDefault="00000000" w:rsidRPr="00000000" w14:paraId="00000441">
      <w:pPr>
        <w:spacing w:line="24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442">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443">
      <w:pPr>
        <w:spacing w:line="240" w:lineRule="auto"/>
        <w:rPr>
          <w:sz w:val="24"/>
          <w:szCs w:val="24"/>
          <w:highlight w:val="white"/>
        </w:rPr>
      </w:pPr>
      <w:r w:rsidDel="00000000" w:rsidR="00000000" w:rsidRPr="00000000">
        <w:rPr>
          <w:sz w:val="24"/>
          <w:szCs w:val="24"/>
          <w:highlight w:val="white"/>
          <w:rtl w:val="0"/>
        </w:rPr>
        <w:t xml:space="preserve">if (existingCoupon) {</w:t>
      </w:r>
    </w:p>
    <w:p w:rsidR="00000000" w:rsidDel="00000000" w:rsidP="00000000" w:rsidRDefault="00000000" w:rsidRPr="00000000" w14:paraId="00000444">
      <w:pPr>
        <w:spacing w:line="240" w:lineRule="auto"/>
        <w:rPr>
          <w:sz w:val="24"/>
          <w:szCs w:val="24"/>
          <w:highlight w:val="white"/>
        </w:rPr>
      </w:pPr>
      <w:r w:rsidDel="00000000" w:rsidR="00000000" w:rsidRPr="00000000">
        <w:rPr>
          <w:sz w:val="24"/>
          <w:szCs w:val="24"/>
          <w:highlight w:val="white"/>
          <w:rtl w:val="0"/>
        </w:rPr>
        <w:t xml:space="preserve">  // Add random suffix</w:t>
      </w:r>
    </w:p>
    <w:p w:rsidR="00000000" w:rsidDel="00000000" w:rsidP="00000000" w:rsidRDefault="00000000" w:rsidRPr="00000000" w14:paraId="00000445">
      <w:pPr>
        <w:spacing w:line="240" w:lineRule="auto"/>
        <w:rPr>
          <w:sz w:val="24"/>
          <w:szCs w:val="24"/>
          <w:highlight w:val="white"/>
        </w:rPr>
      </w:pPr>
      <w:r w:rsidDel="00000000" w:rsidR="00000000" w:rsidRPr="00000000">
        <w:rPr>
          <w:sz w:val="24"/>
          <w:szCs w:val="24"/>
          <w:highlight w:val="white"/>
          <w:rtl w:val="0"/>
        </w:rPr>
        <w:t xml:space="preserve">  generatedCode = `${prefix}-${sequence}-${randomString(3)}`;</w:t>
      </w:r>
    </w:p>
    <w:p w:rsidR="00000000" w:rsidDel="00000000" w:rsidP="00000000" w:rsidRDefault="00000000" w:rsidRPr="00000000" w14:paraId="00000446">
      <w:pPr>
        <w:spacing w:line="240"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447">
      <w:pPr>
        <w:spacing w:line="240" w:lineRule="auto"/>
        <w:rPr>
          <w:b w:val="1"/>
          <w:bCs w:val="1"/>
          <w:sz w:val="26"/>
          <w:szCs w:val="26"/>
          <w:highlight w:val="whit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white"/>
        </w:rPr>
      </w:pPr>
      <w:r w:rsidDel="00000000" w:rsidR="00000000" w:rsidRPr="00000000">
        <w:rPr>
          <w:b w:val="1"/>
          <w:bCs w:val="1"/>
          <w:sz w:val="26"/>
          <w:szCs w:val="26"/>
          <w:highlight w:val="white"/>
          <w:rtl w:val="0"/>
        </w:rPr>
        <w:t xml:space="preserve">Backend API - Create Batch:</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highlight w:val="whit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008080"/>
          <w:sz w:val="26"/>
          <w:szCs w:val="26"/>
          <w:highlight w:val="white"/>
          <w:rtl w:val="0"/>
        </w:rPr>
        <w:t xml:space="preserve">POST</w:t>
      </w:r>
      <w:r w:rsidDel="00000000" w:rsidR="00000000" w:rsidRPr="00000000">
        <w:rPr>
          <w:color w:val="14181f"/>
          <w:sz w:val="26"/>
          <w:szCs w:val="26"/>
          <w:highlight w:val="white"/>
          <w:rtl w:val="0"/>
        </w:rPr>
        <w:t xml:space="preserve"> /api/admin/coupons/create-batch</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b34a00"/>
          <w:sz w:val="26"/>
          <w:szCs w:val="26"/>
          <w:highlight w:val="white"/>
          <w:rtl w:val="0"/>
        </w:rPr>
        <w:t xml:space="preserve">Request</w:t>
      </w:r>
      <w:r w:rsidDel="00000000" w:rsidR="00000000" w:rsidRPr="00000000">
        <w:rPr>
          <w:color w:val="14181f"/>
          <w:sz w:val="26"/>
          <w:szCs w:val="26"/>
          <w:highlight w:val="white"/>
          <w:rtl w:val="0"/>
        </w:rPr>
        <w:t xml:space="preserve"> </w:t>
      </w:r>
      <w:r w:rsidDel="00000000" w:rsidR="00000000" w:rsidRPr="00000000">
        <w:rPr>
          <w:color w:val="b34a00"/>
          <w:sz w:val="26"/>
          <w:szCs w:val="26"/>
          <w:highlight w:val="white"/>
          <w:rtl w:val="0"/>
        </w:rPr>
        <w:t xml:space="preserve">Body</w:t>
      </w:r>
      <w:r w:rsidDel="00000000" w:rsidR="00000000" w:rsidRPr="00000000">
        <w:rPr>
          <w:color w:val="14181f"/>
          <w:sz w:val="26"/>
          <w:szCs w:val="26"/>
          <w:highlight w:val="white"/>
          <w:rtl w:val="0"/>
        </w:rPr>
        <w:t xml:space="preserve">:</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batchName</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"ABC Motors - January 2026"</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dealerId</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"DLR-001"</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couponValue</w:t>
      </w:r>
      <w:r w:rsidDel="00000000" w:rsidR="00000000" w:rsidRPr="00000000">
        <w:rPr>
          <w:color w:val="14181f"/>
          <w:sz w:val="26"/>
          <w:szCs w:val="26"/>
          <w:highlight w:val="white"/>
          <w:rtl w:val="0"/>
        </w:rPr>
        <w:t xml:space="preserve">: </w:t>
      </w:r>
      <w:r w:rsidDel="00000000" w:rsidR="00000000" w:rsidRPr="00000000">
        <w:rPr>
          <w:color w:val="008080"/>
          <w:sz w:val="26"/>
          <w:szCs w:val="26"/>
          <w:highlight w:val="white"/>
          <w:rtl w:val="0"/>
        </w:rPr>
        <w:t xml:space="preserve">50</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quantity</w:t>
      </w:r>
      <w:r w:rsidDel="00000000" w:rsidR="00000000" w:rsidRPr="00000000">
        <w:rPr>
          <w:color w:val="14181f"/>
          <w:sz w:val="26"/>
          <w:szCs w:val="26"/>
          <w:highlight w:val="white"/>
          <w:rtl w:val="0"/>
        </w:rPr>
        <w:t xml:space="preserve">: </w:t>
      </w:r>
      <w:r w:rsidDel="00000000" w:rsidR="00000000" w:rsidRPr="00000000">
        <w:rPr>
          <w:color w:val="008080"/>
          <w:sz w:val="26"/>
          <w:szCs w:val="26"/>
          <w:highlight w:val="white"/>
          <w:rtl w:val="0"/>
        </w:rPr>
        <w:t xml:space="preserve">500</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prefix</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"ABCDEL"</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 </w:t>
      </w:r>
      <w:r w:rsidDel="00000000" w:rsidR="00000000" w:rsidRPr="00000000">
        <w:rPr>
          <w:color w:val="6e7687"/>
          <w:sz w:val="26"/>
          <w:szCs w:val="26"/>
          <w:highlight w:val="white"/>
          <w:rtl w:val="0"/>
        </w:rPr>
        <w:t xml:space="preserve">// Optional</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expiryDate</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"2026-12-31"</w:t>
      </w:r>
      <w:r w:rsidDel="00000000" w:rsidR="00000000" w:rsidRPr="00000000">
        <w:rPr>
          <w:color w:val="14181f"/>
          <w:sz w:val="26"/>
          <w:szCs w:val="26"/>
          <w:highlight w:val="white"/>
          <w:rtl w:val="0"/>
        </w:rPr>
        <w:t xml:space="preserve"> </w:t>
      </w:r>
      <w:r w:rsidDel="00000000" w:rsidR="00000000" w:rsidRPr="00000000">
        <w:rPr>
          <w:color w:val="6e7687"/>
          <w:sz w:val="26"/>
          <w:szCs w:val="26"/>
          <w:highlight w:val="white"/>
          <w:rtl w:val="0"/>
        </w:rPr>
        <w:t xml:space="preserve">// Optional</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b80a18"/>
          <w:sz w:val="26"/>
          <w:szCs w:val="26"/>
          <w:highlight w:val="white"/>
          <w:rtl w:val="0"/>
        </w:rPr>
        <w:t xml:space="preserve">Processing</w:t>
      </w:r>
      <w:r w:rsidDel="00000000" w:rsidR="00000000" w:rsidRPr="00000000">
        <w:rPr>
          <w:color w:val="14181f"/>
          <w:sz w:val="26"/>
          <w:szCs w:val="26"/>
          <w:highlight w:val="white"/>
          <w:rtl w:val="0"/>
        </w:rPr>
        <w:t xml:space="preserve">:</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008080"/>
          <w:sz w:val="26"/>
          <w:szCs w:val="26"/>
          <w:highlight w:val="white"/>
          <w:rtl w:val="0"/>
        </w:rPr>
        <w:t xml:space="preserve">1.</w:t>
      </w:r>
      <w:r w:rsidDel="00000000" w:rsidR="00000000" w:rsidRPr="00000000">
        <w:rPr>
          <w:color w:val="14181f"/>
          <w:sz w:val="26"/>
          <w:szCs w:val="26"/>
          <w:highlight w:val="white"/>
          <w:rtl w:val="0"/>
        </w:rPr>
        <w:t xml:space="preserve"> </w:t>
      </w:r>
      <w:r w:rsidDel="00000000" w:rsidR="00000000" w:rsidRPr="00000000">
        <w:rPr>
          <w:color w:val="b34a00"/>
          <w:sz w:val="26"/>
          <w:szCs w:val="26"/>
          <w:highlight w:val="white"/>
          <w:rtl w:val="0"/>
        </w:rPr>
        <w:t xml:space="preserve">Validate</w:t>
      </w:r>
      <w:r w:rsidDel="00000000" w:rsidR="00000000" w:rsidRPr="00000000">
        <w:rPr>
          <w:color w:val="14181f"/>
          <w:sz w:val="26"/>
          <w:szCs w:val="26"/>
          <w:highlight w:val="white"/>
          <w:rtl w:val="0"/>
        </w:rPr>
        <w:t xml:space="preserve"> inputs:</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 </w:t>
      </w:r>
      <w:r w:rsidDel="00000000" w:rsidR="00000000" w:rsidRPr="00000000">
        <w:rPr>
          <w:color w:val="b34a00"/>
          <w:sz w:val="26"/>
          <w:szCs w:val="26"/>
          <w:highlight w:val="white"/>
          <w:rtl w:val="0"/>
        </w:rPr>
        <w:t xml:space="preserve">Dealer</w:t>
      </w:r>
      <w:r w:rsidDel="00000000" w:rsidR="00000000" w:rsidRPr="00000000">
        <w:rPr>
          <w:color w:val="14181f"/>
          <w:sz w:val="26"/>
          <w:szCs w:val="26"/>
          <w:highlight w:val="white"/>
          <w:rtl w:val="0"/>
        </w:rPr>
        <w:t xml:space="preserve"> exists and is active</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 </w:t>
      </w:r>
      <w:r w:rsidDel="00000000" w:rsidR="00000000" w:rsidRPr="00000000">
        <w:rPr>
          <w:color w:val="b34a00"/>
          <w:sz w:val="26"/>
          <w:szCs w:val="26"/>
          <w:highlight w:val="white"/>
          <w:rtl w:val="0"/>
        </w:rPr>
        <w:t xml:space="preserve">Quantity</w:t>
      </w:r>
      <w:r w:rsidDel="00000000" w:rsidR="00000000" w:rsidRPr="00000000">
        <w:rPr>
          <w:color w:val="14181f"/>
          <w:sz w:val="26"/>
          <w:szCs w:val="26"/>
          <w:highlight w:val="white"/>
          <w:rtl w:val="0"/>
        </w:rPr>
        <w:t xml:space="preserve"> within </w:t>
      </w:r>
      <w:r w:rsidDel="00000000" w:rsidR="00000000" w:rsidRPr="00000000">
        <w:rPr>
          <w:color w:val="0051c2"/>
          <w:sz w:val="26"/>
          <w:szCs w:val="26"/>
          <w:highlight w:val="white"/>
          <w:rtl w:val="0"/>
        </w:rPr>
        <w:t xml:space="preserve">limits</w:t>
      </w: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color w:val="008080"/>
          <w:sz w:val="26"/>
          <w:szCs w:val="26"/>
          <w:highlight w:val="white"/>
          <w:rtl w:val="0"/>
        </w:rPr>
        <w:t xml:space="preserve">1</w:t>
      </w:r>
      <w:r w:rsidDel="00000000" w:rsidR="00000000" w:rsidRPr="00000000">
        <w:rPr>
          <w:color w:val="14181f"/>
          <w:sz w:val="26"/>
          <w:szCs w:val="26"/>
          <w:highlight w:val="white"/>
          <w:rtl w:val="0"/>
        </w:rPr>
        <w:t xml:space="preserve">-</w:t>
      </w:r>
      <w:r w:rsidDel="00000000" w:rsidR="00000000" w:rsidRPr="00000000">
        <w:rPr>
          <w:color w:val="008080"/>
          <w:sz w:val="26"/>
          <w:szCs w:val="26"/>
          <w:highlight w:val="white"/>
          <w:rtl w:val="0"/>
        </w:rPr>
        <w:t xml:space="preserve">10</w:t>
      </w:r>
      <w:r w:rsidDel="00000000" w:rsidR="00000000" w:rsidRPr="00000000">
        <w:rPr>
          <w:color w:val="2b303b"/>
          <w:sz w:val="26"/>
          <w:szCs w:val="26"/>
          <w:highlight w:val="white"/>
          <w:rtl w:val="0"/>
        </w:rPr>
        <w:t xml:space="preserve">,</w:t>
      </w:r>
      <w:r w:rsidDel="00000000" w:rsidR="00000000" w:rsidRPr="00000000">
        <w:rPr>
          <w:color w:val="008080"/>
          <w:sz w:val="26"/>
          <w:szCs w:val="26"/>
          <w:highlight w:val="white"/>
          <w:rtl w:val="0"/>
        </w:rPr>
        <w:t xml:space="preserve">000</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 </w:t>
      </w:r>
      <w:r w:rsidDel="00000000" w:rsidR="00000000" w:rsidRPr="00000000">
        <w:rPr>
          <w:color w:val="b34a00"/>
          <w:sz w:val="26"/>
          <w:szCs w:val="26"/>
          <w:highlight w:val="white"/>
          <w:rtl w:val="0"/>
        </w:rPr>
        <w:t xml:space="preserve">Batch</w:t>
      </w:r>
      <w:r w:rsidDel="00000000" w:rsidR="00000000" w:rsidRPr="00000000">
        <w:rPr>
          <w:color w:val="14181f"/>
          <w:sz w:val="26"/>
          <w:szCs w:val="26"/>
          <w:highlight w:val="white"/>
          <w:rtl w:val="0"/>
        </w:rPr>
        <w:t xml:space="preserve"> name unique </w:t>
      </w:r>
      <w:r w:rsidDel="00000000" w:rsidR="00000000" w:rsidRPr="00000000">
        <w:rPr>
          <w:color w:val="8100c2"/>
          <w:sz w:val="26"/>
          <w:szCs w:val="26"/>
          <w:highlight w:val="white"/>
          <w:rtl w:val="0"/>
        </w:rPr>
        <w:t xml:space="preserve">for</w:t>
      </w: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this</w:t>
      </w:r>
      <w:r w:rsidDel="00000000" w:rsidR="00000000" w:rsidRPr="00000000">
        <w:rPr>
          <w:color w:val="14181f"/>
          <w:sz w:val="26"/>
          <w:szCs w:val="26"/>
          <w:highlight w:val="white"/>
          <w:rtl w:val="0"/>
        </w:rPr>
        <w:t xml:space="preserve"> dealer</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 </w:t>
      </w:r>
      <w:r w:rsidDel="00000000" w:rsidR="00000000" w:rsidRPr="00000000">
        <w:rPr>
          <w:color w:val="b34a00"/>
          <w:sz w:val="26"/>
          <w:szCs w:val="26"/>
          <w:highlight w:val="white"/>
          <w:rtl w:val="0"/>
        </w:rPr>
        <w:t xml:space="preserve">Expiry</w:t>
      </w:r>
      <w:r w:rsidDel="00000000" w:rsidR="00000000" w:rsidRPr="00000000">
        <w:rPr>
          <w:color w:val="14181f"/>
          <w:sz w:val="26"/>
          <w:szCs w:val="26"/>
          <w:highlight w:val="white"/>
          <w:rtl w:val="0"/>
        </w:rPr>
        <w:t xml:space="preserve"> date is </w:t>
      </w:r>
      <w:r w:rsidDel="00000000" w:rsidR="00000000" w:rsidRPr="00000000">
        <w:rPr>
          <w:color w:val="0051c2"/>
          <w:sz w:val="26"/>
          <w:szCs w:val="26"/>
          <w:highlight w:val="white"/>
          <w:rtl w:val="0"/>
        </w:rPr>
        <w:t xml:space="preserve">future</w:t>
      </w: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color w:val="8100c2"/>
          <w:sz w:val="26"/>
          <w:szCs w:val="26"/>
          <w:highlight w:val="white"/>
          <w:rtl w:val="0"/>
        </w:rPr>
        <w:t xml:space="preserve">if</w:t>
      </w:r>
      <w:r w:rsidDel="00000000" w:rsidR="00000000" w:rsidRPr="00000000">
        <w:rPr>
          <w:color w:val="14181f"/>
          <w:sz w:val="26"/>
          <w:szCs w:val="26"/>
          <w:highlight w:val="white"/>
          <w:rtl w:val="0"/>
        </w:rPr>
        <w:t xml:space="preserve"> provided</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008080"/>
          <w:sz w:val="26"/>
          <w:szCs w:val="26"/>
          <w:highlight w:val="white"/>
          <w:rtl w:val="0"/>
        </w:rPr>
        <w:t xml:space="preserve">2.</w:t>
      </w:r>
      <w:r w:rsidDel="00000000" w:rsidR="00000000" w:rsidRPr="00000000">
        <w:rPr>
          <w:color w:val="14181f"/>
          <w:sz w:val="26"/>
          <w:szCs w:val="26"/>
          <w:highlight w:val="white"/>
          <w:rtl w:val="0"/>
        </w:rPr>
        <w:t xml:space="preserve"> </w:t>
      </w:r>
      <w:r w:rsidDel="00000000" w:rsidR="00000000" w:rsidRPr="00000000">
        <w:rPr>
          <w:color w:val="b34a00"/>
          <w:sz w:val="26"/>
          <w:szCs w:val="26"/>
          <w:highlight w:val="white"/>
          <w:rtl w:val="0"/>
        </w:rPr>
        <w:t xml:space="preserve">Generate</w:t>
      </w:r>
      <w:r w:rsidDel="00000000" w:rsidR="00000000" w:rsidRPr="00000000">
        <w:rPr>
          <w:color w:val="14181f"/>
          <w:sz w:val="26"/>
          <w:szCs w:val="26"/>
          <w:highlight w:val="white"/>
          <w:rtl w:val="0"/>
        </w:rPr>
        <w:t xml:space="preserve"> prefix </w:t>
      </w:r>
      <w:r w:rsidDel="00000000" w:rsidR="00000000" w:rsidRPr="00000000">
        <w:rPr>
          <w:color w:val="8100c2"/>
          <w:sz w:val="26"/>
          <w:szCs w:val="26"/>
          <w:highlight w:val="white"/>
          <w:rtl w:val="0"/>
        </w:rPr>
        <w:t xml:space="preserve">if</w:t>
      </w:r>
      <w:r w:rsidDel="00000000" w:rsidR="00000000" w:rsidRPr="00000000">
        <w:rPr>
          <w:color w:val="14181f"/>
          <w:sz w:val="26"/>
          <w:szCs w:val="26"/>
          <w:highlight w:val="white"/>
          <w:rtl w:val="0"/>
        </w:rPr>
        <w:t xml:space="preserve"> not provided:</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const</w:t>
      </w:r>
      <w:r w:rsidDel="00000000" w:rsidR="00000000" w:rsidRPr="00000000">
        <w:rPr>
          <w:color w:val="14181f"/>
          <w:sz w:val="26"/>
          <w:szCs w:val="26"/>
          <w:highlight w:val="white"/>
          <w:rtl w:val="0"/>
        </w:rPr>
        <w:t xml:space="preserve"> prefix = requestPrefix || </w:t>
      </w:r>
      <w:r w:rsidDel="00000000" w:rsidR="00000000" w:rsidRPr="00000000">
        <w:rPr>
          <w:color w:val="0051c2"/>
          <w:sz w:val="26"/>
          <w:szCs w:val="26"/>
          <w:highlight w:val="white"/>
          <w:rtl w:val="0"/>
        </w:rPr>
        <w:t xml:space="preserve">generatePrefix</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dealer</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code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008080"/>
          <w:sz w:val="26"/>
          <w:szCs w:val="26"/>
          <w:highlight w:val="white"/>
          <w:rtl w:val="0"/>
        </w:rPr>
        <w:t xml:space="preserve">3.</w:t>
      </w:r>
      <w:r w:rsidDel="00000000" w:rsidR="00000000" w:rsidRPr="00000000">
        <w:rPr>
          <w:color w:val="14181f"/>
          <w:sz w:val="26"/>
          <w:szCs w:val="26"/>
          <w:highlight w:val="white"/>
          <w:rtl w:val="0"/>
        </w:rPr>
        <w:t xml:space="preserve"> </w:t>
      </w:r>
      <w:r w:rsidDel="00000000" w:rsidR="00000000" w:rsidRPr="00000000">
        <w:rPr>
          <w:color w:val="b34a00"/>
          <w:sz w:val="26"/>
          <w:szCs w:val="26"/>
          <w:highlight w:val="white"/>
          <w:rtl w:val="0"/>
        </w:rPr>
        <w:t xml:space="preserve">Generate</w:t>
      </w:r>
      <w:r w:rsidDel="00000000" w:rsidR="00000000" w:rsidRPr="00000000">
        <w:rPr>
          <w:color w:val="14181f"/>
          <w:sz w:val="26"/>
          <w:szCs w:val="26"/>
          <w:highlight w:val="white"/>
          <w:rtl w:val="0"/>
        </w:rPr>
        <w:t xml:space="preserve"> coupon codes:</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const</w:t>
      </w:r>
      <w:r w:rsidDel="00000000" w:rsidR="00000000" w:rsidRPr="00000000">
        <w:rPr>
          <w:color w:val="14181f"/>
          <w:sz w:val="26"/>
          <w:szCs w:val="26"/>
          <w:highlight w:val="white"/>
          <w:rtl w:val="0"/>
        </w:rPr>
        <w:t xml:space="preserve"> codes =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for</w:t>
      </w: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color w:val="8100c2"/>
          <w:sz w:val="26"/>
          <w:szCs w:val="26"/>
          <w:highlight w:val="white"/>
          <w:rtl w:val="0"/>
        </w:rPr>
        <w:t xml:space="preserve">let</w:t>
      </w:r>
      <w:r w:rsidDel="00000000" w:rsidR="00000000" w:rsidRPr="00000000">
        <w:rPr>
          <w:color w:val="14181f"/>
          <w:sz w:val="26"/>
          <w:szCs w:val="26"/>
          <w:highlight w:val="white"/>
          <w:rtl w:val="0"/>
        </w:rPr>
        <w:t xml:space="preserve"> i = </w:t>
      </w:r>
      <w:r w:rsidDel="00000000" w:rsidR="00000000" w:rsidRPr="00000000">
        <w:rPr>
          <w:color w:val="008080"/>
          <w:sz w:val="26"/>
          <w:szCs w:val="26"/>
          <w:highlight w:val="white"/>
          <w:rtl w:val="0"/>
        </w:rPr>
        <w:t xml:space="preserve">1</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 i &lt;= quantity</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 i++</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const</w:t>
      </w:r>
      <w:r w:rsidDel="00000000" w:rsidR="00000000" w:rsidRPr="00000000">
        <w:rPr>
          <w:color w:val="14181f"/>
          <w:sz w:val="26"/>
          <w:szCs w:val="26"/>
          <w:highlight w:val="white"/>
          <w:rtl w:val="0"/>
        </w:rPr>
        <w:t xml:space="preserve"> sequence = i</w:t>
      </w:r>
      <w:r w:rsidDel="00000000" w:rsidR="00000000" w:rsidRPr="00000000">
        <w:rPr>
          <w:color w:val="2b303b"/>
          <w:sz w:val="26"/>
          <w:szCs w:val="26"/>
          <w:highlight w:val="white"/>
          <w:rtl w:val="0"/>
        </w:rPr>
        <w:t xml:space="preserve">.</w:t>
      </w:r>
      <w:r w:rsidDel="00000000" w:rsidR="00000000" w:rsidRPr="00000000">
        <w:rPr>
          <w:color w:val="0051c2"/>
          <w:sz w:val="26"/>
          <w:szCs w:val="26"/>
          <w:highlight w:val="white"/>
          <w:rtl w:val="0"/>
        </w:rPr>
        <w:t xml:space="preserve">toString</w:t>
      </w:r>
      <w:r w:rsidDel="00000000" w:rsidR="00000000" w:rsidRPr="00000000">
        <w:rPr>
          <w:color w:val="2b303b"/>
          <w:sz w:val="26"/>
          <w:szCs w:val="26"/>
          <w:highlight w:val="white"/>
          <w:rtl w:val="0"/>
        </w:rPr>
        <w:t xml:space="preserve">().</w:t>
      </w:r>
      <w:r w:rsidDel="00000000" w:rsidR="00000000" w:rsidRPr="00000000">
        <w:rPr>
          <w:color w:val="0051c2"/>
          <w:sz w:val="26"/>
          <w:szCs w:val="26"/>
          <w:highlight w:val="white"/>
          <w:rtl w:val="0"/>
        </w:rPr>
        <w:t xml:space="preserve">padStart</w:t>
      </w:r>
      <w:r w:rsidDel="00000000" w:rsidR="00000000" w:rsidRPr="00000000">
        <w:rPr>
          <w:color w:val="2b303b"/>
          <w:sz w:val="26"/>
          <w:szCs w:val="26"/>
          <w:highlight w:val="white"/>
          <w:rtl w:val="0"/>
        </w:rPr>
        <w:t xml:space="preserve">(</w:t>
      </w:r>
      <w:r w:rsidDel="00000000" w:rsidR="00000000" w:rsidRPr="00000000">
        <w:rPr>
          <w:color w:val="008080"/>
          <w:sz w:val="26"/>
          <w:szCs w:val="26"/>
          <w:highlight w:val="white"/>
          <w:rtl w:val="0"/>
        </w:rPr>
        <w:t xml:space="preserve">4</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'0'</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codes</w:t>
      </w:r>
      <w:r w:rsidDel="00000000" w:rsidR="00000000" w:rsidRPr="00000000">
        <w:rPr>
          <w:color w:val="2b303b"/>
          <w:sz w:val="26"/>
          <w:szCs w:val="26"/>
          <w:highlight w:val="white"/>
          <w:rtl w:val="0"/>
        </w:rPr>
        <w:t xml:space="preserve">.</w:t>
      </w:r>
      <w:r w:rsidDel="00000000" w:rsidR="00000000" w:rsidRPr="00000000">
        <w:rPr>
          <w:color w:val="0051c2"/>
          <w:sz w:val="26"/>
          <w:szCs w:val="26"/>
          <w:highlight w:val="white"/>
          <w:rtl w:val="0"/>
        </w:rPr>
        <w:t xml:space="preserve">push</w:t>
      </w:r>
      <w:r w:rsidDel="00000000" w:rsidR="00000000" w:rsidRPr="00000000">
        <w:rPr>
          <w:color w:val="2b303b"/>
          <w:sz w:val="26"/>
          <w:szCs w:val="26"/>
          <w:highlight w:val="white"/>
          <w:rtl w:val="0"/>
        </w:rPr>
        <w:t xml:space="preserve">(</w:t>
      </w:r>
      <w:r w:rsidDel="00000000" w:rsidR="00000000" w:rsidRPr="00000000">
        <w:rPr>
          <w:color w:val="008000"/>
          <w:sz w:val="26"/>
          <w:szCs w:val="26"/>
          <w:highlight w:val="white"/>
          <w:rtl w:val="0"/>
        </w:rPr>
        <w:t xml:space="preserve">`</w:t>
      </w:r>
      <w:r w:rsidDel="00000000" w:rsidR="00000000" w:rsidRPr="00000000">
        <w:rPr>
          <w:color w:val="2b303b"/>
          <w:sz w:val="26"/>
          <w:szCs w:val="26"/>
          <w:highlight w:val="white"/>
          <w:rtl w:val="0"/>
        </w:rPr>
        <w:t xml:space="preserve">${</w:t>
      </w:r>
      <w:r w:rsidDel="00000000" w:rsidR="00000000" w:rsidRPr="00000000">
        <w:rPr>
          <w:color w:val="008000"/>
          <w:sz w:val="26"/>
          <w:szCs w:val="26"/>
          <w:highlight w:val="white"/>
          <w:rtl w:val="0"/>
        </w:rPr>
        <w:t xml:space="preserve">prefix</w:t>
      </w:r>
      <w:r w:rsidDel="00000000" w:rsidR="00000000" w:rsidRPr="00000000">
        <w:rPr>
          <w:color w:val="2b303b"/>
          <w:sz w:val="26"/>
          <w:szCs w:val="26"/>
          <w:highlight w:val="white"/>
          <w:rtl w:val="0"/>
        </w:rPr>
        <w:t xml:space="preserve">}</w:t>
      </w:r>
      <w:r w:rsidDel="00000000" w:rsidR="00000000" w:rsidRPr="00000000">
        <w:rPr>
          <w:color w:val="008000"/>
          <w:sz w:val="26"/>
          <w:szCs w:val="26"/>
          <w:highlight w:val="white"/>
          <w:rtl w:val="0"/>
        </w:rPr>
        <w:t xml:space="preserve">-</w:t>
      </w:r>
      <w:r w:rsidDel="00000000" w:rsidR="00000000" w:rsidRPr="00000000">
        <w:rPr>
          <w:color w:val="2b303b"/>
          <w:sz w:val="26"/>
          <w:szCs w:val="26"/>
          <w:highlight w:val="white"/>
          <w:rtl w:val="0"/>
        </w:rPr>
        <w:t xml:space="preserve">${</w:t>
      </w:r>
      <w:r w:rsidDel="00000000" w:rsidR="00000000" w:rsidRPr="00000000">
        <w:rPr>
          <w:color w:val="008000"/>
          <w:sz w:val="26"/>
          <w:szCs w:val="26"/>
          <w:highlight w:val="white"/>
          <w:rtl w:val="0"/>
        </w:rPr>
        <w:t xml:space="preserve">sequence</w:t>
      </w:r>
      <w:r w:rsidDel="00000000" w:rsidR="00000000" w:rsidRPr="00000000">
        <w:rPr>
          <w:color w:val="2b303b"/>
          <w:sz w:val="26"/>
          <w:szCs w:val="26"/>
          <w:highlight w:val="white"/>
          <w:rtl w:val="0"/>
        </w:rPr>
        <w:t xml:space="preserve">}</w:t>
      </w:r>
      <w:r w:rsidDel="00000000" w:rsidR="00000000" w:rsidRPr="00000000">
        <w:rPr>
          <w:color w:val="008000"/>
          <w:sz w:val="26"/>
          <w:szCs w:val="26"/>
          <w:highlight w:val="white"/>
          <w:rtl w:val="0"/>
        </w:rPr>
        <w:t xml:space="preserv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008080"/>
          <w:sz w:val="26"/>
          <w:szCs w:val="26"/>
          <w:highlight w:val="white"/>
          <w:rtl w:val="0"/>
        </w:rPr>
        <w:t xml:space="preserve">4.</w:t>
      </w:r>
      <w:r w:rsidDel="00000000" w:rsidR="00000000" w:rsidRPr="00000000">
        <w:rPr>
          <w:color w:val="14181f"/>
          <w:sz w:val="26"/>
          <w:szCs w:val="26"/>
          <w:highlight w:val="white"/>
          <w:rtl w:val="0"/>
        </w:rPr>
        <w:t xml:space="preserve"> </w:t>
      </w:r>
      <w:r w:rsidDel="00000000" w:rsidR="00000000" w:rsidRPr="00000000">
        <w:rPr>
          <w:color w:val="b34a00"/>
          <w:sz w:val="26"/>
          <w:szCs w:val="26"/>
          <w:highlight w:val="white"/>
          <w:rtl w:val="0"/>
        </w:rPr>
        <w:t xml:space="preserve">Check</w:t>
      </w: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for</w:t>
      </w:r>
      <w:r w:rsidDel="00000000" w:rsidR="00000000" w:rsidRPr="00000000">
        <w:rPr>
          <w:color w:val="14181f"/>
          <w:sz w:val="26"/>
          <w:szCs w:val="26"/>
          <w:highlight w:val="white"/>
          <w:rtl w:val="0"/>
        </w:rPr>
        <w:t xml:space="preserve"> duplicate codes:</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const</w:t>
      </w:r>
      <w:r w:rsidDel="00000000" w:rsidR="00000000" w:rsidRPr="00000000">
        <w:rPr>
          <w:color w:val="14181f"/>
          <w:sz w:val="26"/>
          <w:szCs w:val="26"/>
          <w:highlight w:val="white"/>
          <w:rtl w:val="0"/>
        </w:rPr>
        <w:t xml:space="preserve"> existingCodes = </w:t>
      </w:r>
      <w:r w:rsidDel="00000000" w:rsidR="00000000" w:rsidRPr="00000000">
        <w:rPr>
          <w:color w:val="8100c2"/>
          <w:sz w:val="26"/>
          <w:szCs w:val="26"/>
          <w:highlight w:val="white"/>
          <w:rtl w:val="0"/>
        </w:rPr>
        <w:t xml:space="preserve">await</w:t>
      </w:r>
      <w:r w:rsidDel="00000000" w:rsidR="00000000" w:rsidRPr="00000000">
        <w:rPr>
          <w:color w:val="14181f"/>
          <w:sz w:val="26"/>
          <w:szCs w:val="26"/>
          <w:highlight w:val="white"/>
          <w:rtl w:val="0"/>
        </w:rPr>
        <w:t xml:space="preserve"> db</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coupons</w:t>
      </w:r>
      <w:r w:rsidDel="00000000" w:rsidR="00000000" w:rsidRPr="00000000">
        <w:rPr>
          <w:color w:val="2b303b"/>
          <w:sz w:val="26"/>
          <w:szCs w:val="26"/>
          <w:highlight w:val="white"/>
          <w:rtl w:val="0"/>
        </w:rPr>
        <w:t xml:space="preserve">.</w:t>
      </w:r>
      <w:r w:rsidDel="00000000" w:rsidR="00000000" w:rsidRPr="00000000">
        <w:rPr>
          <w:color w:val="0051c2"/>
          <w:sz w:val="26"/>
          <w:szCs w:val="26"/>
          <w:highlight w:val="white"/>
          <w:rtl w:val="0"/>
        </w:rPr>
        <w:t xml:space="preserve">findAll</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where</w:t>
      </w: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coupon_code</w:t>
      </w:r>
      <w:r w:rsidDel="00000000" w:rsidR="00000000" w:rsidRPr="00000000">
        <w:rPr>
          <w:color w:val="14181f"/>
          <w:sz w:val="26"/>
          <w:szCs w:val="26"/>
          <w:highlight w:val="white"/>
          <w:rtl w:val="0"/>
        </w:rPr>
        <w:t xml:space="preserve">: codes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if</w:t>
      </w: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existingCodes</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length &gt; </w:t>
      </w:r>
      <w:r w:rsidDel="00000000" w:rsidR="00000000" w:rsidRPr="00000000">
        <w:rPr>
          <w:color w:val="008080"/>
          <w:sz w:val="26"/>
          <w:szCs w:val="26"/>
          <w:highlight w:val="white"/>
          <w:rtl w:val="0"/>
        </w:rPr>
        <w:t xml:space="preserve">0</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return</w:t>
      </w: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error</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"Duplicate codes detected, regenerating..."</w:t>
      </w: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008080"/>
          <w:sz w:val="26"/>
          <w:szCs w:val="26"/>
          <w:highlight w:val="white"/>
          <w:rtl w:val="0"/>
        </w:rPr>
        <w:t xml:space="preserve">5.</w:t>
      </w:r>
      <w:r w:rsidDel="00000000" w:rsidR="00000000" w:rsidRPr="00000000">
        <w:rPr>
          <w:color w:val="14181f"/>
          <w:sz w:val="26"/>
          <w:szCs w:val="26"/>
          <w:highlight w:val="white"/>
          <w:rtl w:val="0"/>
        </w:rPr>
        <w:t xml:space="preserve"> </w:t>
      </w:r>
      <w:r w:rsidDel="00000000" w:rsidR="00000000" w:rsidRPr="00000000">
        <w:rPr>
          <w:color w:val="b34a00"/>
          <w:sz w:val="26"/>
          <w:szCs w:val="26"/>
          <w:highlight w:val="white"/>
          <w:rtl w:val="0"/>
        </w:rPr>
        <w:t xml:space="preserve">Insert</w:t>
      </w:r>
      <w:r w:rsidDel="00000000" w:rsidR="00000000" w:rsidRPr="00000000">
        <w:rPr>
          <w:color w:val="14181f"/>
          <w:sz w:val="26"/>
          <w:szCs w:val="26"/>
          <w:highlight w:val="white"/>
          <w:rtl w:val="0"/>
        </w:rPr>
        <w:t xml:space="preserve"> batch record:</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const</w:t>
      </w:r>
      <w:r w:rsidDel="00000000" w:rsidR="00000000" w:rsidRPr="00000000">
        <w:rPr>
          <w:color w:val="14181f"/>
          <w:sz w:val="26"/>
          <w:szCs w:val="26"/>
          <w:highlight w:val="white"/>
          <w:rtl w:val="0"/>
        </w:rPr>
        <w:t xml:space="preserve"> batch = </w:t>
      </w:r>
      <w:r w:rsidDel="00000000" w:rsidR="00000000" w:rsidRPr="00000000">
        <w:rPr>
          <w:color w:val="8100c2"/>
          <w:sz w:val="26"/>
          <w:szCs w:val="26"/>
          <w:highlight w:val="white"/>
          <w:rtl w:val="0"/>
        </w:rPr>
        <w:t xml:space="preserve">await</w:t>
      </w:r>
      <w:r w:rsidDel="00000000" w:rsidR="00000000" w:rsidRPr="00000000">
        <w:rPr>
          <w:color w:val="14181f"/>
          <w:sz w:val="26"/>
          <w:szCs w:val="26"/>
          <w:highlight w:val="white"/>
          <w:rtl w:val="0"/>
        </w:rPr>
        <w:t xml:space="preserve"> db</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coupon_batches</w:t>
      </w:r>
      <w:r w:rsidDel="00000000" w:rsidR="00000000" w:rsidRPr="00000000">
        <w:rPr>
          <w:color w:val="2b303b"/>
          <w:sz w:val="26"/>
          <w:szCs w:val="26"/>
          <w:highlight w:val="white"/>
          <w:rtl w:val="0"/>
        </w:rPr>
        <w:t xml:space="preserve">.</w:t>
      </w:r>
      <w:r w:rsidDel="00000000" w:rsidR="00000000" w:rsidRPr="00000000">
        <w:rPr>
          <w:color w:val="0051c2"/>
          <w:sz w:val="26"/>
          <w:szCs w:val="26"/>
          <w:highlight w:val="white"/>
          <w:rtl w:val="0"/>
        </w:rPr>
        <w:t xml:space="preserve">create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batch_name</w:t>
      </w:r>
      <w:r w:rsidDel="00000000" w:rsidR="00000000" w:rsidRPr="00000000">
        <w:rPr>
          <w:color w:val="14181f"/>
          <w:sz w:val="26"/>
          <w:szCs w:val="26"/>
          <w:highlight w:val="white"/>
          <w:rtl w:val="0"/>
        </w:rPr>
        <w:t xml:space="preserve">: batchName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dealer_id</w:t>
      </w:r>
      <w:r w:rsidDel="00000000" w:rsidR="00000000" w:rsidRPr="00000000">
        <w:rPr>
          <w:color w:val="14181f"/>
          <w:sz w:val="26"/>
          <w:szCs w:val="26"/>
          <w:highlight w:val="white"/>
          <w:rtl w:val="0"/>
        </w:rPr>
        <w:t xml:space="preserve">: dealerId</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coupon_value</w:t>
      </w:r>
      <w:r w:rsidDel="00000000" w:rsidR="00000000" w:rsidRPr="00000000">
        <w:rPr>
          <w:color w:val="14181f"/>
          <w:sz w:val="26"/>
          <w:szCs w:val="26"/>
          <w:highlight w:val="white"/>
          <w:rtl w:val="0"/>
        </w:rPr>
        <w:t xml:space="preserve">: couponValue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total_quantity</w:t>
      </w:r>
      <w:r w:rsidDel="00000000" w:rsidR="00000000" w:rsidRPr="00000000">
        <w:rPr>
          <w:color w:val="14181f"/>
          <w:sz w:val="26"/>
          <w:szCs w:val="26"/>
          <w:highlight w:val="white"/>
          <w:rtl w:val="0"/>
        </w:rPr>
        <w:t xml:space="preserve">: quantity</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prefix</w:t>
      </w:r>
      <w:r w:rsidDel="00000000" w:rsidR="00000000" w:rsidRPr="00000000">
        <w:rPr>
          <w:color w:val="14181f"/>
          <w:sz w:val="26"/>
          <w:szCs w:val="26"/>
          <w:highlight w:val="white"/>
          <w:rtl w:val="0"/>
        </w:rPr>
        <w:t xml:space="preserve">: prefix</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expiry_date</w:t>
      </w:r>
      <w:r w:rsidDel="00000000" w:rsidR="00000000" w:rsidRPr="00000000">
        <w:rPr>
          <w:color w:val="14181f"/>
          <w:sz w:val="26"/>
          <w:szCs w:val="26"/>
          <w:highlight w:val="white"/>
          <w:rtl w:val="0"/>
        </w:rPr>
        <w:t xml:space="preserve">: expiryDate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created_by</w:t>
      </w:r>
      <w:r w:rsidDel="00000000" w:rsidR="00000000" w:rsidRPr="00000000">
        <w:rPr>
          <w:color w:val="14181f"/>
          <w:sz w:val="26"/>
          <w:szCs w:val="26"/>
          <w:highlight w:val="white"/>
          <w:rtl w:val="0"/>
        </w:rPr>
        <w:t xml:space="preserve">: adminUserId</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created_at</w:t>
      </w:r>
      <w:r w:rsidDel="00000000" w:rsidR="00000000" w:rsidRPr="00000000">
        <w:rPr>
          <w:color w:val="14181f"/>
          <w:sz w:val="26"/>
          <w:szCs w:val="26"/>
          <w:highlight w:val="white"/>
          <w:rtl w:val="0"/>
        </w:rPr>
        <w:t xml:space="preserve">: </w:t>
      </w:r>
      <w:r w:rsidDel="00000000" w:rsidR="00000000" w:rsidRPr="00000000">
        <w:rPr>
          <w:color w:val="008080"/>
          <w:sz w:val="26"/>
          <w:szCs w:val="26"/>
          <w:highlight w:val="white"/>
          <w:rtl w:val="0"/>
        </w:rPr>
        <w:t xml:space="preserve">NOW</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status</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'active'</w:t>
      </w: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008080"/>
          <w:sz w:val="26"/>
          <w:szCs w:val="26"/>
          <w:highlight w:val="white"/>
          <w:rtl w:val="0"/>
        </w:rPr>
        <w:t xml:space="preserve">6.</w:t>
      </w:r>
      <w:r w:rsidDel="00000000" w:rsidR="00000000" w:rsidRPr="00000000">
        <w:rPr>
          <w:color w:val="14181f"/>
          <w:sz w:val="26"/>
          <w:szCs w:val="26"/>
          <w:highlight w:val="white"/>
          <w:rtl w:val="0"/>
        </w:rPr>
        <w:t xml:space="preserve"> </w:t>
      </w:r>
      <w:r w:rsidDel="00000000" w:rsidR="00000000" w:rsidRPr="00000000">
        <w:rPr>
          <w:color w:val="b34a00"/>
          <w:sz w:val="26"/>
          <w:szCs w:val="26"/>
          <w:highlight w:val="white"/>
          <w:rtl w:val="0"/>
        </w:rPr>
        <w:t xml:space="preserve">Bulk</w:t>
      </w:r>
      <w:r w:rsidDel="00000000" w:rsidR="00000000" w:rsidRPr="00000000">
        <w:rPr>
          <w:color w:val="14181f"/>
          <w:sz w:val="26"/>
          <w:szCs w:val="26"/>
          <w:highlight w:val="white"/>
          <w:rtl w:val="0"/>
        </w:rPr>
        <w:t xml:space="preserve"> insert coupons:</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const</w:t>
      </w:r>
      <w:r w:rsidDel="00000000" w:rsidR="00000000" w:rsidRPr="00000000">
        <w:rPr>
          <w:color w:val="14181f"/>
          <w:sz w:val="26"/>
          <w:szCs w:val="26"/>
          <w:highlight w:val="white"/>
          <w:rtl w:val="0"/>
        </w:rPr>
        <w:t xml:space="preserve"> coupons = codes</w:t>
      </w:r>
      <w:r w:rsidDel="00000000" w:rsidR="00000000" w:rsidRPr="00000000">
        <w:rPr>
          <w:color w:val="2b303b"/>
          <w:sz w:val="26"/>
          <w:szCs w:val="26"/>
          <w:highlight w:val="white"/>
          <w:rtl w:val="0"/>
        </w:rPr>
        <w:t xml:space="preserve">.</w:t>
      </w:r>
      <w:r w:rsidDel="00000000" w:rsidR="00000000" w:rsidRPr="00000000">
        <w:rPr>
          <w:color w:val="0051c2"/>
          <w:sz w:val="26"/>
          <w:szCs w:val="26"/>
          <w:highlight w:val="white"/>
          <w:rtl w:val="0"/>
        </w:rPr>
        <w:t xml:space="preserve">map</w:t>
      </w:r>
      <w:r w:rsidDel="00000000" w:rsidR="00000000" w:rsidRPr="00000000">
        <w:rPr>
          <w:color w:val="2b303b"/>
          <w:sz w:val="26"/>
          <w:szCs w:val="26"/>
          <w:highlight w:val="white"/>
          <w:rtl w:val="0"/>
        </w:rPr>
        <w:t xml:space="preserve">(</w:t>
      </w:r>
      <w:r w:rsidDel="00000000" w:rsidR="00000000" w:rsidRPr="00000000">
        <w:rPr>
          <w:color w:val="b84f05"/>
          <w:sz w:val="26"/>
          <w:szCs w:val="26"/>
          <w:highlight w:val="white"/>
          <w:rtl w:val="0"/>
        </w:rPr>
        <w:t xml:space="preserve">code</w:t>
      </w:r>
      <w:r w:rsidDel="00000000" w:rsidR="00000000" w:rsidRPr="00000000">
        <w:rPr>
          <w:color w:val="14181f"/>
          <w:sz w:val="26"/>
          <w:szCs w:val="26"/>
          <w:highlight w:val="white"/>
          <w:rtl w:val="0"/>
        </w:rPr>
        <w:t xml:space="preserve"> =&gt;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coupon_code</w:t>
      </w:r>
      <w:r w:rsidDel="00000000" w:rsidR="00000000" w:rsidRPr="00000000">
        <w:rPr>
          <w:color w:val="14181f"/>
          <w:sz w:val="26"/>
          <w:szCs w:val="26"/>
          <w:highlight w:val="white"/>
          <w:rtl w:val="0"/>
        </w:rPr>
        <w:t xml:space="preserve">: code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batch_id</w:t>
      </w:r>
      <w:r w:rsidDel="00000000" w:rsidR="00000000" w:rsidRPr="00000000">
        <w:rPr>
          <w:color w:val="14181f"/>
          <w:sz w:val="26"/>
          <w:szCs w:val="26"/>
          <w:highlight w:val="white"/>
          <w:rtl w:val="0"/>
        </w:rPr>
        <w:t xml:space="preserve">: batch</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id</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dealer_id</w:t>
      </w:r>
      <w:r w:rsidDel="00000000" w:rsidR="00000000" w:rsidRPr="00000000">
        <w:rPr>
          <w:color w:val="14181f"/>
          <w:sz w:val="26"/>
          <w:szCs w:val="26"/>
          <w:highlight w:val="white"/>
          <w:rtl w:val="0"/>
        </w:rPr>
        <w:t xml:space="preserve">: dealerId</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value</w:t>
      </w:r>
      <w:r w:rsidDel="00000000" w:rsidR="00000000" w:rsidRPr="00000000">
        <w:rPr>
          <w:color w:val="14181f"/>
          <w:sz w:val="26"/>
          <w:szCs w:val="26"/>
          <w:highlight w:val="white"/>
          <w:rtl w:val="0"/>
        </w:rPr>
        <w:t xml:space="preserve">: couponValue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status</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'available'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expiry_date</w:t>
      </w:r>
      <w:r w:rsidDel="00000000" w:rsidR="00000000" w:rsidRPr="00000000">
        <w:rPr>
          <w:color w:val="14181f"/>
          <w:sz w:val="26"/>
          <w:szCs w:val="26"/>
          <w:highlight w:val="white"/>
          <w:rtl w:val="0"/>
        </w:rPr>
        <w:t xml:space="preserve">: expiryDate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created_at</w:t>
      </w:r>
      <w:r w:rsidDel="00000000" w:rsidR="00000000" w:rsidRPr="00000000">
        <w:rPr>
          <w:color w:val="14181f"/>
          <w:sz w:val="26"/>
          <w:szCs w:val="26"/>
          <w:highlight w:val="white"/>
          <w:rtl w:val="0"/>
        </w:rPr>
        <w:t xml:space="preserve">: </w:t>
      </w:r>
      <w:r w:rsidDel="00000000" w:rsidR="00000000" w:rsidRPr="00000000">
        <w:rPr>
          <w:color w:val="008080"/>
          <w:sz w:val="26"/>
          <w:szCs w:val="26"/>
          <w:highlight w:val="white"/>
          <w:rtl w:val="0"/>
        </w:rPr>
        <w:t xml:space="preserve">NOW</w: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await</w:t>
      </w:r>
      <w:r w:rsidDel="00000000" w:rsidR="00000000" w:rsidRPr="00000000">
        <w:rPr>
          <w:color w:val="14181f"/>
          <w:sz w:val="26"/>
          <w:szCs w:val="26"/>
          <w:highlight w:val="white"/>
          <w:rtl w:val="0"/>
        </w:rPr>
        <w:t xml:space="preserve"> db</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coupons</w:t>
      </w:r>
      <w:r w:rsidDel="00000000" w:rsidR="00000000" w:rsidRPr="00000000">
        <w:rPr>
          <w:color w:val="2b303b"/>
          <w:sz w:val="26"/>
          <w:szCs w:val="26"/>
          <w:highlight w:val="white"/>
          <w:rtl w:val="0"/>
        </w:rPr>
        <w:t xml:space="preserve">.</w:t>
      </w:r>
      <w:r w:rsidDel="00000000" w:rsidR="00000000" w:rsidRPr="00000000">
        <w:rPr>
          <w:color w:val="0051c2"/>
          <w:sz w:val="26"/>
          <w:szCs w:val="26"/>
          <w:highlight w:val="white"/>
          <w:rtl w:val="0"/>
        </w:rPr>
        <w:t xml:space="preserve">bulkCreate</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coupons</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008080"/>
          <w:sz w:val="26"/>
          <w:szCs w:val="26"/>
          <w:highlight w:val="white"/>
          <w:rtl w:val="0"/>
        </w:rPr>
        <w:t xml:space="preserve">7.</w:t>
      </w:r>
      <w:r w:rsidDel="00000000" w:rsidR="00000000" w:rsidRPr="00000000">
        <w:rPr>
          <w:color w:val="14181f"/>
          <w:sz w:val="26"/>
          <w:szCs w:val="26"/>
          <w:highlight w:val="white"/>
          <w:rtl w:val="0"/>
        </w:rPr>
        <w:t xml:space="preserve"> </w:t>
      </w:r>
      <w:r w:rsidDel="00000000" w:rsidR="00000000" w:rsidRPr="00000000">
        <w:rPr>
          <w:color w:val="b34a00"/>
          <w:sz w:val="26"/>
          <w:szCs w:val="26"/>
          <w:highlight w:val="white"/>
          <w:rtl w:val="0"/>
        </w:rPr>
        <w:t xml:space="preserve">Create</w:t>
      </w:r>
      <w:r w:rsidDel="00000000" w:rsidR="00000000" w:rsidRPr="00000000">
        <w:rPr>
          <w:color w:val="14181f"/>
          <w:sz w:val="26"/>
          <w:szCs w:val="26"/>
          <w:highlight w:val="white"/>
          <w:rtl w:val="0"/>
        </w:rPr>
        <w:t xml:space="preserve"> audit log:</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8100c2"/>
          <w:sz w:val="26"/>
          <w:szCs w:val="26"/>
          <w:highlight w:val="white"/>
          <w:rtl w:val="0"/>
        </w:rPr>
        <w:t xml:space="preserve">await</w:t>
      </w:r>
      <w:r w:rsidDel="00000000" w:rsidR="00000000" w:rsidRPr="00000000">
        <w:rPr>
          <w:color w:val="14181f"/>
          <w:sz w:val="26"/>
          <w:szCs w:val="26"/>
          <w:highlight w:val="white"/>
          <w:rtl w:val="0"/>
        </w:rPr>
        <w:t xml:space="preserve"> db</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audit_logs</w:t>
      </w:r>
      <w:r w:rsidDel="00000000" w:rsidR="00000000" w:rsidRPr="00000000">
        <w:rPr>
          <w:color w:val="2b303b"/>
          <w:sz w:val="26"/>
          <w:szCs w:val="26"/>
          <w:highlight w:val="white"/>
          <w:rtl w:val="0"/>
        </w:rPr>
        <w:t xml:space="preserve">.</w:t>
      </w:r>
      <w:r w:rsidDel="00000000" w:rsidR="00000000" w:rsidRPr="00000000">
        <w:rPr>
          <w:color w:val="0051c2"/>
          <w:sz w:val="26"/>
          <w:szCs w:val="26"/>
          <w:highlight w:val="white"/>
          <w:rtl w:val="0"/>
        </w:rPr>
        <w:t xml:space="preserve">create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action</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'coupon_batch_created'</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entity</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'coupon_batch'</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entity_id</w:t>
      </w:r>
      <w:r w:rsidDel="00000000" w:rsidR="00000000" w:rsidRPr="00000000">
        <w:rPr>
          <w:color w:val="14181f"/>
          <w:sz w:val="26"/>
          <w:szCs w:val="26"/>
          <w:highlight w:val="white"/>
          <w:rtl w:val="0"/>
        </w:rPr>
        <w:t xml:space="preserve">: batch</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id</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performed_by</w:t>
      </w:r>
      <w:r w:rsidDel="00000000" w:rsidR="00000000" w:rsidRPr="00000000">
        <w:rPr>
          <w:color w:val="14181f"/>
          <w:sz w:val="26"/>
          <w:szCs w:val="26"/>
          <w:highlight w:val="white"/>
          <w:rtl w:val="0"/>
        </w:rPr>
        <w:t xml:space="preserve">: adminUserId</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details</w:t>
      </w: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 batchName</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 quantity</w:t>
      </w:r>
      <w:r w:rsidDel="00000000" w:rsidR="00000000" w:rsidRPr="00000000">
        <w:rPr>
          <w:color w:val="2b303b"/>
          <w:sz w:val="26"/>
          <w:szCs w:val="26"/>
          <w:highlight w:val="white"/>
          <w:rtl w:val="0"/>
        </w:rPr>
        <w:t xml:space="preserve">,</w:t>
      </w:r>
      <w:r w:rsidDel="00000000" w:rsidR="00000000" w:rsidRPr="00000000">
        <w:rPr>
          <w:color w:val="14181f"/>
          <w:sz w:val="26"/>
          <w:szCs w:val="26"/>
          <w:highlight w:val="white"/>
          <w:rtl w:val="0"/>
        </w:rPr>
        <w:t xml:space="preserve"> dealerId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b80a18"/>
          <w:sz w:val="26"/>
          <w:szCs w:val="26"/>
          <w:highlight w:val="white"/>
          <w:rtl w:val="0"/>
        </w:rPr>
        <w:t xml:space="preserve">Response</w:t>
      </w:r>
      <w:r w:rsidDel="00000000" w:rsidR="00000000" w:rsidRPr="00000000">
        <w:rPr>
          <w:color w:val="14181f"/>
          <w:sz w:val="26"/>
          <w:szCs w:val="26"/>
          <w:highlight w:val="white"/>
          <w:rtl w:val="0"/>
        </w:rPr>
        <w:t xml:space="preserve">:</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success</w:t>
      </w:r>
      <w:r w:rsidDel="00000000" w:rsidR="00000000" w:rsidRPr="00000000">
        <w:rPr>
          <w:color w:val="14181f"/>
          <w:sz w:val="26"/>
          <w:szCs w:val="26"/>
          <w:highlight w:val="white"/>
          <w:rtl w:val="0"/>
        </w:rPr>
        <w:t xml:space="preserve">: </w:t>
      </w:r>
      <w:r w:rsidDel="00000000" w:rsidR="00000000" w:rsidRPr="00000000">
        <w:rPr>
          <w:color w:val="008080"/>
          <w:sz w:val="26"/>
          <w:szCs w:val="26"/>
          <w:highlight w:val="white"/>
          <w:rtl w:val="0"/>
        </w:rPr>
        <w:t xml:space="preserve">true</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batchId</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"BATCH-20260726-001"</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totalCoupons</w:t>
      </w:r>
      <w:r w:rsidDel="00000000" w:rsidR="00000000" w:rsidRPr="00000000">
        <w:rPr>
          <w:color w:val="14181f"/>
          <w:sz w:val="26"/>
          <w:szCs w:val="26"/>
          <w:highlight w:val="white"/>
          <w:rtl w:val="0"/>
        </w:rPr>
        <w:t xml:space="preserve">: </w:t>
      </w:r>
      <w:r w:rsidDel="00000000" w:rsidR="00000000" w:rsidRPr="00000000">
        <w:rPr>
          <w:color w:val="008080"/>
          <w:sz w:val="26"/>
          <w:szCs w:val="26"/>
          <w:highlight w:val="white"/>
          <w:rtl w:val="0"/>
        </w:rPr>
        <w:t xml:space="preserve">500</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prefix</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"ABCDEL"</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expiryDate</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"2026-12-31"</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downloadUrl</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"/api/admin/coupons/download/BATCH-20260726-001"</w:t>
      </w: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sz w:val="26"/>
          <w:szCs w:val="26"/>
          <w:highlight w:val="white"/>
        </w:rPr>
      </w:pPr>
      <w:r w:rsidDel="00000000" w:rsidR="00000000" w:rsidRPr="00000000">
        <w:rPr>
          <w:color w:val="14181f"/>
          <w:sz w:val="26"/>
          <w:szCs w:val="26"/>
          <w:highlight w:val="white"/>
          <w:rtl w:val="0"/>
        </w:rPr>
        <w:t xml:space="preserve">  </w:t>
      </w:r>
      <w:r w:rsidDel="00000000" w:rsidR="00000000" w:rsidRPr="00000000">
        <w:rPr>
          <w:color w:val="b80a18"/>
          <w:sz w:val="26"/>
          <w:szCs w:val="26"/>
          <w:highlight w:val="white"/>
          <w:rtl w:val="0"/>
        </w:rPr>
        <w:t xml:space="preserve">message</w:t>
      </w:r>
      <w:r w:rsidDel="00000000" w:rsidR="00000000" w:rsidRPr="00000000">
        <w:rPr>
          <w:color w:val="14181f"/>
          <w:sz w:val="26"/>
          <w:szCs w:val="26"/>
          <w:highlight w:val="white"/>
          <w:rtl w:val="0"/>
        </w:rPr>
        <w:t xml:space="preserve">: </w:t>
      </w:r>
      <w:r w:rsidDel="00000000" w:rsidR="00000000" w:rsidRPr="00000000">
        <w:rPr>
          <w:color w:val="008000"/>
          <w:sz w:val="26"/>
          <w:szCs w:val="26"/>
          <w:highlight w:val="white"/>
          <w:rtl w:val="0"/>
        </w:rPr>
        <w:t xml:space="preserve">"Batch created successfully. Click download to export coupon codes."</w:t>
      </w:r>
      <w:r w:rsidDel="00000000" w:rsidR="00000000" w:rsidRPr="00000000">
        <w:rPr>
          <w:rtl w:val="0"/>
        </w:rPr>
      </w:r>
    </w:p>
    <w:p w:rsidR="00000000" w:rsidDel="00000000" w:rsidP="00000000" w:rsidRDefault="00000000" w:rsidRPr="00000000" w14:paraId="0000049C">
      <w:pPr>
        <w:spacing w:line="240" w:lineRule="auto"/>
        <w:rPr>
          <w:sz w:val="26"/>
          <w:szCs w:val="26"/>
          <w:highlight w:val="white"/>
        </w:rPr>
      </w:pPr>
      <w:r w:rsidDel="00000000" w:rsidR="00000000" w:rsidRPr="00000000">
        <w:rPr>
          <w:color w:val="2b303b"/>
          <w:sz w:val="26"/>
          <w:szCs w:val="26"/>
          <w:highlight w:val="white"/>
          <w:rtl w:val="0"/>
        </w:rPr>
        <w:t xml:space="preserve">}</w:t>
      </w:r>
      <w:r w:rsidDel="00000000" w:rsidR="00000000" w:rsidRPr="00000000">
        <w:rPr>
          <w:rtl w:val="0"/>
        </w:rPr>
      </w:r>
    </w:p>
    <w:p w:rsidR="00000000" w:rsidDel="00000000" w:rsidP="00000000" w:rsidRDefault="00000000" w:rsidRPr="00000000" w14:paraId="0000049D">
      <w:pPr>
        <w:spacing w:line="240" w:lineRule="auto"/>
        <w:rPr>
          <w:b w:val="1"/>
          <w:bCs w:val="1"/>
          <w:sz w:val="26"/>
          <w:szCs w:val="26"/>
          <w:shd w:fill="b6d7a8" w:val="clear"/>
        </w:rPr>
      </w:pPr>
      <w:r w:rsidDel="00000000" w:rsidR="00000000" w:rsidRPr="00000000">
        <w:rPr>
          <w:rtl w:val="0"/>
        </w:rPr>
      </w:r>
    </w:p>
    <w:p w:rsidR="00000000" w:rsidDel="00000000" w:rsidP="00000000" w:rsidRDefault="00000000" w:rsidRPr="00000000" w14:paraId="0000049E">
      <w:pPr>
        <w:spacing w:line="240" w:lineRule="auto"/>
        <w:rPr>
          <w:b w:val="1"/>
          <w:bCs w:val="1"/>
          <w:sz w:val="26"/>
          <w:szCs w:val="26"/>
          <w:shd w:fill="b6d7a8" w:val="clear"/>
        </w:rPr>
      </w:pPr>
      <w:r w:rsidDel="00000000" w:rsidR="00000000" w:rsidRPr="00000000">
        <w:rPr>
          <w:b w:val="1"/>
          <w:bCs w:val="1"/>
          <w:sz w:val="26"/>
          <w:szCs w:val="26"/>
          <w:shd w:fill="b6d7a8" w:val="clear"/>
          <w:rtl w:val="0"/>
        </w:rPr>
        <w:t xml:space="preserve">Database Schema - Coupons</w:t>
      </w:r>
    </w:p>
    <w:p w:rsidR="00000000" w:rsidDel="00000000" w:rsidP="00000000" w:rsidRDefault="00000000" w:rsidRPr="00000000" w14:paraId="0000049F">
      <w:pPr>
        <w:spacing w:after="240" w:before="240" w:line="240" w:lineRule="auto"/>
        <w:rPr>
          <w:color w:val="14181f"/>
          <w:sz w:val="24"/>
          <w:szCs w:val="24"/>
          <w:highlight w:val="white"/>
        </w:rPr>
      </w:pPr>
      <w:r w:rsidDel="00000000" w:rsidR="00000000" w:rsidRPr="00000000">
        <w:rPr>
          <w:sz w:val="24"/>
          <w:szCs w:val="24"/>
          <w:highlight w:val="white"/>
          <w:rtl w:val="0"/>
        </w:rPr>
        <w:t xml:space="preserve">Table: </w:t>
      </w:r>
      <w:r w:rsidDel="00000000" w:rsidR="00000000" w:rsidRPr="00000000">
        <w:rPr>
          <w:color w:val="188038"/>
          <w:sz w:val="24"/>
          <w:szCs w:val="24"/>
          <w:highlight w:val="white"/>
          <w:rtl w:val="0"/>
        </w:rPr>
        <w:t xml:space="preserve">coupon_batches</w:t>
      </w:r>
      <w:r w:rsidDel="00000000" w:rsidR="00000000" w:rsidRPr="00000000">
        <w:rPr>
          <w:rtl w:val="0"/>
        </w:rPr>
      </w:r>
    </w:p>
    <w:p w:rsidR="00000000" w:rsidDel="00000000" w:rsidP="00000000" w:rsidRDefault="00000000" w:rsidRPr="00000000" w14:paraId="000004A0">
      <w:pPr>
        <w:spacing w:line="240" w:lineRule="auto"/>
        <w:rPr>
          <w:color w:val="14181f"/>
          <w:sz w:val="24"/>
          <w:szCs w:val="24"/>
          <w:highlight w:val="white"/>
        </w:rPr>
      </w:pPr>
      <w:r w:rsidDel="00000000" w:rsidR="00000000" w:rsidRPr="00000000">
        <w:rPr>
          <w:color w:val="14181f"/>
          <w:sz w:val="24"/>
          <w:szCs w:val="24"/>
          <w:highlight w:val="white"/>
          <w:rtl w:val="0"/>
        </w:rPr>
        <w:t xml:space="preserve">  id </w:t>
      </w:r>
      <w:r w:rsidDel="00000000" w:rsidR="00000000" w:rsidRPr="00000000">
        <w:rPr>
          <w:color w:val="8100c2"/>
          <w:sz w:val="24"/>
          <w:szCs w:val="24"/>
          <w:highlight w:val="white"/>
          <w:rtl w:val="0"/>
        </w:rPr>
        <w:t xml:space="preserve">INT</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PRIMARY</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KEY</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AUTO_INCREMENT</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A1">
      <w:pPr>
        <w:spacing w:line="240" w:lineRule="auto"/>
        <w:rPr>
          <w:color w:val="14181f"/>
          <w:sz w:val="24"/>
          <w:szCs w:val="24"/>
          <w:highlight w:val="white"/>
        </w:rPr>
      </w:pPr>
      <w:r w:rsidDel="00000000" w:rsidR="00000000" w:rsidRPr="00000000">
        <w:rPr>
          <w:color w:val="14181f"/>
          <w:sz w:val="24"/>
          <w:szCs w:val="24"/>
          <w:highlight w:val="white"/>
          <w:rtl w:val="0"/>
        </w:rPr>
        <w:t xml:space="preserve">  batch_id </w:t>
      </w:r>
      <w:r w:rsidDel="00000000" w:rsidR="00000000" w:rsidRPr="00000000">
        <w:rPr>
          <w:color w:val="8100c2"/>
          <w:sz w:val="24"/>
          <w:szCs w:val="24"/>
          <w:highlight w:val="white"/>
          <w:rtl w:val="0"/>
        </w:rPr>
        <w:t xml:space="preserve">VARCHAR</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50</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UNIQUE</w:t>
      </w:r>
      <w:r w:rsidDel="00000000" w:rsidR="00000000" w:rsidRPr="00000000">
        <w:rPr>
          <w:color w:val="14181f"/>
          <w:sz w:val="24"/>
          <w:szCs w:val="24"/>
          <w:highlight w:val="white"/>
          <w:rtl w:val="0"/>
        </w:rPr>
        <w:t xml:space="preserve"> NOT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w:t>
      </w:r>
      <w:r w:rsidDel="00000000" w:rsidR="00000000" w:rsidRPr="00000000">
        <w:rPr>
          <w:color w:val="6e7687"/>
          <w:sz w:val="24"/>
          <w:szCs w:val="24"/>
          <w:highlight w:val="white"/>
          <w:rtl w:val="0"/>
        </w:rPr>
        <w:t xml:space="preserve">-- BATCH-20260726-001</w:t>
      </w:r>
      <w:r w:rsidDel="00000000" w:rsidR="00000000" w:rsidRPr="00000000">
        <w:rPr>
          <w:rtl w:val="0"/>
        </w:rPr>
      </w:r>
    </w:p>
    <w:p w:rsidR="00000000" w:rsidDel="00000000" w:rsidP="00000000" w:rsidRDefault="00000000" w:rsidRPr="00000000" w14:paraId="000004A2">
      <w:pPr>
        <w:spacing w:line="240" w:lineRule="auto"/>
        <w:rPr>
          <w:color w:val="14181f"/>
          <w:sz w:val="24"/>
          <w:szCs w:val="24"/>
          <w:highlight w:val="white"/>
        </w:rPr>
      </w:pPr>
      <w:r w:rsidDel="00000000" w:rsidR="00000000" w:rsidRPr="00000000">
        <w:rPr>
          <w:color w:val="14181f"/>
          <w:sz w:val="24"/>
          <w:szCs w:val="24"/>
          <w:highlight w:val="white"/>
          <w:rtl w:val="0"/>
        </w:rPr>
        <w:t xml:space="preserve">  batch_name </w:t>
      </w:r>
      <w:r w:rsidDel="00000000" w:rsidR="00000000" w:rsidRPr="00000000">
        <w:rPr>
          <w:color w:val="8100c2"/>
          <w:sz w:val="24"/>
          <w:szCs w:val="24"/>
          <w:highlight w:val="white"/>
          <w:rtl w:val="0"/>
        </w:rPr>
        <w:t xml:space="preserve">VARCHAR</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200</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NOT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A3">
      <w:pPr>
        <w:spacing w:line="240" w:lineRule="auto"/>
        <w:rPr>
          <w:color w:val="14181f"/>
          <w:sz w:val="24"/>
          <w:szCs w:val="24"/>
          <w:highlight w:val="white"/>
        </w:rPr>
      </w:pPr>
      <w:r w:rsidDel="00000000" w:rsidR="00000000" w:rsidRPr="00000000">
        <w:rPr>
          <w:color w:val="14181f"/>
          <w:sz w:val="24"/>
          <w:szCs w:val="24"/>
          <w:highlight w:val="white"/>
          <w:rtl w:val="0"/>
        </w:rPr>
        <w:t xml:space="preserve">  dealer_id </w:t>
      </w:r>
      <w:r w:rsidDel="00000000" w:rsidR="00000000" w:rsidRPr="00000000">
        <w:rPr>
          <w:color w:val="8100c2"/>
          <w:sz w:val="24"/>
          <w:szCs w:val="24"/>
          <w:highlight w:val="white"/>
          <w:rtl w:val="0"/>
        </w:rPr>
        <w:t xml:space="preserve">INT</w:t>
      </w:r>
      <w:r w:rsidDel="00000000" w:rsidR="00000000" w:rsidRPr="00000000">
        <w:rPr>
          <w:color w:val="14181f"/>
          <w:sz w:val="24"/>
          <w:szCs w:val="24"/>
          <w:highlight w:val="white"/>
          <w:rtl w:val="0"/>
        </w:rPr>
        <w:t xml:space="preserve"> NOT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A4">
      <w:pPr>
        <w:spacing w:line="240" w:lineRule="auto"/>
        <w:rPr>
          <w:color w:val="14181f"/>
          <w:sz w:val="24"/>
          <w:szCs w:val="24"/>
          <w:highlight w:val="white"/>
        </w:rPr>
      </w:pPr>
      <w:r w:rsidDel="00000000" w:rsidR="00000000" w:rsidRPr="00000000">
        <w:rPr>
          <w:color w:val="14181f"/>
          <w:sz w:val="24"/>
          <w:szCs w:val="24"/>
          <w:highlight w:val="white"/>
          <w:rtl w:val="0"/>
        </w:rPr>
        <w:t xml:space="preserve">  coupon_value </w:t>
      </w:r>
      <w:r w:rsidDel="00000000" w:rsidR="00000000" w:rsidRPr="00000000">
        <w:rPr>
          <w:color w:val="8100c2"/>
          <w:sz w:val="24"/>
          <w:szCs w:val="24"/>
          <w:highlight w:val="white"/>
          <w:rtl w:val="0"/>
        </w:rPr>
        <w:t xml:space="preserve">DECIMAL</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10</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2</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NOT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w:t>
      </w:r>
      <w:r w:rsidDel="00000000" w:rsidR="00000000" w:rsidRPr="00000000">
        <w:rPr>
          <w:color w:val="6e7687"/>
          <w:sz w:val="24"/>
          <w:szCs w:val="24"/>
          <w:highlight w:val="white"/>
          <w:rtl w:val="0"/>
        </w:rPr>
        <w:t xml:space="preserve">-- 0.00, 50.00, 100.00</w:t>
      </w:r>
      <w:r w:rsidDel="00000000" w:rsidR="00000000" w:rsidRPr="00000000">
        <w:rPr>
          <w:rtl w:val="0"/>
        </w:rPr>
      </w:r>
    </w:p>
    <w:p w:rsidR="00000000" w:rsidDel="00000000" w:rsidP="00000000" w:rsidRDefault="00000000" w:rsidRPr="00000000" w14:paraId="000004A5">
      <w:pPr>
        <w:spacing w:line="240" w:lineRule="auto"/>
        <w:rPr>
          <w:color w:val="14181f"/>
          <w:sz w:val="24"/>
          <w:szCs w:val="24"/>
          <w:highlight w:val="white"/>
        </w:rPr>
      </w:pPr>
      <w:r w:rsidDel="00000000" w:rsidR="00000000" w:rsidRPr="00000000">
        <w:rPr>
          <w:color w:val="14181f"/>
          <w:sz w:val="24"/>
          <w:szCs w:val="24"/>
          <w:highlight w:val="white"/>
          <w:rtl w:val="0"/>
        </w:rPr>
        <w:t xml:space="preserve">  total_quantity </w:t>
      </w:r>
      <w:r w:rsidDel="00000000" w:rsidR="00000000" w:rsidRPr="00000000">
        <w:rPr>
          <w:color w:val="8100c2"/>
          <w:sz w:val="24"/>
          <w:szCs w:val="24"/>
          <w:highlight w:val="white"/>
          <w:rtl w:val="0"/>
        </w:rPr>
        <w:t xml:space="preserve">INT</w:t>
      </w:r>
      <w:r w:rsidDel="00000000" w:rsidR="00000000" w:rsidRPr="00000000">
        <w:rPr>
          <w:color w:val="14181f"/>
          <w:sz w:val="24"/>
          <w:szCs w:val="24"/>
          <w:highlight w:val="white"/>
          <w:rtl w:val="0"/>
        </w:rPr>
        <w:t xml:space="preserve"> NOT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A6">
      <w:pPr>
        <w:spacing w:line="240" w:lineRule="auto"/>
        <w:rPr>
          <w:color w:val="14181f"/>
          <w:sz w:val="24"/>
          <w:szCs w:val="24"/>
          <w:highlight w:val="white"/>
        </w:rPr>
      </w:pPr>
      <w:r w:rsidDel="00000000" w:rsidR="00000000" w:rsidRPr="00000000">
        <w:rPr>
          <w:color w:val="14181f"/>
          <w:sz w:val="24"/>
          <w:szCs w:val="24"/>
          <w:highlight w:val="white"/>
          <w:rtl w:val="0"/>
        </w:rPr>
        <w:t xml:space="preserve">  prefix </w:t>
      </w:r>
      <w:r w:rsidDel="00000000" w:rsidR="00000000" w:rsidRPr="00000000">
        <w:rPr>
          <w:color w:val="8100c2"/>
          <w:sz w:val="24"/>
          <w:szCs w:val="24"/>
          <w:highlight w:val="white"/>
          <w:rtl w:val="0"/>
        </w:rPr>
        <w:t xml:space="preserve">VARCHAR</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20</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NOT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A7">
      <w:pPr>
        <w:spacing w:line="240" w:lineRule="auto"/>
        <w:rPr>
          <w:color w:val="14181f"/>
          <w:sz w:val="24"/>
          <w:szCs w:val="24"/>
          <w:highlight w:val="white"/>
        </w:rPr>
      </w:pPr>
      <w:r w:rsidDel="00000000" w:rsidR="00000000" w:rsidRPr="00000000">
        <w:rPr>
          <w:color w:val="14181f"/>
          <w:sz w:val="24"/>
          <w:szCs w:val="24"/>
          <w:highlight w:val="white"/>
          <w:rtl w:val="0"/>
        </w:rPr>
        <w:t xml:space="preserve">  expiry_date </w:t>
      </w:r>
      <w:r w:rsidDel="00000000" w:rsidR="00000000" w:rsidRPr="00000000">
        <w:rPr>
          <w:color w:val="8100c2"/>
          <w:sz w:val="24"/>
          <w:szCs w:val="24"/>
          <w:highlight w:val="white"/>
          <w:rtl w:val="0"/>
        </w:rPr>
        <w:t xml:space="preserve">DATE</w:t>
      </w:r>
      <w:r w:rsidDel="00000000" w:rsidR="00000000" w:rsidRPr="00000000">
        <w:rPr>
          <w:color w:val="14181f"/>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A8">
      <w:pPr>
        <w:spacing w:line="240" w:lineRule="auto"/>
        <w:rPr>
          <w:color w:val="14181f"/>
          <w:sz w:val="24"/>
          <w:szCs w:val="24"/>
          <w:highlight w:val="white"/>
        </w:rPr>
      </w:pP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status</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ENUM</w:t>
      </w:r>
      <w:r w:rsidDel="00000000" w:rsidR="00000000" w:rsidRPr="00000000">
        <w:rPr>
          <w:color w:val="2b303b"/>
          <w:sz w:val="24"/>
          <w:szCs w:val="24"/>
          <w:highlight w:val="white"/>
          <w:rtl w:val="0"/>
        </w:rPr>
        <w:t xml:space="preserve">(</w:t>
      </w:r>
      <w:r w:rsidDel="00000000" w:rsidR="00000000" w:rsidRPr="00000000">
        <w:rPr>
          <w:color w:val="008000"/>
          <w:sz w:val="24"/>
          <w:szCs w:val="24"/>
          <w:highlight w:val="white"/>
          <w:rtl w:val="0"/>
        </w:rPr>
        <w:t xml:space="preserve">'active'</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w:t>
      </w:r>
      <w:r w:rsidDel="00000000" w:rsidR="00000000" w:rsidRPr="00000000">
        <w:rPr>
          <w:color w:val="008000"/>
          <w:sz w:val="24"/>
          <w:szCs w:val="24"/>
          <w:highlight w:val="white"/>
          <w:rtl w:val="0"/>
        </w:rPr>
        <w:t xml:space="preserve">'expired'</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w:t>
      </w:r>
      <w:r w:rsidDel="00000000" w:rsidR="00000000" w:rsidRPr="00000000">
        <w:rPr>
          <w:color w:val="008000"/>
          <w:sz w:val="24"/>
          <w:szCs w:val="24"/>
          <w:highlight w:val="white"/>
          <w:rtl w:val="0"/>
        </w:rPr>
        <w:t xml:space="preserve">'revoked'</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DEFAULT</w:t>
      </w:r>
      <w:r w:rsidDel="00000000" w:rsidR="00000000" w:rsidRPr="00000000">
        <w:rPr>
          <w:color w:val="14181f"/>
          <w:sz w:val="24"/>
          <w:szCs w:val="24"/>
          <w:highlight w:val="white"/>
          <w:rtl w:val="0"/>
        </w:rPr>
        <w:t xml:space="preserve"> </w:t>
      </w:r>
      <w:r w:rsidDel="00000000" w:rsidR="00000000" w:rsidRPr="00000000">
        <w:rPr>
          <w:color w:val="008000"/>
          <w:sz w:val="24"/>
          <w:szCs w:val="24"/>
          <w:highlight w:val="white"/>
          <w:rtl w:val="0"/>
        </w:rPr>
        <w:t xml:space="preserve">'active'</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A9">
      <w:pPr>
        <w:spacing w:line="240" w:lineRule="auto"/>
        <w:rPr>
          <w:color w:val="14181f"/>
          <w:sz w:val="24"/>
          <w:szCs w:val="24"/>
          <w:highlight w:val="white"/>
        </w:rPr>
      </w:pPr>
      <w:r w:rsidDel="00000000" w:rsidR="00000000" w:rsidRPr="00000000">
        <w:rPr>
          <w:color w:val="14181f"/>
          <w:sz w:val="24"/>
          <w:szCs w:val="24"/>
          <w:highlight w:val="white"/>
          <w:rtl w:val="0"/>
        </w:rPr>
        <w:t xml:space="preserve">  created_by </w:t>
      </w:r>
      <w:r w:rsidDel="00000000" w:rsidR="00000000" w:rsidRPr="00000000">
        <w:rPr>
          <w:color w:val="8100c2"/>
          <w:sz w:val="24"/>
          <w:szCs w:val="24"/>
          <w:highlight w:val="white"/>
          <w:rtl w:val="0"/>
        </w:rPr>
        <w:t xml:space="preserve">INT</w:t>
      </w:r>
      <w:r w:rsidDel="00000000" w:rsidR="00000000" w:rsidRPr="00000000">
        <w:rPr>
          <w:color w:val="14181f"/>
          <w:sz w:val="24"/>
          <w:szCs w:val="24"/>
          <w:highlight w:val="white"/>
          <w:rtl w:val="0"/>
        </w:rPr>
        <w:t xml:space="preserve"> NOT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w:t>
      </w:r>
      <w:r w:rsidDel="00000000" w:rsidR="00000000" w:rsidRPr="00000000">
        <w:rPr>
          <w:color w:val="6e7687"/>
          <w:sz w:val="24"/>
          <w:szCs w:val="24"/>
          <w:highlight w:val="white"/>
          <w:rtl w:val="0"/>
        </w:rPr>
        <w:t xml:space="preserve">-- FK: admin_users</w:t>
      </w:r>
      <w:r w:rsidDel="00000000" w:rsidR="00000000" w:rsidRPr="00000000">
        <w:rPr>
          <w:rtl w:val="0"/>
        </w:rPr>
      </w:r>
    </w:p>
    <w:p w:rsidR="00000000" w:rsidDel="00000000" w:rsidP="00000000" w:rsidRDefault="00000000" w:rsidRPr="00000000" w14:paraId="000004AA">
      <w:pPr>
        <w:spacing w:line="240" w:lineRule="auto"/>
        <w:rPr>
          <w:color w:val="14181f"/>
          <w:sz w:val="24"/>
          <w:szCs w:val="24"/>
          <w:highlight w:val="white"/>
        </w:rPr>
      </w:pPr>
      <w:r w:rsidDel="00000000" w:rsidR="00000000" w:rsidRPr="00000000">
        <w:rPr>
          <w:color w:val="14181f"/>
          <w:sz w:val="24"/>
          <w:szCs w:val="24"/>
          <w:highlight w:val="white"/>
          <w:rtl w:val="0"/>
        </w:rPr>
        <w:t xml:space="preserve">  created_at </w:t>
      </w:r>
      <w:r w:rsidDel="00000000" w:rsidR="00000000" w:rsidRPr="00000000">
        <w:rPr>
          <w:color w:val="8100c2"/>
          <w:sz w:val="24"/>
          <w:szCs w:val="24"/>
          <w:highlight w:val="white"/>
          <w:rtl w:val="0"/>
        </w:rPr>
        <w:t xml:space="preserve">TIMESTAMP</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DEFAULT</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CURRENT_TIMESTAMP</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AB">
      <w:pPr>
        <w:spacing w:line="240" w:lineRule="auto"/>
        <w:rPr>
          <w:color w:val="14181f"/>
          <w:sz w:val="24"/>
          <w:szCs w:val="24"/>
          <w:highlight w:val="white"/>
        </w:rPr>
      </w:pPr>
      <w:r w:rsidDel="00000000" w:rsidR="00000000" w:rsidRPr="00000000">
        <w:rPr>
          <w:color w:val="14181f"/>
          <w:sz w:val="24"/>
          <w:szCs w:val="24"/>
          <w:highlight w:val="white"/>
          <w:rtl w:val="0"/>
        </w:rPr>
        <w:t xml:space="preserve">  </w:t>
      </w:r>
    </w:p>
    <w:p w:rsidR="00000000" w:rsidDel="00000000" w:rsidP="00000000" w:rsidRDefault="00000000" w:rsidRPr="00000000" w14:paraId="000004AC">
      <w:pPr>
        <w:spacing w:line="240" w:lineRule="auto"/>
        <w:rPr>
          <w:color w:val="14181f"/>
          <w:sz w:val="24"/>
          <w:szCs w:val="24"/>
          <w:highlight w:val="white"/>
        </w:rPr>
      </w:pP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FOREIGN</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KEY</w:t>
      </w:r>
      <w:r w:rsidDel="00000000" w:rsidR="00000000" w:rsidRPr="00000000">
        <w:rPr>
          <w:color w:val="14181f"/>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dealer_id</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REFERENCES</w:t>
      </w:r>
      <w:r w:rsidDel="00000000" w:rsidR="00000000" w:rsidRPr="00000000">
        <w:rPr>
          <w:color w:val="14181f"/>
          <w:sz w:val="24"/>
          <w:szCs w:val="24"/>
          <w:highlight w:val="white"/>
          <w:rtl w:val="0"/>
        </w:rPr>
        <w:t xml:space="preserve"> dealers</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id</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AD">
      <w:pPr>
        <w:spacing w:line="240" w:lineRule="auto"/>
        <w:rPr>
          <w:color w:val="14181f"/>
          <w:sz w:val="24"/>
          <w:szCs w:val="24"/>
          <w:highlight w:val="white"/>
        </w:rPr>
      </w:pP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FOREIGN</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KEY</w:t>
      </w:r>
      <w:r w:rsidDel="00000000" w:rsidR="00000000" w:rsidRPr="00000000">
        <w:rPr>
          <w:color w:val="14181f"/>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created_by</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REFERENCES</w:t>
      </w:r>
      <w:r w:rsidDel="00000000" w:rsidR="00000000" w:rsidRPr="00000000">
        <w:rPr>
          <w:color w:val="14181f"/>
          <w:sz w:val="24"/>
          <w:szCs w:val="24"/>
          <w:highlight w:val="white"/>
          <w:rtl w:val="0"/>
        </w:rPr>
        <w:t xml:space="preserve"> admin_users</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id</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AE">
      <w:pPr>
        <w:spacing w:line="240" w:lineRule="auto"/>
        <w:rPr>
          <w:color w:val="14181f"/>
          <w:sz w:val="24"/>
          <w:szCs w:val="24"/>
          <w:highlight w:val="white"/>
        </w:rPr>
      </w:pP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INDEX</w:t>
      </w:r>
      <w:r w:rsidDel="00000000" w:rsidR="00000000" w:rsidRPr="00000000">
        <w:rPr>
          <w:color w:val="14181f"/>
          <w:sz w:val="24"/>
          <w:szCs w:val="24"/>
          <w:highlight w:val="white"/>
          <w:rtl w:val="0"/>
        </w:rPr>
        <w:t xml:space="preserve"> idx_dealer_batch </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dealer_id</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 created_at</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AF">
      <w:pPr>
        <w:spacing w:line="240" w:lineRule="auto"/>
        <w:rPr>
          <w:color w:val="2b303b"/>
          <w:sz w:val="24"/>
          <w:szCs w:val="24"/>
          <w:highlight w:val="white"/>
        </w:rPr>
      </w:pPr>
      <w:r w:rsidDel="00000000" w:rsidR="00000000" w:rsidRPr="00000000">
        <w:rPr>
          <w:color w:val="14181f"/>
          <w:sz w:val="24"/>
          <w:szCs w:val="24"/>
          <w:highlight w:val="white"/>
          <w:rtl w:val="0"/>
        </w:rPr>
        <w:t xml:space="preserve">  </w:t>
      </w:r>
      <w:r w:rsidDel="00000000" w:rsidR="00000000" w:rsidRPr="00000000">
        <w:rPr>
          <w:color w:val="8100c2"/>
          <w:sz w:val="24"/>
          <w:szCs w:val="24"/>
          <w:highlight w:val="white"/>
          <w:rtl w:val="0"/>
        </w:rPr>
        <w:t xml:space="preserve">INDEX</w:t>
      </w:r>
      <w:r w:rsidDel="00000000" w:rsidR="00000000" w:rsidRPr="00000000">
        <w:rPr>
          <w:color w:val="14181f"/>
          <w:sz w:val="24"/>
          <w:szCs w:val="24"/>
          <w:highlight w:val="white"/>
          <w:rtl w:val="0"/>
        </w:rPr>
        <w:t xml:space="preserve"> idx_batch_status </w:t>
      </w:r>
      <w:r w:rsidDel="00000000" w:rsidR="00000000" w:rsidRPr="00000000">
        <w:rPr>
          <w:color w:val="2b303b"/>
          <w:sz w:val="24"/>
          <w:szCs w:val="24"/>
          <w:highlight w:val="white"/>
          <w:rtl w:val="0"/>
        </w:rPr>
        <w:t xml:space="preserve">(</w:t>
      </w:r>
      <w:r w:rsidDel="00000000" w:rsidR="00000000" w:rsidRPr="00000000">
        <w:rPr>
          <w:color w:val="8100c2"/>
          <w:sz w:val="24"/>
          <w:szCs w:val="24"/>
          <w:highlight w:val="white"/>
          <w:rtl w:val="0"/>
        </w:rPr>
        <w:t xml:space="preserve">status</w:t>
      </w:r>
      <w:r w:rsidDel="00000000" w:rsidR="00000000" w:rsidRPr="00000000">
        <w:rPr>
          <w:color w:val="2b303b"/>
          <w:sz w:val="24"/>
          <w:szCs w:val="24"/>
          <w:highlight w:val="white"/>
          <w:rtl w:val="0"/>
        </w:rPr>
        <w:t xml:space="preserve">)</w:t>
      </w:r>
    </w:p>
    <w:p w:rsidR="00000000" w:rsidDel="00000000" w:rsidP="00000000" w:rsidRDefault="00000000" w:rsidRPr="00000000" w14:paraId="000004B0">
      <w:pPr>
        <w:spacing w:line="240" w:lineRule="auto"/>
        <w:rPr>
          <w:color w:val="2b303b"/>
          <w:sz w:val="24"/>
          <w:szCs w:val="24"/>
          <w:highlight w:val="white"/>
        </w:rPr>
      </w:pPr>
      <w:r w:rsidDel="00000000" w:rsidR="00000000" w:rsidRPr="00000000">
        <w:rPr>
          <w:rtl w:val="0"/>
        </w:rPr>
      </w:r>
    </w:p>
    <w:p w:rsidR="00000000" w:rsidDel="00000000" w:rsidP="00000000" w:rsidRDefault="00000000" w:rsidRPr="00000000" w14:paraId="000004B1">
      <w:pPr>
        <w:spacing w:line="240" w:lineRule="auto"/>
        <w:rPr>
          <w:rFonts w:ascii="Roboto Mono" w:cs="Roboto Mono" w:eastAsia="Roboto Mono" w:hAnsi="Roboto Mono"/>
          <w:color w:val="188038"/>
          <w:sz w:val="24"/>
          <w:szCs w:val="24"/>
          <w:highlight w:val="white"/>
        </w:rPr>
      </w:pPr>
      <w:r w:rsidDel="00000000" w:rsidR="00000000" w:rsidRPr="00000000">
        <w:rPr>
          <w:color w:val="2b303b"/>
          <w:sz w:val="24"/>
          <w:szCs w:val="24"/>
          <w:highlight w:val="white"/>
          <w:rtl w:val="0"/>
        </w:rPr>
        <w:t xml:space="preserve">Table: </w:t>
      </w:r>
      <w:r w:rsidDel="00000000" w:rsidR="00000000" w:rsidRPr="00000000">
        <w:rPr>
          <w:rFonts w:ascii="Roboto Mono" w:cs="Roboto Mono" w:eastAsia="Roboto Mono" w:hAnsi="Roboto Mono"/>
          <w:color w:val="188038"/>
          <w:sz w:val="24"/>
          <w:szCs w:val="24"/>
          <w:highlight w:val="white"/>
          <w:rtl w:val="0"/>
        </w:rPr>
        <w:t xml:space="preserve">coupons</w:t>
      </w:r>
    </w:p>
    <w:p w:rsidR="00000000" w:rsidDel="00000000" w:rsidP="00000000" w:rsidRDefault="00000000" w:rsidRPr="00000000" w14:paraId="000004B2">
      <w:pPr>
        <w:spacing w:line="240" w:lineRule="auto"/>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4B3">
      <w:pPr>
        <w:spacing w:line="240" w:lineRule="auto"/>
        <w:rPr>
          <w:color w:val="188038"/>
          <w:sz w:val="24"/>
          <w:szCs w:val="24"/>
          <w:highlight w:val="white"/>
        </w:rPr>
      </w:pPr>
      <w:r w:rsidDel="00000000" w:rsidR="00000000" w:rsidRPr="00000000">
        <w:rPr>
          <w:color w:val="188038"/>
          <w:sz w:val="24"/>
          <w:szCs w:val="24"/>
          <w:highlight w:val="white"/>
          <w:rtl w:val="0"/>
        </w:rPr>
        <w:t xml:space="preserve">id </w:t>
      </w:r>
      <w:r w:rsidDel="00000000" w:rsidR="00000000" w:rsidRPr="00000000">
        <w:rPr>
          <w:color w:val="8100c2"/>
          <w:sz w:val="24"/>
          <w:szCs w:val="24"/>
          <w:highlight w:val="white"/>
          <w:rtl w:val="0"/>
        </w:rPr>
        <w:t xml:space="preserve">INT</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PRIMARY</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KEY</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AUTO_INCREMENT</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B4">
      <w:pPr>
        <w:spacing w:line="240" w:lineRule="auto"/>
        <w:rPr>
          <w:color w:val="188038"/>
          <w:sz w:val="24"/>
          <w:szCs w:val="24"/>
          <w:highlight w:val="white"/>
        </w:rPr>
      </w:pPr>
      <w:r w:rsidDel="00000000" w:rsidR="00000000" w:rsidRPr="00000000">
        <w:rPr>
          <w:color w:val="188038"/>
          <w:sz w:val="24"/>
          <w:szCs w:val="24"/>
          <w:highlight w:val="white"/>
          <w:rtl w:val="0"/>
        </w:rPr>
        <w:t xml:space="preserve">coupon_code </w:t>
      </w:r>
      <w:r w:rsidDel="00000000" w:rsidR="00000000" w:rsidRPr="00000000">
        <w:rPr>
          <w:color w:val="8100c2"/>
          <w:sz w:val="24"/>
          <w:szCs w:val="24"/>
          <w:highlight w:val="white"/>
          <w:rtl w:val="0"/>
        </w:rPr>
        <w:t xml:space="preserve">VARCHAR</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50</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UNIQUE</w:t>
      </w:r>
      <w:r w:rsidDel="00000000" w:rsidR="00000000" w:rsidRPr="00000000">
        <w:rPr>
          <w:color w:val="14181f"/>
          <w:sz w:val="24"/>
          <w:szCs w:val="24"/>
          <w:highlight w:val="white"/>
          <w:rtl w:val="0"/>
        </w:rPr>
        <w:t xml:space="preserve">NOT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6e7687"/>
          <w:sz w:val="24"/>
          <w:szCs w:val="24"/>
          <w:highlight w:val="white"/>
          <w:rtl w:val="0"/>
        </w:rPr>
        <w:t xml:space="preserve">-- ABCDEL-0001</w:t>
      </w:r>
      <w:r w:rsidDel="00000000" w:rsidR="00000000" w:rsidRPr="00000000">
        <w:rPr>
          <w:color w:val="188038"/>
          <w:sz w:val="24"/>
          <w:szCs w:val="24"/>
          <w:highlight w:val="white"/>
          <w:rtl w:val="0"/>
        </w:rPr>
        <w:t xml:space="preserve"> </w:t>
      </w:r>
    </w:p>
    <w:p w:rsidR="00000000" w:rsidDel="00000000" w:rsidP="00000000" w:rsidRDefault="00000000" w:rsidRPr="00000000" w14:paraId="000004B5">
      <w:pPr>
        <w:spacing w:line="240" w:lineRule="auto"/>
        <w:rPr>
          <w:color w:val="188038"/>
          <w:sz w:val="24"/>
          <w:szCs w:val="24"/>
          <w:highlight w:val="white"/>
        </w:rPr>
      </w:pPr>
      <w:r w:rsidDel="00000000" w:rsidR="00000000" w:rsidRPr="00000000">
        <w:rPr>
          <w:color w:val="188038"/>
          <w:sz w:val="24"/>
          <w:szCs w:val="24"/>
          <w:highlight w:val="white"/>
          <w:rtl w:val="0"/>
        </w:rPr>
        <w:t xml:space="preserve">batch_id </w:t>
      </w:r>
      <w:r w:rsidDel="00000000" w:rsidR="00000000" w:rsidRPr="00000000">
        <w:rPr>
          <w:color w:val="8100c2"/>
          <w:sz w:val="24"/>
          <w:szCs w:val="24"/>
          <w:highlight w:val="white"/>
          <w:rtl w:val="0"/>
        </w:rPr>
        <w:t xml:space="preserve">INT</w:t>
      </w:r>
      <w:r w:rsidDel="00000000" w:rsidR="00000000" w:rsidRPr="00000000">
        <w:rPr>
          <w:color w:val="188038"/>
          <w:sz w:val="24"/>
          <w:szCs w:val="24"/>
          <w:highlight w:val="white"/>
          <w:rtl w:val="0"/>
        </w:rPr>
        <w:t xml:space="preserve"> </w:t>
      </w:r>
      <w:r w:rsidDel="00000000" w:rsidR="00000000" w:rsidRPr="00000000">
        <w:rPr>
          <w:color w:val="14181f"/>
          <w:sz w:val="24"/>
          <w:szCs w:val="24"/>
          <w:highlight w:val="white"/>
          <w:rtl w:val="0"/>
        </w:rPr>
        <w:t xml:space="preserve">NOT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6e7687"/>
          <w:sz w:val="24"/>
          <w:szCs w:val="24"/>
          <w:highlight w:val="white"/>
          <w:rtl w:val="0"/>
        </w:rPr>
        <w:t xml:space="preserve">-- FK: coupon_batches</w:t>
      </w:r>
      <w:r w:rsidDel="00000000" w:rsidR="00000000" w:rsidRPr="00000000">
        <w:rPr>
          <w:color w:val="188038"/>
          <w:sz w:val="24"/>
          <w:szCs w:val="24"/>
          <w:highlight w:val="white"/>
          <w:rtl w:val="0"/>
        </w:rPr>
        <w:t xml:space="preserve"> </w:t>
      </w:r>
    </w:p>
    <w:p w:rsidR="00000000" w:rsidDel="00000000" w:rsidP="00000000" w:rsidRDefault="00000000" w:rsidRPr="00000000" w14:paraId="000004B6">
      <w:pPr>
        <w:spacing w:line="240" w:lineRule="auto"/>
        <w:rPr>
          <w:color w:val="188038"/>
          <w:sz w:val="24"/>
          <w:szCs w:val="24"/>
          <w:highlight w:val="white"/>
        </w:rPr>
      </w:pPr>
      <w:r w:rsidDel="00000000" w:rsidR="00000000" w:rsidRPr="00000000">
        <w:rPr>
          <w:color w:val="188038"/>
          <w:sz w:val="24"/>
          <w:szCs w:val="24"/>
          <w:highlight w:val="white"/>
          <w:rtl w:val="0"/>
        </w:rPr>
        <w:t xml:space="preserve">dealer_id </w:t>
      </w:r>
      <w:r w:rsidDel="00000000" w:rsidR="00000000" w:rsidRPr="00000000">
        <w:rPr>
          <w:color w:val="8100c2"/>
          <w:sz w:val="24"/>
          <w:szCs w:val="24"/>
          <w:highlight w:val="white"/>
          <w:rtl w:val="0"/>
        </w:rPr>
        <w:t xml:space="preserve">INT</w:t>
      </w:r>
      <w:r w:rsidDel="00000000" w:rsidR="00000000" w:rsidRPr="00000000">
        <w:rPr>
          <w:color w:val="188038"/>
          <w:sz w:val="24"/>
          <w:szCs w:val="24"/>
          <w:highlight w:val="white"/>
          <w:rtl w:val="0"/>
        </w:rPr>
        <w:t xml:space="preserve"> </w:t>
      </w:r>
      <w:r w:rsidDel="00000000" w:rsidR="00000000" w:rsidRPr="00000000">
        <w:rPr>
          <w:color w:val="14181f"/>
          <w:sz w:val="24"/>
          <w:szCs w:val="24"/>
          <w:highlight w:val="white"/>
          <w:rtl w:val="0"/>
        </w:rPr>
        <w:t xml:space="preserve">NOT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6e7687"/>
          <w:sz w:val="24"/>
          <w:szCs w:val="24"/>
          <w:highlight w:val="white"/>
          <w:rtl w:val="0"/>
        </w:rPr>
        <w:t xml:space="preserve">-- FK: dealers</w:t>
      </w:r>
      <w:r w:rsidDel="00000000" w:rsidR="00000000" w:rsidRPr="00000000">
        <w:rPr>
          <w:color w:val="188038"/>
          <w:sz w:val="24"/>
          <w:szCs w:val="24"/>
          <w:highlight w:val="white"/>
          <w:rtl w:val="0"/>
        </w:rPr>
        <w:t xml:space="preserve"> </w:t>
      </w:r>
    </w:p>
    <w:p w:rsidR="00000000" w:rsidDel="00000000" w:rsidP="00000000" w:rsidRDefault="00000000" w:rsidRPr="00000000" w14:paraId="000004B7">
      <w:pPr>
        <w:spacing w:line="240" w:lineRule="auto"/>
        <w:rPr>
          <w:color w:val="188038"/>
          <w:sz w:val="24"/>
          <w:szCs w:val="24"/>
          <w:highlight w:val="white"/>
        </w:rPr>
      </w:pPr>
      <w:r w:rsidDel="00000000" w:rsidR="00000000" w:rsidRPr="00000000">
        <w:rPr>
          <w:color w:val="8100c2"/>
          <w:sz w:val="24"/>
          <w:szCs w:val="24"/>
          <w:highlight w:val="white"/>
          <w:rtl w:val="0"/>
        </w:rPr>
        <w:t xml:space="preserve">value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DECIMAL</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10</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2</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14181f"/>
          <w:sz w:val="24"/>
          <w:szCs w:val="24"/>
          <w:highlight w:val="white"/>
          <w:rtl w:val="0"/>
        </w:rPr>
        <w:t xml:space="preserve">NOT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B8">
      <w:pPr>
        <w:spacing w:line="240" w:lineRule="auto"/>
        <w:rPr>
          <w:color w:val="2b303b"/>
          <w:sz w:val="24"/>
          <w:szCs w:val="24"/>
          <w:highlight w:val="white"/>
        </w:rPr>
      </w:pPr>
      <w:r w:rsidDel="00000000" w:rsidR="00000000" w:rsidRPr="00000000">
        <w:rPr>
          <w:color w:val="8100c2"/>
          <w:sz w:val="24"/>
          <w:szCs w:val="24"/>
          <w:highlight w:val="white"/>
          <w:rtl w:val="0"/>
        </w:rPr>
        <w:t xml:space="preserve">status</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ENUM</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'created'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'available'</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'reserved'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'used'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'expired'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'revoked'</w:t>
      </w:r>
      <w:r w:rsidDel="00000000" w:rsidR="00000000" w:rsidRPr="00000000">
        <w:rPr>
          <w:color w:val="2b303b"/>
          <w:sz w:val="24"/>
          <w:szCs w:val="24"/>
          <w:highlight w:val="white"/>
          <w:rtl w:val="0"/>
        </w:rPr>
        <w:t xml:space="preserve">,</w:t>
      </w:r>
      <w:r w:rsidDel="00000000" w:rsidR="00000000" w:rsidRPr="00000000">
        <w:rPr>
          <w:color w:val="008000"/>
          <w:sz w:val="24"/>
          <w:szCs w:val="24"/>
          <w:highlight w:val="white"/>
          <w:rtl w:val="0"/>
        </w:rPr>
        <w:t xml:space="preserve">'released'</w:t>
      </w:r>
      <w:r w:rsidDel="00000000" w:rsidR="00000000" w:rsidRPr="00000000">
        <w:rPr>
          <w:color w:val="188038"/>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DEFAULT</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'available'</w:t>
      </w:r>
      <w:r w:rsidDel="00000000" w:rsidR="00000000" w:rsidRPr="00000000">
        <w:rPr>
          <w:color w:val="2b303b"/>
          <w:sz w:val="24"/>
          <w:szCs w:val="24"/>
          <w:highlight w:val="white"/>
          <w:rtl w:val="0"/>
        </w:rPr>
        <w:t xml:space="preserve">,</w:t>
      </w:r>
    </w:p>
    <w:p w:rsidR="00000000" w:rsidDel="00000000" w:rsidP="00000000" w:rsidRDefault="00000000" w:rsidRPr="00000000" w14:paraId="000004B9">
      <w:pPr>
        <w:spacing w:line="240" w:lineRule="auto"/>
        <w:rPr>
          <w:color w:val="188038"/>
          <w:sz w:val="24"/>
          <w:szCs w:val="24"/>
          <w:highlight w:val="white"/>
        </w:rPr>
      </w:pPr>
      <w:r w:rsidDel="00000000" w:rsidR="00000000" w:rsidRPr="00000000">
        <w:rPr>
          <w:rtl w:val="0"/>
        </w:rPr>
      </w:r>
    </w:p>
    <w:p w:rsidR="00000000" w:rsidDel="00000000" w:rsidP="00000000" w:rsidRDefault="00000000" w:rsidRPr="00000000" w14:paraId="000004BA">
      <w:pPr>
        <w:spacing w:line="240" w:lineRule="auto"/>
        <w:rPr>
          <w:color w:val="188038"/>
          <w:sz w:val="24"/>
          <w:szCs w:val="24"/>
          <w:highlight w:val="white"/>
        </w:rPr>
      </w:pPr>
      <w:r w:rsidDel="00000000" w:rsidR="00000000" w:rsidRPr="00000000">
        <w:rPr>
          <w:color w:val="188038"/>
          <w:sz w:val="24"/>
          <w:szCs w:val="24"/>
          <w:highlight w:val="white"/>
          <w:rtl w:val="0"/>
        </w:rPr>
        <w:t xml:space="preserve"> </w:t>
      </w:r>
      <w:r w:rsidDel="00000000" w:rsidR="00000000" w:rsidRPr="00000000">
        <w:rPr>
          <w:color w:val="6e7687"/>
          <w:sz w:val="24"/>
          <w:szCs w:val="24"/>
          <w:highlight w:val="white"/>
          <w:rtl w:val="0"/>
        </w:rPr>
        <w:t xml:space="preserve">-- Reservation tracking</w:t>
      </w:r>
      <w:r w:rsidDel="00000000" w:rsidR="00000000" w:rsidRPr="00000000">
        <w:rPr>
          <w:rtl w:val="0"/>
        </w:rPr>
      </w:r>
    </w:p>
    <w:p w:rsidR="00000000" w:rsidDel="00000000" w:rsidP="00000000" w:rsidRDefault="00000000" w:rsidRPr="00000000" w14:paraId="000004BB">
      <w:pPr>
        <w:spacing w:line="240" w:lineRule="auto"/>
        <w:rPr>
          <w:color w:val="188038"/>
          <w:sz w:val="24"/>
          <w:szCs w:val="24"/>
          <w:highlight w:val="white"/>
        </w:rPr>
      </w:pPr>
      <w:r w:rsidDel="00000000" w:rsidR="00000000" w:rsidRPr="00000000">
        <w:rPr>
          <w:color w:val="188038"/>
          <w:sz w:val="24"/>
          <w:szCs w:val="24"/>
          <w:highlight w:val="white"/>
          <w:rtl w:val="0"/>
        </w:rPr>
        <w:t xml:space="preserve">reserved_at </w:t>
      </w:r>
      <w:r w:rsidDel="00000000" w:rsidR="00000000" w:rsidRPr="00000000">
        <w:rPr>
          <w:color w:val="8100c2"/>
          <w:sz w:val="24"/>
          <w:szCs w:val="24"/>
          <w:highlight w:val="white"/>
          <w:rtl w:val="0"/>
        </w:rPr>
        <w:t xml:space="preserve">TIMESTAMP</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BC">
      <w:pPr>
        <w:spacing w:line="240" w:lineRule="auto"/>
        <w:rPr>
          <w:color w:val="188038"/>
          <w:sz w:val="24"/>
          <w:szCs w:val="24"/>
          <w:highlight w:val="white"/>
        </w:rPr>
      </w:pPr>
      <w:r w:rsidDel="00000000" w:rsidR="00000000" w:rsidRPr="00000000">
        <w:rPr>
          <w:color w:val="188038"/>
          <w:sz w:val="24"/>
          <w:szCs w:val="24"/>
          <w:highlight w:val="white"/>
          <w:rtl w:val="0"/>
        </w:rPr>
        <w:t xml:space="preserve">reserved_by </w:t>
      </w:r>
      <w:r w:rsidDel="00000000" w:rsidR="00000000" w:rsidRPr="00000000">
        <w:rPr>
          <w:color w:val="8100c2"/>
          <w:sz w:val="24"/>
          <w:szCs w:val="24"/>
          <w:highlight w:val="white"/>
          <w:rtl w:val="0"/>
        </w:rPr>
        <w:t xml:space="preserve">INT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6e7687"/>
          <w:sz w:val="24"/>
          <w:szCs w:val="24"/>
          <w:highlight w:val="white"/>
          <w:rtl w:val="0"/>
        </w:rPr>
        <w:t xml:space="preserve">-- FK: users (dealer user who entered code)</w:t>
      </w:r>
      <w:r w:rsidDel="00000000" w:rsidR="00000000" w:rsidRPr="00000000">
        <w:rPr>
          <w:color w:val="188038"/>
          <w:sz w:val="24"/>
          <w:szCs w:val="24"/>
          <w:highlight w:val="white"/>
          <w:rtl w:val="0"/>
        </w:rPr>
        <w:t xml:space="preserve"> reserved_for_lead_id </w:t>
      </w:r>
      <w:r w:rsidDel="00000000" w:rsidR="00000000" w:rsidRPr="00000000">
        <w:rPr>
          <w:color w:val="8100c2"/>
          <w:sz w:val="24"/>
          <w:szCs w:val="24"/>
          <w:highlight w:val="white"/>
          <w:rtl w:val="0"/>
        </w:rPr>
        <w:t xml:space="preserve">INT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6e7687"/>
          <w:sz w:val="24"/>
          <w:szCs w:val="24"/>
          <w:highlight w:val="white"/>
          <w:rtl w:val="0"/>
        </w:rPr>
        <w:t xml:space="preserve">-- FK: leads (which lead this is reserved for)</w:t>
      </w:r>
      <w:r w:rsidDel="00000000" w:rsidR="00000000" w:rsidRPr="00000000">
        <w:rPr>
          <w:color w:val="188038"/>
          <w:sz w:val="24"/>
          <w:szCs w:val="24"/>
          <w:highlight w:val="white"/>
          <w:rtl w:val="0"/>
        </w:rPr>
        <w:t xml:space="preserve"> </w:t>
      </w:r>
    </w:p>
    <w:p w:rsidR="00000000" w:rsidDel="00000000" w:rsidP="00000000" w:rsidRDefault="00000000" w:rsidRPr="00000000" w14:paraId="000004BD">
      <w:pPr>
        <w:spacing w:line="240" w:lineRule="auto"/>
        <w:rPr>
          <w:color w:val="6e7687"/>
          <w:sz w:val="24"/>
          <w:szCs w:val="24"/>
          <w:highlight w:val="white"/>
        </w:rPr>
      </w:pPr>
      <w:r w:rsidDel="00000000" w:rsidR="00000000" w:rsidRPr="00000000">
        <w:rPr>
          <w:rtl w:val="0"/>
        </w:rPr>
      </w:r>
    </w:p>
    <w:p w:rsidR="00000000" w:rsidDel="00000000" w:rsidP="00000000" w:rsidRDefault="00000000" w:rsidRPr="00000000" w14:paraId="000004BE">
      <w:pPr>
        <w:spacing w:line="240" w:lineRule="auto"/>
        <w:rPr>
          <w:color w:val="188038"/>
          <w:sz w:val="24"/>
          <w:szCs w:val="24"/>
          <w:highlight w:val="white"/>
        </w:rPr>
      </w:pPr>
      <w:r w:rsidDel="00000000" w:rsidR="00000000" w:rsidRPr="00000000">
        <w:rPr>
          <w:color w:val="6e7687"/>
          <w:sz w:val="24"/>
          <w:szCs w:val="24"/>
          <w:highlight w:val="white"/>
          <w:rtl w:val="0"/>
        </w:rPr>
        <w:t xml:space="preserve">-- Usage tracking</w:t>
      </w:r>
      <w:r w:rsidDel="00000000" w:rsidR="00000000" w:rsidRPr="00000000">
        <w:rPr>
          <w:color w:val="188038"/>
          <w:sz w:val="24"/>
          <w:szCs w:val="24"/>
          <w:highlight w:val="white"/>
          <w:rtl w:val="0"/>
        </w:rPr>
        <w:t xml:space="preserve"> </w:t>
      </w:r>
    </w:p>
    <w:p w:rsidR="00000000" w:rsidDel="00000000" w:rsidP="00000000" w:rsidRDefault="00000000" w:rsidRPr="00000000" w14:paraId="000004BF">
      <w:pPr>
        <w:spacing w:line="240" w:lineRule="auto"/>
        <w:rPr>
          <w:color w:val="188038"/>
          <w:sz w:val="24"/>
          <w:szCs w:val="24"/>
          <w:highlight w:val="white"/>
        </w:rPr>
      </w:pPr>
      <w:r w:rsidDel="00000000" w:rsidR="00000000" w:rsidRPr="00000000">
        <w:rPr>
          <w:color w:val="188038"/>
          <w:sz w:val="24"/>
          <w:szCs w:val="24"/>
          <w:highlight w:val="white"/>
          <w:rtl w:val="0"/>
        </w:rPr>
        <w:t xml:space="preserve">used_at </w:t>
      </w:r>
      <w:r w:rsidDel="00000000" w:rsidR="00000000" w:rsidRPr="00000000">
        <w:rPr>
          <w:color w:val="8100c2"/>
          <w:sz w:val="24"/>
          <w:szCs w:val="24"/>
          <w:highlight w:val="white"/>
          <w:rtl w:val="0"/>
        </w:rPr>
        <w:t xml:space="preserve">TIMESTAMP</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C0">
      <w:pPr>
        <w:spacing w:line="240" w:lineRule="auto"/>
        <w:rPr>
          <w:color w:val="6e7687"/>
          <w:sz w:val="24"/>
          <w:szCs w:val="24"/>
          <w:highlight w:val="white"/>
        </w:rPr>
      </w:pPr>
      <w:r w:rsidDel="00000000" w:rsidR="00000000" w:rsidRPr="00000000">
        <w:rPr>
          <w:color w:val="188038"/>
          <w:sz w:val="24"/>
          <w:szCs w:val="24"/>
          <w:highlight w:val="white"/>
          <w:rtl w:val="0"/>
        </w:rPr>
        <w:t xml:space="preserve">used_by </w:t>
      </w:r>
      <w:r w:rsidDel="00000000" w:rsidR="00000000" w:rsidRPr="00000000">
        <w:rPr>
          <w:color w:val="8100c2"/>
          <w:sz w:val="24"/>
          <w:szCs w:val="24"/>
          <w:highlight w:val="white"/>
          <w:rtl w:val="0"/>
        </w:rPr>
        <w:t xml:space="preserve">INT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6e7687"/>
          <w:sz w:val="24"/>
          <w:szCs w:val="24"/>
          <w:highlight w:val="white"/>
          <w:rtl w:val="0"/>
        </w:rPr>
        <w:t xml:space="preserve">-- FK: admin_users (who ran verification)</w:t>
      </w:r>
    </w:p>
    <w:p w:rsidR="00000000" w:rsidDel="00000000" w:rsidP="00000000" w:rsidRDefault="00000000" w:rsidRPr="00000000" w14:paraId="000004C1">
      <w:pPr>
        <w:spacing w:line="240" w:lineRule="auto"/>
        <w:rPr>
          <w:color w:val="188038"/>
          <w:sz w:val="24"/>
          <w:szCs w:val="24"/>
          <w:highlight w:val="white"/>
        </w:rPr>
      </w:pPr>
      <w:r w:rsidDel="00000000" w:rsidR="00000000" w:rsidRPr="00000000">
        <w:rPr>
          <w:color w:val="188038"/>
          <w:sz w:val="24"/>
          <w:szCs w:val="24"/>
          <w:highlight w:val="white"/>
          <w:rtl w:val="0"/>
        </w:rPr>
        <w:t xml:space="preserve">used_for_lead_id </w:t>
      </w:r>
      <w:r w:rsidDel="00000000" w:rsidR="00000000" w:rsidRPr="00000000">
        <w:rPr>
          <w:color w:val="8100c2"/>
          <w:sz w:val="24"/>
          <w:szCs w:val="24"/>
          <w:highlight w:val="white"/>
          <w:rtl w:val="0"/>
        </w:rPr>
        <w:t xml:space="preserve">INT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6e7687"/>
          <w:sz w:val="24"/>
          <w:szCs w:val="24"/>
          <w:highlight w:val="white"/>
          <w:rtl w:val="0"/>
        </w:rPr>
        <w:t xml:space="preserve">-- FK: leads (final lead verified)</w:t>
      </w:r>
      <w:r w:rsidDel="00000000" w:rsidR="00000000" w:rsidRPr="00000000">
        <w:rPr>
          <w:color w:val="188038"/>
          <w:sz w:val="24"/>
          <w:szCs w:val="24"/>
          <w:highlight w:val="white"/>
          <w:rtl w:val="0"/>
        </w:rPr>
        <w:t xml:space="preserve"> </w:t>
      </w:r>
    </w:p>
    <w:p w:rsidR="00000000" w:rsidDel="00000000" w:rsidP="00000000" w:rsidRDefault="00000000" w:rsidRPr="00000000" w14:paraId="000004C2">
      <w:pPr>
        <w:spacing w:line="240" w:lineRule="auto"/>
        <w:rPr>
          <w:color w:val="2b303b"/>
          <w:sz w:val="24"/>
          <w:szCs w:val="24"/>
          <w:highlight w:val="white"/>
        </w:rPr>
      </w:pPr>
      <w:r w:rsidDel="00000000" w:rsidR="00000000" w:rsidRPr="00000000">
        <w:rPr>
          <w:color w:val="188038"/>
          <w:sz w:val="24"/>
          <w:szCs w:val="24"/>
          <w:highlight w:val="white"/>
          <w:rtl w:val="0"/>
        </w:rPr>
        <w:t xml:space="preserve">verification_job_id </w:t>
      </w:r>
      <w:r w:rsidDel="00000000" w:rsidR="00000000" w:rsidRPr="00000000">
        <w:rPr>
          <w:color w:val="8100c2"/>
          <w:sz w:val="24"/>
          <w:szCs w:val="24"/>
          <w:highlight w:val="white"/>
          <w:rtl w:val="0"/>
        </w:rPr>
        <w:t xml:space="preserve">VARCHAR</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50</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p>
    <w:p w:rsidR="00000000" w:rsidDel="00000000" w:rsidP="00000000" w:rsidRDefault="00000000" w:rsidRPr="00000000" w14:paraId="000004C3">
      <w:pPr>
        <w:spacing w:line="240" w:lineRule="auto"/>
        <w:rPr>
          <w:color w:val="188038"/>
          <w:sz w:val="24"/>
          <w:szCs w:val="24"/>
          <w:highlight w:val="white"/>
        </w:rPr>
      </w:pPr>
      <w:r w:rsidDel="00000000" w:rsidR="00000000" w:rsidRPr="00000000">
        <w:rPr>
          <w:rtl w:val="0"/>
        </w:rPr>
      </w:r>
    </w:p>
    <w:p w:rsidR="00000000" w:rsidDel="00000000" w:rsidP="00000000" w:rsidRDefault="00000000" w:rsidRPr="00000000" w14:paraId="000004C4">
      <w:pPr>
        <w:spacing w:line="240" w:lineRule="auto"/>
        <w:rPr>
          <w:color w:val="6e7687"/>
          <w:sz w:val="24"/>
          <w:szCs w:val="24"/>
          <w:highlight w:val="white"/>
        </w:rPr>
      </w:pPr>
      <w:r w:rsidDel="00000000" w:rsidR="00000000" w:rsidRPr="00000000">
        <w:rPr>
          <w:color w:val="188038"/>
          <w:sz w:val="24"/>
          <w:szCs w:val="24"/>
          <w:highlight w:val="white"/>
          <w:rtl w:val="0"/>
        </w:rPr>
        <w:t xml:space="preserve"> </w:t>
      </w:r>
      <w:r w:rsidDel="00000000" w:rsidR="00000000" w:rsidRPr="00000000">
        <w:rPr>
          <w:color w:val="6e7687"/>
          <w:sz w:val="24"/>
          <w:szCs w:val="24"/>
          <w:highlight w:val="white"/>
          <w:rtl w:val="0"/>
        </w:rPr>
        <w:t xml:space="preserve">-- Lifecycle</w:t>
      </w:r>
    </w:p>
    <w:p w:rsidR="00000000" w:rsidDel="00000000" w:rsidP="00000000" w:rsidRDefault="00000000" w:rsidRPr="00000000" w14:paraId="000004C5">
      <w:pPr>
        <w:spacing w:line="240" w:lineRule="auto"/>
        <w:rPr>
          <w:color w:val="188038"/>
          <w:sz w:val="24"/>
          <w:szCs w:val="24"/>
          <w:highlight w:val="white"/>
        </w:rPr>
      </w:pPr>
      <w:r w:rsidDel="00000000" w:rsidR="00000000" w:rsidRPr="00000000">
        <w:rPr>
          <w:color w:val="188038"/>
          <w:sz w:val="24"/>
          <w:szCs w:val="24"/>
          <w:highlight w:val="white"/>
          <w:rtl w:val="0"/>
        </w:rPr>
        <w:t xml:space="preserve">expiry_date </w:t>
      </w:r>
      <w:r w:rsidDel="00000000" w:rsidR="00000000" w:rsidRPr="00000000">
        <w:rPr>
          <w:color w:val="8100c2"/>
          <w:sz w:val="24"/>
          <w:szCs w:val="24"/>
          <w:highlight w:val="white"/>
          <w:rtl w:val="0"/>
        </w:rPr>
        <w:t xml:space="preserve">DATE</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C6">
      <w:pPr>
        <w:spacing w:line="240" w:lineRule="auto"/>
        <w:rPr>
          <w:color w:val="188038"/>
          <w:sz w:val="24"/>
          <w:szCs w:val="24"/>
          <w:highlight w:val="white"/>
        </w:rPr>
      </w:pPr>
      <w:r w:rsidDel="00000000" w:rsidR="00000000" w:rsidRPr="00000000">
        <w:rPr>
          <w:color w:val="188038"/>
          <w:sz w:val="24"/>
          <w:szCs w:val="24"/>
          <w:highlight w:val="white"/>
          <w:rtl w:val="0"/>
        </w:rPr>
        <w:t xml:space="preserve">revoked_at </w:t>
      </w:r>
      <w:r w:rsidDel="00000000" w:rsidR="00000000" w:rsidRPr="00000000">
        <w:rPr>
          <w:color w:val="8100c2"/>
          <w:sz w:val="24"/>
          <w:szCs w:val="24"/>
          <w:highlight w:val="white"/>
          <w:rtl w:val="0"/>
        </w:rPr>
        <w:t xml:space="preserve">TIMESTAMP</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C7">
      <w:pPr>
        <w:spacing w:line="240" w:lineRule="auto"/>
        <w:rPr>
          <w:color w:val="6e7687"/>
          <w:sz w:val="24"/>
          <w:szCs w:val="24"/>
          <w:highlight w:val="white"/>
        </w:rPr>
      </w:pPr>
      <w:r w:rsidDel="00000000" w:rsidR="00000000" w:rsidRPr="00000000">
        <w:rPr>
          <w:color w:val="188038"/>
          <w:sz w:val="24"/>
          <w:szCs w:val="24"/>
          <w:highlight w:val="white"/>
          <w:rtl w:val="0"/>
        </w:rPr>
        <w:t xml:space="preserve">revoked_by </w:t>
      </w:r>
      <w:r w:rsidDel="00000000" w:rsidR="00000000" w:rsidRPr="00000000">
        <w:rPr>
          <w:color w:val="8100c2"/>
          <w:sz w:val="24"/>
          <w:szCs w:val="24"/>
          <w:highlight w:val="white"/>
          <w:rtl w:val="0"/>
        </w:rPr>
        <w:t xml:space="preserve">INT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6e7687"/>
          <w:sz w:val="24"/>
          <w:szCs w:val="24"/>
          <w:highlight w:val="white"/>
          <w:rtl w:val="0"/>
        </w:rPr>
        <w:t xml:space="preserve">-- FK: admin_users</w:t>
      </w:r>
    </w:p>
    <w:p w:rsidR="00000000" w:rsidDel="00000000" w:rsidP="00000000" w:rsidRDefault="00000000" w:rsidRPr="00000000" w14:paraId="000004C8">
      <w:pPr>
        <w:spacing w:line="240" w:lineRule="auto"/>
        <w:rPr>
          <w:color w:val="188038"/>
          <w:sz w:val="24"/>
          <w:szCs w:val="24"/>
          <w:highlight w:val="white"/>
        </w:rPr>
      </w:pPr>
      <w:r w:rsidDel="00000000" w:rsidR="00000000" w:rsidRPr="00000000">
        <w:rPr>
          <w:color w:val="188038"/>
          <w:sz w:val="24"/>
          <w:szCs w:val="24"/>
          <w:highlight w:val="white"/>
          <w:rtl w:val="0"/>
        </w:rPr>
        <w:t xml:space="preserve">revoked_reason </w:t>
      </w:r>
      <w:r w:rsidDel="00000000" w:rsidR="00000000" w:rsidRPr="00000000">
        <w:rPr>
          <w:color w:val="8100c2"/>
          <w:sz w:val="24"/>
          <w:szCs w:val="24"/>
          <w:highlight w:val="white"/>
          <w:rtl w:val="0"/>
        </w:rPr>
        <w:t xml:space="preserve">TEXT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C9">
      <w:pPr>
        <w:spacing w:line="240" w:lineRule="auto"/>
        <w:rPr>
          <w:color w:val="188038"/>
          <w:sz w:val="24"/>
          <w:szCs w:val="24"/>
          <w:highlight w:val="white"/>
        </w:rPr>
      </w:pPr>
      <w:r w:rsidDel="00000000" w:rsidR="00000000" w:rsidRPr="00000000">
        <w:rPr>
          <w:rtl w:val="0"/>
        </w:rPr>
      </w:r>
    </w:p>
    <w:p w:rsidR="00000000" w:rsidDel="00000000" w:rsidP="00000000" w:rsidRDefault="00000000" w:rsidRPr="00000000" w14:paraId="000004CA">
      <w:pPr>
        <w:spacing w:line="240" w:lineRule="auto"/>
        <w:rPr>
          <w:color w:val="188038"/>
          <w:sz w:val="24"/>
          <w:szCs w:val="24"/>
          <w:highlight w:val="white"/>
        </w:rPr>
      </w:pPr>
      <w:r w:rsidDel="00000000" w:rsidR="00000000" w:rsidRPr="00000000">
        <w:rPr>
          <w:color w:val="188038"/>
          <w:sz w:val="24"/>
          <w:szCs w:val="24"/>
          <w:highlight w:val="white"/>
          <w:rtl w:val="0"/>
        </w:rPr>
        <w:t xml:space="preserve">created_at </w:t>
      </w:r>
      <w:r w:rsidDel="00000000" w:rsidR="00000000" w:rsidRPr="00000000">
        <w:rPr>
          <w:color w:val="8100c2"/>
          <w:sz w:val="24"/>
          <w:szCs w:val="24"/>
          <w:highlight w:val="white"/>
          <w:rtl w:val="0"/>
        </w:rPr>
        <w:t xml:space="preserve">TIMESTAMP</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DEFAULT</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CURRENT_TIMESTAMP</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CB">
      <w:pPr>
        <w:spacing w:line="240" w:lineRule="auto"/>
        <w:rPr>
          <w:color w:val="8100c2"/>
          <w:sz w:val="24"/>
          <w:szCs w:val="24"/>
          <w:highlight w:val="white"/>
        </w:rPr>
      </w:pPr>
      <w:r w:rsidDel="00000000" w:rsidR="00000000" w:rsidRPr="00000000">
        <w:rPr>
          <w:rtl w:val="0"/>
        </w:rPr>
      </w:r>
    </w:p>
    <w:p w:rsidR="00000000" w:rsidDel="00000000" w:rsidP="00000000" w:rsidRDefault="00000000" w:rsidRPr="00000000" w14:paraId="000004CC">
      <w:pPr>
        <w:spacing w:line="240" w:lineRule="auto"/>
        <w:rPr>
          <w:color w:val="188038"/>
          <w:sz w:val="24"/>
          <w:szCs w:val="24"/>
          <w:highlight w:val="white"/>
        </w:rPr>
      </w:pPr>
      <w:r w:rsidDel="00000000" w:rsidR="00000000" w:rsidRPr="00000000">
        <w:rPr>
          <w:color w:val="8100c2"/>
          <w:sz w:val="24"/>
          <w:szCs w:val="24"/>
          <w:highlight w:val="white"/>
          <w:rtl w:val="0"/>
        </w:rPr>
        <w:t xml:space="preserve">FOREIGN</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KEY</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batch_id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REFERENCES</w:t>
      </w:r>
      <w:r w:rsidDel="00000000" w:rsidR="00000000" w:rsidRPr="00000000">
        <w:rPr>
          <w:color w:val="188038"/>
          <w:sz w:val="24"/>
          <w:szCs w:val="24"/>
          <w:highlight w:val="white"/>
          <w:rtl w:val="0"/>
        </w:rPr>
        <w:t xml:space="preserve"> coupon_batches</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CD">
      <w:pPr>
        <w:spacing w:line="240" w:lineRule="auto"/>
        <w:rPr>
          <w:color w:val="188038"/>
          <w:sz w:val="24"/>
          <w:szCs w:val="24"/>
          <w:highlight w:val="white"/>
        </w:rPr>
      </w:pPr>
      <w:r w:rsidDel="00000000" w:rsidR="00000000" w:rsidRPr="00000000">
        <w:rPr>
          <w:color w:val="8100c2"/>
          <w:sz w:val="24"/>
          <w:szCs w:val="24"/>
          <w:highlight w:val="white"/>
          <w:rtl w:val="0"/>
        </w:rPr>
        <w:t xml:space="preserve">FOREIGN</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KEY</w:t>
      </w:r>
      <w:r w:rsidDel="00000000" w:rsidR="00000000" w:rsidRPr="00000000">
        <w:rPr>
          <w:color w:val="188038"/>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dealer_id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REFERENCES</w:t>
      </w:r>
      <w:r w:rsidDel="00000000" w:rsidR="00000000" w:rsidRPr="00000000">
        <w:rPr>
          <w:color w:val="188038"/>
          <w:sz w:val="24"/>
          <w:szCs w:val="24"/>
          <w:highlight w:val="white"/>
          <w:rtl w:val="0"/>
        </w:rPr>
        <w:t xml:space="preserve"> dealers</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CE">
      <w:pPr>
        <w:spacing w:line="240" w:lineRule="auto"/>
        <w:rPr>
          <w:color w:val="188038"/>
          <w:sz w:val="24"/>
          <w:szCs w:val="24"/>
          <w:highlight w:val="white"/>
        </w:rPr>
      </w:pPr>
      <w:r w:rsidDel="00000000" w:rsidR="00000000" w:rsidRPr="00000000">
        <w:rPr>
          <w:color w:val="8100c2"/>
          <w:sz w:val="24"/>
          <w:szCs w:val="24"/>
          <w:highlight w:val="white"/>
          <w:rtl w:val="0"/>
        </w:rPr>
        <w:t xml:space="preserve">FOREIGN</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KEY</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reserved_for_lead_id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REFERENCES</w:t>
      </w:r>
      <w:r w:rsidDel="00000000" w:rsidR="00000000" w:rsidRPr="00000000">
        <w:rPr>
          <w:color w:val="188038"/>
          <w:sz w:val="24"/>
          <w:szCs w:val="24"/>
          <w:highlight w:val="white"/>
          <w:rtl w:val="0"/>
        </w:rPr>
        <w:t xml:space="preserve"> leads</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CF">
      <w:pPr>
        <w:spacing w:line="240" w:lineRule="auto"/>
        <w:rPr>
          <w:color w:val="188038"/>
          <w:sz w:val="24"/>
          <w:szCs w:val="24"/>
          <w:highlight w:val="white"/>
        </w:rPr>
      </w:pPr>
      <w:r w:rsidDel="00000000" w:rsidR="00000000" w:rsidRPr="00000000">
        <w:rPr>
          <w:color w:val="8100c2"/>
          <w:sz w:val="24"/>
          <w:szCs w:val="24"/>
          <w:highlight w:val="white"/>
          <w:rtl w:val="0"/>
        </w:rPr>
        <w:t xml:space="preserve">FOREIGN</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KEY</w:t>
      </w:r>
      <w:r w:rsidDel="00000000" w:rsidR="00000000" w:rsidRPr="00000000">
        <w:rPr>
          <w:color w:val="188038"/>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used_for_lead_id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REFERENCES</w:t>
      </w:r>
      <w:r w:rsidDel="00000000" w:rsidR="00000000" w:rsidRPr="00000000">
        <w:rPr>
          <w:color w:val="188038"/>
          <w:sz w:val="24"/>
          <w:szCs w:val="24"/>
          <w:highlight w:val="white"/>
          <w:rtl w:val="0"/>
        </w:rPr>
        <w:t xml:space="preserve"> leads</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D0">
      <w:pPr>
        <w:spacing w:line="240" w:lineRule="auto"/>
        <w:rPr>
          <w:color w:val="8100c2"/>
          <w:sz w:val="24"/>
          <w:szCs w:val="24"/>
          <w:highlight w:val="white"/>
        </w:rPr>
      </w:pPr>
      <w:r w:rsidDel="00000000" w:rsidR="00000000" w:rsidRPr="00000000">
        <w:rPr>
          <w:rtl w:val="0"/>
        </w:rPr>
      </w:r>
    </w:p>
    <w:p w:rsidR="00000000" w:rsidDel="00000000" w:rsidP="00000000" w:rsidRDefault="00000000" w:rsidRPr="00000000" w14:paraId="000004D1">
      <w:pPr>
        <w:spacing w:line="240" w:lineRule="auto"/>
        <w:rPr>
          <w:color w:val="188038"/>
          <w:sz w:val="24"/>
          <w:szCs w:val="24"/>
          <w:highlight w:val="white"/>
        </w:rPr>
      </w:pPr>
      <w:r w:rsidDel="00000000" w:rsidR="00000000" w:rsidRPr="00000000">
        <w:rPr>
          <w:color w:val="8100c2"/>
          <w:sz w:val="24"/>
          <w:szCs w:val="24"/>
          <w:highlight w:val="white"/>
          <w:rtl w:val="0"/>
        </w:rPr>
        <w:t xml:space="preserve">INDEX</w:t>
      </w:r>
      <w:r w:rsidDel="00000000" w:rsidR="00000000" w:rsidRPr="00000000">
        <w:rPr>
          <w:color w:val="188038"/>
          <w:sz w:val="24"/>
          <w:szCs w:val="24"/>
          <w:highlight w:val="white"/>
          <w:rtl w:val="0"/>
        </w:rPr>
        <w:t xml:space="preserve">idx_coupon_code </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coupon_code</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D2">
      <w:pPr>
        <w:spacing w:line="240" w:lineRule="auto"/>
        <w:rPr>
          <w:color w:val="188038"/>
          <w:sz w:val="24"/>
          <w:szCs w:val="24"/>
          <w:highlight w:val="white"/>
        </w:rPr>
      </w:pPr>
      <w:r w:rsidDel="00000000" w:rsidR="00000000" w:rsidRPr="00000000">
        <w:rPr>
          <w:color w:val="8100c2"/>
          <w:sz w:val="24"/>
          <w:szCs w:val="24"/>
          <w:highlight w:val="white"/>
          <w:rtl w:val="0"/>
        </w:rPr>
        <w:t xml:space="preserve">INDEX</w:t>
      </w:r>
      <w:r w:rsidDel="00000000" w:rsidR="00000000" w:rsidRPr="00000000">
        <w:rPr>
          <w:color w:val="188038"/>
          <w:sz w:val="24"/>
          <w:szCs w:val="24"/>
          <w:highlight w:val="white"/>
          <w:rtl w:val="0"/>
        </w:rPr>
        <w:t xml:space="preserve"> idx_dealer_status </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dealer_id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status</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D3">
      <w:pPr>
        <w:spacing w:line="240" w:lineRule="auto"/>
        <w:rPr>
          <w:color w:val="188038"/>
          <w:sz w:val="24"/>
          <w:szCs w:val="24"/>
          <w:highlight w:val="white"/>
        </w:rPr>
      </w:pPr>
      <w:r w:rsidDel="00000000" w:rsidR="00000000" w:rsidRPr="00000000">
        <w:rPr>
          <w:color w:val="8100c2"/>
          <w:sz w:val="24"/>
          <w:szCs w:val="24"/>
          <w:highlight w:val="white"/>
          <w:rtl w:val="0"/>
        </w:rPr>
        <w:t xml:space="preserve">INDEX</w:t>
      </w:r>
      <w:r w:rsidDel="00000000" w:rsidR="00000000" w:rsidRPr="00000000">
        <w:rPr>
          <w:color w:val="188038"/>
          <w:sz w:val="24"/>
          <w:szCs w:val="24"/>
          <w:highlight w:val="white"/>
          <w:rtl w:val="0"/>
        </w:rPr>
        <w:t xml:space="preserve"> idx_lead_coupon </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reserved_for_lead_id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D4">
      <w:pPr>
        <w:spacing w:line="240" w:lineRule="auto"/>
        <w:rPr>
          <w:color w:val="2b303b"/>
          <w:sz w:val="24"/>
          <w:szCs w:val="24"/>
          <w:highlight w:val="white"/>
        </w:rPr>
      </w:pPr>
      <w:r w:rsidDel="00000000" w:rsidR="00000000" w:rsidRPr="00000000">
        <w:rPr>
          <w:color w:val="8100c2"/>
          <w:sz w:val="24"/>
          <w:szCs w:val="24"/>
          <w:highlight w:val="white"/>
          <w:rtl w:val="0"/>
        </w:rPr>
        <w:t xml:space="preserve">INDEX</w:t>
      </w:r>
      <w:r w:rsidDel="00000000" w:rsidR="00000000" w:rsidRPr="00000000">
        <w:rPr>
          <w:color w:val="188038"/>
          <w:sz w:val="24"/>
          <w:szCs w:val="24"/>
          <w:highlight w:val="white"/>
          <w:rtl w:val="0"/>
        </w:rPr>
        <w:t xml:space="preserve"> idx_expiry </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expiry_date</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status</w:t>
      </w:r>
      <w:r w:rsidDel="00000000" w:rsidR="00000000" w:rsidRPr="00000000">
        <w:rPr>
          <w:color w:val="2b303b"/>
          <w:sz w:val="24"/>
          <w:szCs w:val="24"/>
          <w:highlight w:val="white"/>
          <w:rtl w:val="0"/>
        </w:rPr>
        <w:t xml:space="preserve">)</w:t>
      </w:r>
    </w:p>
    <w:p w:rsidR="00000000" w:rsidDel="00000000" w:rsidP="00000000" w:rsidRDefault="00000000" w:rsidRPr="00000000" w14:paraId="000004D5">
      <w:pPr>
        <w:spacing w:line="240" w:lineRule="auto"/>
        <w:rPr>
          <w:color w:val="2b303b"/>
          <w:sz w:val="24"/>
          <w:szCs w:val="24"/>
          <w:highlight w:val="white"/>
        </w:rPr>
      </w:pPr>
      <w:r w:rsidDel="00000000" w:rsidR="00000000" w:rsidRPr="00000000">
        <w:rPr>
          <w:rtl w:val="0"/>
        </w:rPr>
      </w:r>
    </w:p>
    <w:p w:rsidR="00000000" w:rsidDel="00000000" w:rsidP="00000000" w:rsidRDefault="00000000" w:rsidRPr="00000000" w14:paraId="000004D6">
      <w:pPr>
        <w:spacing w:line="240" w:lineRule="auto"/>
        <w:rPr>
          <w:rFonts w:ascii="Roboto Mono" w:cs="Roboto Mono" w:eastAsia="Roboto Mono" w:hAnsi="Roboto Mono"/>
          <w:color w:val="188038"/>
          <w:sz w:val="24"/>
          <w:szCs w:val="24"/>
          <w:highlight w:val="white"/>
        </w:rPr>
      </w:pPr>
      <w:r w:rsidDel="00000000" w:rsidR="00000000" w:rsidRPr="00000000">
        <w:rPr>
          <w:color w:val="2b303b"/>
          <w:sz w:val="24"/>
          <w:szCs w:val="24"/>
          <w:highlight w:val="white"/>
          <w:rtl w:val="0"/>
        </w:rPr>
        <w:t xml:space="preserve">Table: </w:t>
      </w:r>
      <w:r w:rsidDel="00000000" w:rsidR="00000000" w:rsidRPr="00000000">
        <w:rPr>
          <w:rFonts w:ascii="Roboto Mono" w:cs="Roboto Mono" w:eastAsia="Roboto Mono" w:hAnsi="Roboto Mono"/>
          <w:color w:val="188038"/>
          <w:sz w:val="24"/>
          <w:szCs w:val="24"/>
          <w:highlight w:val="white"/>
          <w:rtl w:val="0"/>
        </w:rPr>
        <w:t xml:space="preserve">coupon_audit_log</w:t>
      </w:r>
    </w:p>
    <w:p w:rsidR="00000000" w:rsidDel="00000000" w:rsidP="00000000" w:rsidRDefault="00000000" w:rsidRPr="00000000" w14:paraId="000004D7">
      <w:pPr>
        <w:spacing w:line="240" w:lineRule="auto"/>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4D8">
      <w:pPr>
        <w:spacing w:line="240" w:lineRule="auto"/>
        <w:rPr>
          <w:color w:val="188038"/>
          <w:sz w:val="24"/>
          <w:szCs w:val="24"/>
          <w:highlight w:val="white"/>
        </w:rPr>
      </w:pPr>
      <w:r w:rsidDel="00000000" w:rsidR="00000000" w:rsidRPr="00000000">
        <w:rPr>
          <w:color w:val="188038"/>
          <w:sz w:val="24"/>
          <w:szCs w:val="24"/>
          <w:highlight w:val="white"/>
          <w:rtl w:val="0"/>
        </w:rPr>
        <w:t xml:space="preserve">id </w:t>
      </w:r>
      <w:r w:rsidDel="00000000" w:rsidR="00000000" w:rsidRPr="00000000">
        <w:rPr>
          <w:color w:val="8100c2"/>
          <w:sz w:val="24"/>
          <w:szCs w:val="24"/>
          <w:highlight w:val="white"/>
          <w:rtl w:val="0"/>
        </w:rPr>
        <w:t xml:space="preserve">INT</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PRIMARY</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KEY</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AUTO_INCREMENT</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D9">
      <w:pPr>
        <w:spacing w:line="240" w:lineRule="auto"/>
        <w:rPr>
          <w:color w:val="2b303b"/>
          <w:sz w:val="24"/>
          <w:szCs w:val="24"/>
          <w:highlight w:val="white"/>
        </w:rPr>
      </w:pPr>
      <w:r w:rsidDel="00000000" w:rsidR="00000000" w:rsidRPr="00000000">
        <w:rPr>
          <w:color w:val="188038"/>
          <w:sz w:val="24"/>
          <w:szCs w:val="24"/>
          <w:highlight w:val="white"/>
          <w:rtl w:val="0"/>
        </w:rPr>
        <w:t xml:space="preserve">coupon_id </w:t>
      </w:r>
      <w:r w:rsidDel="00000000" w:rsidR="00000000" w:rsidRPr="00000000">
        <w:rPr>
          <w:color w:val="8100c2"/>
          <w:sz w:val="24"/>
          <w:szCs w:val="24"/>
          <w:highlight w:val="white"/>
          <w:rtl w:val="0"/>
        </w:rPr>
        <w:t xml:space="preserve">INT</w:t>
      </w:r>
      <w:r w:rsidDel="00000000" w:rsidR="00000000" w:rsidRPr="00000000">
        <w:rPr>
          <w:color w:val="188038"/>
          <w:sz w:val="24"/>
          <w:szCs w:val="24"/>
          <w:highlight w:val="white"/>
          <w:rtl w:val="0"/>
        </w:rPr>
        <w:t xml:space="preserve"> </w:t>
      </w:r>
      <w:r w:rsidDel="00000000" w:rsidR="00000000" w:rsidRPr="00000000">
        <w:rPr>
          <w:color w:val="14181f"/>
          <w:sz w:val="24"/>
          <w:szCs w:val="24"/>
          <w:highlight w:val="white"/>
          <w:rtl w:val="0"/>
        </w:rPr>
        <w:t xml:space="preserve">NOT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p>
    <w:p w:rsidR="00000000" w:rsidDel="00000000" w:rsidP="00000000" w:rsidRDefault="00000000" w:rsidRPr="00000000" w14:paraId="000004DA">
      <w:pPr>
        <w:spacing w:line="240" w:lineRule="auto"/>
        <w:rPr>
          <w:color w:val="2b303b"/>
          <w:sz w:val="24"/>
          <w:szCs w:val="24"/>
          <w:highlight w:val="white"/>
        </w:rPr>
      </w:pPr>
      <w:r w:rsidDel="00000000" w:rsidR="00000000" w:rsidRPr="00000000">
        <w:rPr>
          <w:color w:val="8100c2"/>
          <w:sz w:val="24"/>
          <w:szCs w:val="24"/>
          <w:highlight w:val="white"/>
          <w:rtl w:val="0"/>
        </w:rPr>
        <w:t xml:space="preserve">action</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ENUM</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'created'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'allocated'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'reserved'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'released'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'used'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'expired'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008000"/>
          <w:sz w:val="24"/>
          <w:szCs w:val="24"/>
          <w:highlight w:val="white"/>
          <w:rtl w:val="0"/>
        </w:rPr>
        <w:t xml:space="preserve">'revoked'</w:t>
      </w:r>
      <w:r w:rsidDel="00000000" w:rsidR="00000000" w:rsidRPr="00000000">
        <w:rPr>
          <w:color w:val="188038"/>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old_status </w:t>
      </w:r>
      <w:r w:rsidDel="00000000" w:rsidR="00000000" w:rsidRPr="00000000">
        <w:rPr>
          <w:color w:val="8100c2"/>
          <w:sz w:val="24"/>
          <w:szCs w:val="24"/>
          <w:highlight w:val="white"/>
          <w:rtl w:val="0"/>
        </w:rPr>
        <w:t xml:space="preserve">VARCHAR</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20</w:t>
      </w:r>
      <w:r w:rsidDel="00000000" w:rsidR="00000000" w:rsidRPr="00000000">
        <w:rPr>
          <w:color w:val="2b303b"/>
          <w:sz w:val="24"/>
          <w:szCs w:val="24"/>
          <w:highlight w:val="white"/>
          <w:rtl w:val="0"/>
        </w:rPr>
        <w:t xml:space="preserve">),</w:t>
      </w:r>
    </w:p>
    <w:p w:rsidR="00000000" w:rsidDel="00000000" w:rsidP="00000000" w:rsidRDefault="00000000" w:rsidRPr="00000000" w14:paraId="000004DB">
      <w:pPr>
        <w:spacing w:line="240" w:lineRule="auto"/>
        <w:rPr>
          <w:color w:val="2b303b"/>
          <w:sz w:val="24"/>
          <w:szCs w:val="24"/>
          <w:highlight w:val="white"/>
        </w:rPr>
      </w:pPr>
      <w:r w:rsidDel="00000000" w:rsidR="00000000" w:rsidRPr="00000000">
        <w:rPr>
          <w:color w:val="188038"/>
          <w:sz w:val="24"/>
          <w:szCs w:val="24"/>
          <w:highlight w:val="white"/>
          <w:rtl w:val="0"/>
        </w:rPr>
        <w:t xml:space="preserve">new_status </w:t>
      </w:r>
      <w:r w:rsidDel="00000000" w:rsidR="00000000" w:rsidRPr="00000000">
        <w:rPr>
          <w:color w:val="8100c2"/>
          <w:sz w:val="24"/>
          <w:szCs w:val="24"/>
          <w:highlight w:val="white"/>
          <w:rtl w:val="0"/>
        </w:rPr>
        <w:t xml:space="preserve">VARCHAR</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20</w:t>
      </w:r>
      <w:r w:rsidDel="00000000" w:rsidR="00000000" w:rsidRPr="00000000">
        <w:rPr>
          <w:color w:val="2b303b"/>
          <w:sz w:val="24"/>
          <w:szCs w:val="24"/>
          <w:highlight w:val="white"/>
          <w:rtl w:val="0"/>
        </w:rPr>
        <w:t xml:space="preserve">),</w:t>
      </w:r>
    </w:p>
    <w:p w:rsidR="00000000" w:rsidDel="00000000" w:rsidP="00000000" w:rsidRDefault="00000000" w:rsidRPr="00000000" w14:paraId="000004DC">
      <w:pPr>
        <w:spacing w:line="240" w:lineRule="auto"/>
        <w:rPr>
          <w:color w:val="188038"/>
          <w:sz w:val="24"/>
          <w:szCs w:val="24"/>
          <w:highlight w:val="white"/>
        </w:rPr>
      </w:pPr>
      <w:r w:rsidDel="00000000" w:rsidR="00000000" w:rsidRPr="00000000">
        <w:rPr>
          <w:color w:val="188038"/>
          <w:sz w:val="24"/>
          <w:szCs w:val="24"/>
          <w:highlight w:val="white"/>
          <w:rtl w:val="0"/>
        </w:rPr>
        <w:t xml:space="preserve">lead_id </w:t>
      </w:r>
      <w:r w:rsidDel="00000000" w:rsidR="00000000" w:rsidRPr="00000000">
        <w:rPr>
          <w:color w:val="8100c2"/>
          <w:sz w:val="24"/>
          <w:szCs w:val="24"/>
          <w:highlight w:val="white"/>
          <w:rtl w:val="0"/>
        </w:rPr>
        <w:t xml:space="preserve">INT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DD">
      <w:pPr>
        <w:spacing w:line="240" w:lineRule="auto"/>
        <w:rPr>
          <w:color w:val="188038"/>
          <w:sz w:val="24"/>
          <w:szCs w:val="24"/>
          <w:highlight w:val="white"/>
        </w:rPr>
      </w:pPr>
      <w:r w:rsidDel="00000000" w:rsidR="00000000" w:rsidRPr="00000000">
        <w:rPr>
          <w:color w:val="188038"/>
          <w:sz w:val="24"/>
          <w:szCs w:val="24"/>
          <w:highlight w:val="white"/>
          <w:rtl w:val="0"/>
        </w:rPr>
        <w:t xml:space="preserve">performed_by </w:t>
      </w:r>
      <w:r w:rsidDel="00000000" w:rsidR="00000000" w:rsidRPr="00000000">
        <w:rPr>
          <w:color w:val="8100c2"/>
          <w:sz w:val="24"/>
          <w:szCs w:val="24"/>
          <w:highlight w:val="white"/>
          <w:rtl w:val="0"/>
        </w:rPr>
        <w:t xml:space="preserve">INT</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6e7687"/>
          <w:sz w:val="24"/>
          <w:szCs w:val="24"/>
          <w:highlight w:val="white"/>
          <w:rtl w:val="0"/>
        </w:rPr>
        <w:t xml:space="preserve">-- User/Admin who triggered action</w:t>
      </w:r>
      <w:r w:rsidDel="00000000" w:rsidR="00000000" w:rsidRPr="00000000">
        <w:rPr>
          <w:color w:val="188038"/>
          <w:sz w:val="24"/>
          <w:szCs w:val="24"/>
          <w:highlight w:val="white"/>
          <w:rtl w:val="0"/>
        </w:rPr>
        <w:t xml:space="preserve"> </w:t>
      </w:r>
    </w:p>
    <w:p w:rsidR="00000000" w:rsidDel="00000000" w:rsidP="00000000" w:rsidRDefault="00000000" w:rsidRPr="00000000" w14:paraId="000004DE">
      <w:pPr>
        <w:spacing w:line="240" w:lineRule="auto"/>
        <w:rPr>
          <w:color w:val="188038"/>
          <w:sz w:val="24"/>
          <w:szCs w:val="24"/>
          <w:highlight w:val="white"/>
        </w:rPr>
      </w:pPr>
      <w:r w:rsidDel="00000000" w:rsidR="00000000" w:rsidRPr="00000000">
        <w:rPr>
          <w:color w:val="188038"/>
          <w:sz w:val="24"/>
          <w:szCs w:val="24"/>
          <w:highlight w:val="white"/>
          <w:rtl w:val="0"/>
        </w:rPr>
        <w:t xml:space="preserve">ip_address </w:t>
      </w:r>
      <w:r w:rsidDel="00000000" w:rsidR="00000000" w:rsidRPr="00000000">
        <w:rPr>
          <w:color w:val="8100c2"/>
          <w:sz w:val="24"/>
          <w:szCs w:val="24"/>
          <w:highlight w:val="white"/>
          <w:rtl w:val="0"/>
        </w:rPr>
        <w:t xml:space="preserve">VARCHAR</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45</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timestamp</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TIMESTAMP</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DEFAULT</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CURRENT_TIMESTAMP</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DF">
      <w:pPr>
        <w:spacing w:line="240" w:lineRule="auto"/>
        <w:rPr>
          <w:color w:val="188038"/>
          <w:sz w:val="24"/>
          <w:szCs w:val="24"/>
          <w:highlight w:val="white"/>
        </w:rPr>
      </w:pPr>
      <w:r w:rsidDel="00000000" w:rsidR="00000000" w:rsidRPr="00000000">
        <w:rPr>
          <w:color w:val="188038"/>
          <w:sz w:val="24"/>
          <w:szCs w:val="24"/>
          <w:highlight w:val="white"/>
          <w:rtl w:val="0"/>
        </w:rPr>
        <w:t xml:space="preserve">notes </w:t>
      </w:r>
      <w:r w:rsidDel="00000000" w:rsidR="00000000" w:rsidRPr="00000000">
        <w:rPr>
          <w:color w:val="8100c2"/>
          <w:sz w:val="24"/>
          <w:szCs w:val="24"/>
          <w:highlight w:val="white"/>
          <w:rtl w:val="0"/>
        </w:rPr>
        <w:t xml:space="preserve">TEXT</w:t>
      </w:r>
      <w:r w:rsidDel="00000000" w:rsidR="00000000" w:rsidRPr="00000000">
        <w:rPr>
          <w:color w:val="188038"/>
          <w:sz w:val="24"/>
          <w:szCs w:val="24"/>
          <w:highlight w:val="white"/>
          <w:rtl w:val="0"/>
        </w:rPr>
        <w:t xml:space="preserve"> </w:t>
      </w:r>
      <w:r w:rsidDel="00000000" w:rsidR="00000000" w:rsidRPr="00000000">
        <w:rPr>
          <w:color w:val="008080"/>
          <w:sz w:val="24"/>
          <w:szCs w:val="24"/>
          <w:highlight w:val="white"/>
          <w:rtl w:val="0"/>
        </w:rPr>
        <w:t xml:space="preserve">NULL</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E0">
      <w:pPr>
        <w:spacing w:line="240" w:lineRule="auto"/>
        <w:rPr>
          <w:color w:val="8100c2"/>
          <w:sz w:val="24"/>
          <w:szCs w:val="24"/>
          <w:highlight w:val="white"/>
        </w:rPr>
      </w:pPr>
      <w:r w:rsidDel="00000000" w:rsidR="00000000" w:rsidRPr="00000000">
        <w:rPr>
          <w:rtl w:val="0"/>
        </w:rPr>
      </w:r>
    </w:p>
    <w:p w:rsidR="00000000" w:rsidDel="00000000" w:rsidP="00000000" w:rsidRDefault="00000000" w:rsidRPr="00000000" w14:paraId="000004E1">
      <w:pPr>
        <w:spacing w:line="240" w:lineRule="auto"/>
        <w:rPr>
          <w:color w:val="188038"/>
          <w:sz w:val="24"/>
          <w:szCs w:val="24"/>
          <w:highlight w:val="white"/>
        </w:rPr>
      </w:pPr>
      <w:r w:rsidDel="00000000" w:rsidR="00000000" w:rsidRPr="00000000">
        <w:rPr>
          <w:color w:val="8100c2"/>
          <w:sz w:val="24"/>
          <w:szCs w:val="24"/>
          <w:highlight w:val="white"/>
          <w:rtl w:val="0"/>
        </w:rPr>
        <w:t xml:space="preserve">FOREIGN</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KEY</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coupon_id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REFERENCES</w:t>
      </w:r>
      <w:r w:rsidDel="00000000" w:rsidR="00000000" w:rsidRPr="00000000">
        <w:rPr>
          <w:color w:val="188038"/>
          <w:sz w:val="24"/>
          <w:szCs w:val="24"/>
          <w:highlight w:val="white"/>
          <w:rtl w:val="0"/>
        </w:rPr>
        <w:t xml:space="preserve"> coupons</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p>
    <w:p w:rsidR="00000000" w:rsidDel="00000000" w:rsidP="00000000" w:rsidRDefault="00000000" w:rsidRPr="00000000" w14:paraId="000004E2">
      <w:pPr>
        <w:spacing w:line="240" w:lineRule="auto"/>
        <w:rPr>
          <w:color w:val="8100c2"/>
          <w:sz w:val="24"/>
          <w:szCs w:val="24"/>
          <w:highlight w:val="white"/>
        </w:rPr>
      </w:pPr>
      <w:r w:rsidDel="00000000" w:rsidR="00000000" w:rsidRPr="00000000">
        <w:rPr>
          <w:rtl w:val="0"/>
        </w:rPr>
      </w:r>
    </w:p>
    <w:p w:rsidR="00000000" w:rsidDel="00000000" w:rsidP="00000000" w:rsidRDefault="00000000" w:rsidRPr="00000000" w14:paraId="000004E3">
      <w:pPr>
        <w:spacing w:line="240" w:lineRule="auto"/>
        <w:rPr>
          <w:color w:val="188038"/>
          <w:sz w:val="24"/>
          <w:szCs w:val="24"/>
          <w:highlight w:val="white"/>
        </w:rPr>
      </w:pPr>
      <w:r w:rsidDel="00000000" w:rsidR="00000000" w:rsidRPr="00000000">
        <w:rPr>
          <w:color w:val="8100c2"/>
          <w:sz w:val="24"/>
          <w:szCs w:val="24"/>
          <w:highlight w:val="white"/>
          <w:rtl w:val="0"/>
        </w:rPr>
        <w:t xml:space="preserve">INDEX</w:t>
      </w:r>
      <w:r w:rsidDel="00000000" w:rsidR="00000000" w:rsidRPr="00000000">
        <w:rPr>
          <w:color w:val="188038"/>
          <w:sz w:val="24"/>
          <w:szCs w:val="24"/>
          <w:highlight w:val="white"/>
          <w:rtl w:val="0"/>
        </w:rPr>
        <w:t xml:space="preserve"> idx_coupon_audit </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coupon_id</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8100c2"/>
          <w:sz w:val="24"/>
          <w:szCs w:val="24"/>
          <w:highlight w:val="white"/>
          <w:rtl w:val="0"/>
        </w:rPr>
        <w:t xml:space="preserve">timestamp</w:t>
      </w:r>
      <w:r w:rsidDel="00000000" w:rsidR="00000000" w:rsidRPr="00000000">
        <w:rPr>
          <w:color w:val="2b303b"/>
          <w:sz w:val="24"/>
          <w:szCs w:val="24"/>
          <w:highlight w:val="white"/>
          <w:rtl w:val="0"/>
        </w:rPr>
        <w:t xml:space="preserve">)</w:t>
      </w:r>
      <w:r w:rsidDel="00000000" w:rsidR="00000000" w:rsidRPr="00000000">
        <w:rPr>
          <w:color w:val="188038"/>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4E4">
      <w:pPr>
        <w:spacing w:line="240" w:lineRule="auto"/>
        <w:rPr>
          <w:b w:val="1"/>
          <w:bCs w:val="1"/>
          <w:sz w:val="26"/>
          <w:szCs w:val="26"/>
          <w:shd w:fill="b6d7a8" w:val="clear"/>
        </w:rPr>
      </w:pPr>
      <w:r w:rsidDel="00000000" w:rsidR="00000000" w:rsidRPr="00000000">
        <w:rPr>
          <w:rtl w:val="0"/>
        </w:rPr>
      </w:r>
    </w:p>
    <w:p w:rsidR="00000000" w:rsidDel="00000000" w:rsidP="00000000" w:rsidRDefault="00000000" w:rsidRPr="00000000" w14:paraId="000004E5">
      <w:pPr>
        <w:spacing w:line="240" w:lineRule="auto"/>
        <w:rPr>
          <w:b w:val="1"/>
          <w:bCs w:val="1"/>
          <w:sz w:val="26"/>
          <w:szCs w:val="26"/>
          <w:shd w:fill="b6d7a8" w:val="clear"/>
        </w:rPr>
      </w:pPr>
      <w:r w:rsidDel="00000000" w:rsidR="00000000" w:rsidRPr="00000000">
        <w:rPr>
          <w:b w:val="1"/>
          <w:bCs w:val="1"/>
          <w:sz w:val="26"/>
          <w:szCs w:val="26"/>
          <w:shd w:fill="b6d7a8" w:val="clear"/>
          <w:rtl w:val="0"/>
        </w:rPr>
        <w:t xml:space="preserve">Admin Coupon Batch Management:</w:t>
      </w:r>
    </w:p>
    <w:p w:rsidR="00000000" w:rsidDel="00000000" w:rsidP="00000000" w:rsidRDefault="00000000" w:rsidRPr="00000000" w14:paraId="000004E6">
      <w:pPr>
        <w:spacing w:line="240" w:lineRule="auto"/>
        <w:rPr>
          <w:sz w:val="24"/>
          <w:szCs w:val="24"/>
          <w:highlight w:val="white"/>
        </w:rPr>
      </w:pPr>
      <w:r w:rsidDel="00000000" w:rsidR="00000000" w:rsidRPr="00000000">
        <w:rPr>
          <w:sz w:val="24"/>
          <w:szCs w:val="24"/>
          <w:highlight w:val="white"/>
          <w:rtl w:val="0"/>
        </w:rPr>
        <w:t xml:space="preserve">Navigation:</w:t>
      </w:r>
    </w:p>
    <w:p w:rsidR="00000000" w:rsidDel="00000000" w:rsidP="00000000" w:rsidRDefault="00000000" w:rsidRPr="00000000" w14:paraId="000004E7">
      <w:pPr>
        <w:spacing w:line="240"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Admin Dashboard → Coupon Management → </w:t>
      </w:r>
      <w:r w:rsidDel="00000000" w:rsidR="00000000" w:rsidRPr="00000000">
        <w:rPr>
          <w:color w:val="8100c2"/>
          <w:sz w:val="24"/>
          <w:szCs w:val="24"/>
          <w:highlight w:val="white"/>
          <w:rtl w:val="0"/>
        </w:rPr>
        <w:t xml:space="preserve">View</w:t>
      </w:r>
      <w:r w:rsidDel="00000000" w:rsidR="00000000" w:rsidRPr="00000000">
        <w:rPr>
          <w:sz w:val="24"/>
          <w:szCs w:val="24"/>
          <w:highlight w:val="white"/>
          <w:rtl w:val="0"/>
        </w:rPr>
        <w:t xml:space="preserve"> Batches</w:t>
      </w:r>
    </w:p>
    <w:p w:rsidR="00000000" w:rsidDel="00000000" w:rsidP="00000000" w:rsidRDefault="00000000" w:rsidRPr="00000000" w14:paraId="000004E8">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4E9">
      <w:pPr>
        <w:spacing w:line="240" w:lineRule="auto"/>
        <w:rPr>
          <w:sz w:val="24"/>
          <w:szCs w:val="24"/>
          <w:highlight w:val="white"/>
        </w:rPr>
      </w:pPr>
      <w:r w:rsidDel="00000000" w:rsidR="00000000" w:rsidRPr="00000000">
        <w:rPr>
          <w:sz w:val="24"/>
          <w:szCs w:val="24"/>
          <w:highlight w:val="white"/>
          <w:rtl w:val="0"/>
        </w:rPr>
        <w:t xml:space="preserve">Batch List View:</w:t>
      </w:r>
    </w:p>
    <w:p w:rsidR="00000000" w:rsidDel="00000000" w:rsidP="00000000" w:rsidRDefault="00000000" w:rsidRPr="00000000" w14:paraId="000004EA">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4EB">
      <w:pPr>
        <w:spacing w:line="240" w:lineRule="auto"/>
        <w:rPr>
          <w:sz w:val="24"/>
          <w:szCs w:val="24"/>
          <w:highlight w:val="white"/>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rHeight w:val="44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sz w:val="24"/>
                <w:szCs w:val="24"/>
                <w:highlight w:val="white"/>
                <w:rtl w:val="0"/>
              </w:rPr>
              <w:t xml:space="preserve">Coupon Batches                                                                  </w:t>
            </w:r>
            <w:r w:rsidDel="00000000" w:rsidR="00000000" w:rsidRPr="00000000">
              <w:rPr>
                <w:color w:val="2b303b"/>
                <w:sz w:val="24"/>
                <w:szCs w:val="24"/>
                <w:highlight w:val="white"/>
                <w:rtl w:val="0"/>
              </w:rPr>
              <w:t xml:space="preserve">[</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8100c2"/>
                <w:sz w:val="24"/>
                <w:szCs w:val="24"/>
                <w:highlight w:val="white"/>
                <w:rtl w:val="0"/>
              </w:rPr>
              <w:t xml:space="preserve">Create</w:t>
            </w:r>
            <w:r w:rsidDel="00000000" w:rsidR="00000000" w:rsidRPr="00000000">
              <w:rPr>
                <w:sz w:val="24"/>
                <w:szCs w:val="24"/>
                <w:highlight w:val="white"/>
                <w:rtl w:val="0"/>
              </w:rPr>
              <w:t xml:space="preserve"> New Batch</w:t>
            </w:r>
            <w:r w:rsidDel="00000000" w:rsidR="00000000" w:rsidRPr="00000000">
              <w:rPr>
                <w:color w:val="2b303b"/>
                <w:sz w:val="24"/>
                <w:szCs w:val="24"/>
                <w:highlight w:val="white"/>
                <w:rtl w:val="0"/>
              </w:rPr>
              <w:t xml:space="preserve">]</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color w:val="2b303b"/>
                <w:sz w:val="24"/>
                <w:szCs w:val="24"/>
                <w:highlight w:val="white"/>
                <w:rtl w:val="0"/>
              </w:rPr>
              <w:t xml:space="preserve">Filters: [Dealer ▼] [</w:t>
            </w:r>
            <w:r w:rsidDel="00000000" w:rsidR="00000000" w:rsidRPr="00000000">
              <w:rPr>
                <w:color w:val="8100c2"/>
                <w:sz w:val="24"/>
                <w:szCs w:val="24"/>
                <w:highlight w:val="white"/>
                <w:rtl w:val="0"/>
              </w:rPr>
              <w:t xml:space="preserve">Status</w:t>
            </w:r>
            <w:r w:rsidDel="00000000" w:rsidR="00000000" w:rsidRPr="00000000">
              <w:rPr>
                <w:color w:val="2b303b"/>
                <w:sz w:val="24"/>
                <w:szCs w:val="24"/>
                <w:highlight w:val="white"/>
                <w:rtl w:val="0"/>
              </w:rPr>
              <w:t xml:space="preserve"> ▼] [</w:t>
            </w:r>
            <w:r w:rsidDel="00000000" w:rsidR="00000000" w:rsidRPr="00000000">
              <w:rPr>
                <w:color w:val="8100c2"/>
                <w:sz w:val="24"/>
                <w:szCs w:val="24"/>
                <w:highlight w:val="white"/>
                <w:rtl w:val="0"/>
              </w:rPr>
              <w:t xml:space="preserve">Date</w:t>
            </w:r>
            <w:r w:rsidDel="00000000" w:rsidR="00000000" w:rsidRPr="00000000">
              <w:rPr>
                <w:color w:val="2b303b"/>
                <w:sz w:val="24"/>
                <w:szCs w:val="24"/>
                <w:highlight w:val="white"/>
                <w:rtl w:val="0"/>
              </w:rPr>
              <w:t xml:space="preserve"> Range]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rtl w:val="0"/>
              </w:rPr>
            </w:r>
          </w:p>
        </w:tc>
      </w:tr>
      <w:tr>
        <w:trPr>
          <w:cantSplit w:val="0"/>
          <w:trHeight w:val="16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Batch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Dealer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Expiry</w:t>
            </w:r>
          </w:p>
        </w:tc>
      </w:tr>
      <w:tr>
        <w:trPr>
          <w:cantSplit w:val="0"/>
          <w:trHeight w:val="16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BATCH</w:t>
            </w:r>
            <w:r w:rsidDel="00000000" w:rsidR="00000000" w:rsidRPr="00000000">
              <w:rPr>
                <w:color w:val="14181f"/>
                <w:sz w:val="24"/>
                <w:szCs w:val="24"/>
                <w:highlight w:val="white"/>
                <w:rtl w:val="0"/>
              </w:rPr>
              <w:t xml:space="preserve">-</w:t>
            </w:r>
            <w:r w:rsidDel="00000000" w:rsidR="00000000" w:rsidRPr="00000000">
              <w:rPr>
                <w:color w:val="008080"/>
                <w:sz w:val="24"/>
                <w:szCs w:val="24"/>
                <w:highlight w:val="white"/>
                <w:rtl w:val="0"/>
              </w:rPr>
              <w:t xml:space="preserve">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ABC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w:t>
            </w:r>
            <w:r w:rsidDel="00000000" w:rsidR="00000000" w:rsidRPr="00000000">
              <w:rPr>
                <w:color w:val="008080"/>
                <w:sz w:val="24"/>
                <w:szCs w:val="24"/>
                <w:highlight w:val="white"/>
                <w:rtl w:val="0"/>
              </w:rPr>
              <w:t xml:space="preserve">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color w:val="008080"/>
                <w:sz w:val="24"/>
                <w:szCs w:val="24"/>
                <w:highlight w:val="white"/>
                <w:rtl w:val="0"/>
              </w:rPr>
              <w:t xml:space="preserve">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color w:val="8100c2"/>
                <w:sz w:val="24"/>
                <w:szCs w:val="24"/>
                <w:highlight w:val="white"/>
                <w:rtl w:val="0"/>
              </w:rPr>
              <w:t xml:space="preserv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color w:val="008080"/>
                <w:sz w:val="24"/>
                <w:szCs w:val="24"/>
                <w:highlight w:val="white"/>
                <w:rtl w:val="0"/>
              </w:rPr>
              <w:t xml:space="preserve">15</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Jan</w:t>
            </w:r>
            <w:r w:rsidDel="00000000" w:rsidR="00000000" w:rsidRPr="00000000">
              <w:rPr>
                <w:color w:val="14181f"/>
                <w:sz w:val="24"/>
                <w:szCs w:val="24"/>
                <w:highlight w:val="white"/>
                <w:rtl w:val="0"/>
              </w:rPr>
              <w:t xml:space="preserve">-</w:t>
            </w:r>
            <w:r w:rsidDel="00000000" w:rsidR="00000000" w:rsidRPr="00000000">
              <w:rPr>
                <w:color w:val="008080"/>
                <w:sz w:val="24"/>
                <w:szCs w:val="24"/>
                <w:highlight w:val="white"/>
                <w:rtl w:val="0"/>
              </w:rPr>
              <w:t xml:space="preserve">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31-Dec-2026</w:t>
            </w:r>
          </w:p>
        </w:tc>
      </w:tr>
      <w:tr>
        <w:trPr>
          <w:cantSplit w:val="0"/>
          <w:trHeight w:val="16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BATCH</w:t>
            </w:r>
            <w:r w:rsidDel="00000000" w:rsidR="00000000" w:rsidRPr="00000000">
              <w:rPr>
                <w:color w:val="14181f"/>
                <w:sz w:val="24"/>
                <w:szCs w:val="24"/>
                <w:highlight w:val="white"/>
                <w:rtl w:val="0"/>
              </w:rPr>
              <w:t xml:space="preserve">-</w:t>
            </w:r>
            <w:r w:rsidDel="00000000" w:rsidR="00000000" w:rsidRPr="00000000">
              <w:rPr>
                <w:color w:val="008080"/>
                <w:sz w:val="24"/>
                <w:szCs w:val="24"/>
                <w:highlight w:val="white"/>
                <w:rtl w:val="0"/>
              </w:rPr>
              <w:t xml:space="preserve">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XYZ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w:t>
            </w:r>
            <w:r w:rsidDel="00000000" w:rsidR="00000000" w:rsidRPr="00000000">
              <w:rPr>
                <w:color w:val="008080"/>
                <w:sz w:val="24"/>
                <w:szCs w:val="24"/>
                <w:highlight w:val="white"/>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color w:val="008080"/>
                <w:sz w:val="24"/>
                <w:szCs w:val="24"/>
                <w:highlight w:val="white"/>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856</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color w:val="8100c2"/>
                <w:sz w:val="24"/>
                <w:szCs w:val="24"/>
                <w:highlight w:val="white"/>
                <w:rtl w:val="0"/>
              </w:rPr>
              <w:t xml:space="preserv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color w:val="008080"/>
                <w:sz w:val="24"/>
                <w:szCs w:val="24"/>
                <w:highlight w:val="white"/>
                <w:rtl w:val="0"/>
              </w:rPr>
              <w:t xml:space="preserve">20</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Jan</w:t>
            </w:r>
            <w:r w:rsidDel="00000000" w:rsidR="00000000" w:rsidRPr="00000000">
              <w:rPr>
                <w:color w:val="14181f"/>
                <w:sz w:val="24"/>
                <w:szCs w:val="24"/>
                <w:highlight w:val="white"/>
                <w:rtl w:val="0"/>
              </w:rPr>
              <w:t xml:space="preserve">-</w:t>
            </w:r>
            <w:r w:rsidDel="00000000" w:rsidR="00000000" w:rsidRPr="00000000">
              <w:rPr>
                <w:color w:val="008080"/>
                <w:sz w:val="24"/>
                <w:szCs w:val="24"/>
                <w:highlight w:val="white"/>
                <w:rtl w:val="0"/>
              </w:rPr>
              <w:t xml:space="preserve">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31-Dec-2026</w:t>
            </w:r>
          </w:p>
        </w:tc>
      </w:tr>
    </w:tbl>
    <w:p w:rsidR="00000000" w:rsidDel="00000000" w:rsidP="00000000" w:rsidRDefault="00000000" w:rsidRPr="00000000" w14:paraId="00000513">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514">
      <w:pPr>
        <w:spacing w:line="240" w:lineRule="auto"/>
        <w:rPr>
          <w:sz w:val="24"/>
          <w:szCs w:val="24"/>
          <w:highlight w:val="white"/>
        </w:rPr>
      </w:pPr>
      <w:r w:rsidDel="00000000" w:rsidR="00000000" w:rsidRPr="00000000">
        <w:rPr>
          <w:sz w:val="24"/>
          <w:szCs w:val="24"/>
          <w:highlight w:val="white"/>
          <w:rtl w:val="0"/>
        </w:rPr>
        <w:t xml:space="preserve">Batch Detail View (click ‘View’):</w:t>
      </w:r>
    </w:p>
    <w:p w:rsidR="00000000" w:rsidDel="00000000" w:rsidP="00000000" w:rsidRDefault="00000000" w:rsidRPr="00000000" w14:paraId="00000515">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516">
      <w:pPr>
        <w:spacing w:line="240" w:lineRule="auto"/>
        <w:rPr>
          <w:sz w:val="24"/>
          <w:szCs w:val="24"/>
          <w:highlight w:val="white"/>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sz w:val="24"/>
                <w:szCs w:val="24"/>
                <w:highlight w:val="white"/>
              </w:rPr>
            </w:pPr>
            <w:r w:rsidDel="00000000" w:rsidR="00000000" w:rsidRPr="00000000">
              <w:rPr>
                <w:sz w:val="24"/>
                <w:szCs w:val="24"/>
                <w:highlight w:val="white"/>
                <w:rtl w:val="0"/>
              </w:rPr>
              <w:t xml:space="preserve">Batch Details: BATCH</w:t>
            </w:r>
            <w:r w:rsidDel="00000000" w:rsidR="00000000" w:rsidRPr="00000000">
              <w:rPr>
                <w:color w:val="14181f"/>
                <w:sz w:val="24"/>
                <w:szCs w:val="24"/>
                <w:highlight w:val="white"/>
                <w:rtl w:val="0"/>
              </w:rPr>
              <w:t xml:space="preserve">-</w:t>
            </w:r>
            <w:r w:rsidDel="00000000" w:rsidR="00000000" w:rsidRPr="00000000">
              <w:rPr>
                <w:color w:val="008080"/>
                <w:sz w:val="24"/>
                <w:szCs w:val="24"/>
                <w:highlight w:val="white"/>
                <w:rtl w:val="0"/>
              </w:rPr>
              <w:t xml:space="preserve">001</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sz w:val="24"/>
                <w:szCs w:val="24"/>
                <w:highlight w:val="whit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Batch Name: ABC Motors </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January 2026 │ │ Dealer: ABC Motors </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Delhi</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 │ Coupon </w:t>
            </w:r>
            <w:r w:rsidDel="00000000" w:rsidR="00000000" w:rsidRPr="00000000">
              <w:rPr>
                <w:sz w:val="24"/>
                <w:szCs w:val="24"/>
                <w:highlight w:val="white"/>
                <w:rtl w:val="0"/>
              </w:rPr>
              <w:t xml:space="preserve">Value</w:t>
            </w:r>
            <w:r w:rsidDel="00000000" w:rsidR="00000000" w:rsidRPr="00000000">
              <w:rPr>
                <w:sz w:val="24"/>
                <w:szCs w:val="24"/>
                <w:highlight w:val="white"/>
                <w:rtl w:val="0"/>
              </w:rPr>
              <w:t xml:space="preserve">: ₹50 │ │ Created: 15</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Jan</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2026 </w:t>
            </w:r>
            <w:r w:rsidDel="00000000" w:rsidR="00000000" w:rsidRPr="00000000">
              <w:rPr>
                <w:sz w:val="24"/>
                <w:szCs w:val="24"/>
                <w:highlight w:val="white"/>
                <w:rtl w:val="0"/>
              </w:rPr>
              <w:t xml:space="preserve">by</w:t>
            </w:r>
            <w:r w:rsidDel="00000000" w:rsidR="00000000" w:rsidRPr="00000000">
              <w:rPr>
                <w:sz w:val="24"/>
                <w:szCs w:val="24"/>
                <w:highlight w:val="white"/>
                <w:rtl w:val="0"/>
              </w:rPr>
              <w:t xml:space="preserve"> Admin </w:t>
            </w:r>
            <w:r w:rsidDel="00000000" w:rsidR="00000000" w:rsidRPr="00000000">
              <w:rPr>
                <w:sz w:val="24"/>
                <w:szCs w:val="24"/>
                <w:highlight w:val="white"/>
                <w:rtl w:val="0"/>
              </w:rPr>
              <w:t xml:space="preserve">User</w:t>
            </w:r>
            <w:r w:rsidDel="00000000" w:rsidR="00000000" w:rsidRPr="00000000">
              <w:rPr>
                <w:sz w:val="24"/>
                <w:szCs w:val="24"/>
                <w:highlight w:val="white"/>
                <w:rtl w:val="0"/>
              </w:rPr>
              <w:t xml:space="preserve"> 1 │ │ Expiry: 31</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Dec</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2026</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color w:val="8100c2"/>
                <w:sz w:val="24"/>
                <w:szCs w:val="24"/>
                <w:highlight w:val="white"/>
                <w:rtl w:val="0"/>
              </w:rPr>
              <w:t xml:space="preserve">Statistics</w:t>
            </w:r>
            <w:r w:rsidDel="00000000" w:rsidR="00000000" w:rsidRPr="00000000">
              <w:rPr>
                <w:sz w:val="24"/>
                <w:szCs w:val="24"/>
                <w:highlight w:val="white"/>
                <w:rtl w:val="0"/>
              </w:rPr>
              <w:t xml:space="preserv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sz w:val="24"/>
                <w:szCs w:val="24"/>
                <w:highlight w:val="white"/>
                <w:rtl w:val="0"/>
              </w:rPr>
              <w:t xml:space="preserve">Total Coupons: </w:t>
            </w:r>
            <w:r w:rsidDel="00000000" w:rsidR="00000000" w:rsidRPr="00000000">
              <w:rPr>
                <w:color w:val="008080"/>
                <w:sz w:val="24"/>
                <w:szCs w:val="24"/>
                <w:highlight w:val="white"/>
                <w:rtl w:val="0"/>
              </w:rPr>
              <w:t xml:space="preserve">500</w:t>
            </w:r>
            <w:r w:rsidDel="00000000" w:rsidR="00000000" w:rsidRPr="00000000">
              <w:rPr>
                <w:sz w:val="24"/>
                <w:szCs w:val="24"/>
                <w:highlight w:val="white"/>
                <w:rtl w:val="0"/>
              </w:rPr>
              <w:t xml:space="preserve"> │ │ Available: </w:t>
            </w:r>
            <w:r w:rsidDel="00000000" w:rsidR="00000000" w:rsidRPr="00000000">
              <w:rPr>
                <w:color w:val="008080"/>
                <w:sz w:val="24"/>
                <w:szCs w:val="24"/>
                <w:highlight w:val="white"/>
                <w:rtl w:val="0"/>
              </w:rPr>
              <w:t xml:space="preserve">182</w:t>
            </w:r>
            <w:r w:rsidDel="00000000" w:rsidR="00000000" w:rsidRPr="00000000">
              <w:rPr>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36.4</w:t>
            </w:r>
            <w:r w:rsidDel="00000000" w:rsidR="00000000" w:rsidRPr="00000000">
              <w:rPr>
                <w:color w:val="14181f"/>
                <w:sz w:val="24"/>
                <w:szCs w:val="24"/>
                <w:highlight w:val="white"/>
                <w:rtl w:val="0"/>
              </w:rPr>
              <w:t xml:space="preserve">%</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 │ Reserved: </w:t>
            </w:r>
            <w:r w:rsidDel="00000000" w:rsidR="00000000" w:rsidRPr="00000000">
              <w:rPr>
                <w:color w:val="008080"/>
                <w:sz w:val="24"/>
                <w:szCs w:val="24"/>
                <w:highlight w:val="white"/>
                <w:rtl w:val="0"/>
              </w:rPr>
              <w:t xml:space="preserve">15</w:t>
            </w:r>
            <w:r w:rsidDel="00000000" w:rsidR="00000000" w:rsidRPr="00000000">
              <w:rPr>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3</w:t>
            </w:r>
            <w:r w:rsidDel="00000000" w:rsidR="00000000" w:rsidRPr="00000000">
              <w:rPr>
                <w:color w:val="14181f"/>
                <w:sz w:val="24"/>
                <w:szCs w:val="24"/>
                <w:highlight w:val="white"/>
                <w:rtl w:val="0"/>
              </w:rPr>
              <w:t xml:space="preserve">%</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 │ Used: </w:t>
            </w:r>
            <w:r w:rsidDel="00000000" w:rsidR="00000000" w:rsidRPr="00000000">
              <w:rPr>
                <w:color w:val="008080"/>
                <w:sz w:val="24"/>
                <w:szCs w:val="24"/>
                <w:highlight w:val="white"/>
                <w:rtl w:val="0"/>
              </w:rPr>
              <w:t xml:space="preserve">318</w:t>
            </w:r>
            <w:r w:rsidDel="00000000" w:rsidR="00000000" w:rsidRPr="00000000">
              <w:rPr>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63.6</w:t>
            </w:r>
            <w:r w:rsidDel="00000000" w:rsidR="00000000" w:rsidRPr="00000000">
              <w:rPr>
                <w:color w:val="14181f"/>
                <w:sz w:val="24"/>
                <w:szCs w:val="24"/>
                <w:highlight w:val="white"/>
                <w:rtl w:val="0"/>
              </w:rPr>
              <w:t xml:space="preserve">%</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 │ Expired: </w:t>
            </w:r>
            <w:r w:rsidDel="00000000" w:rsidR="00000000" w:rsidRPr="00000000">
              <w:rPr>
                <w:color w:val="008080"/>
                <w:sz w:val="24"/>
                <w:szCs w:val="24"/>
                <w:highlight w:val="white"/>
                <w:rtl w:val="0"/>
              </w:rPr>
              <w:t xml:space="preserve">0</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0</w:t>
            </w:r>
            <w:r w:rsidDel="00000000" w:rsidR="00000000" w:rsidRPr="00000000">
              <w:rPr>
                <w:color w:val="14181f"/>
                <w:sz w:val="24"/>
                <w:szCs w:val="24"/>
                <w:highlight w:val="white"/>
                <w:rtl w:val="0"/>
              </w:rPr>
              <w:t xml:space="preserve">%</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 │ Revoked: </w:t>
            </w:r>
            <w:r w:rsidDel="00000000" w:rsidR="00000000" w:rsidRPr="00000000">
              <w:rPr>
                <w:color w:val="008080"/>
                <w:sz w:val="24"/>
                <w:szCs w:val="24"/>
                <w:highlight w:val="white"/>
                <w:rtl w:val="0"/>
              </w:rPr>
              <w:t xml:space="preserve">0</w:t>
            </w:r>
            <w:r w:rsidDel="00000000" w:rsidR="00000000" w:rsidRPr="00000000">
              <w:rPr>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color w:val="008080"/>
                <w:sz w:val="24"/>
                <w:szCs w:val="24"/>
                <w:highlight w:val="white"/>
                <w:rtl w:val="0"/>
              </w:rPr>
              <w:t xml:space="preserve">0</w:t>
            </w:r>
            <w:r w:rsidDel="00000000" w:rsidR="00000000" w:rsidRPr="00000000">
              <w:rPr>
                <w:color w:val="14181f"/>
                <w:sz w:val="24"/>
                <w:szCs w:val="24"/>
                <w:highlight w:val="white"/>
                <w:rtl w:val="0"/>
              </w:rPr>
              <w:t xml:space="preserve">%</w:t>
            </w:r>
            <w:r w:rsidDel="00000000" w:rsidR="00000000" w:rsidRPr="00000000">
              <w:rPr>
                <w:color w:val="2b303b"/>
                <w:sz w:val="24"/>
                <w:szCs w:val="24"/>
                <w:highlight w:val="white"/>
                <w:rtl w:val="0"/>
              </w:rPr>
              <w:t xml:space="preserve">)</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color w:val="2b303b"/>
                <w:sz w:val="24"/>
                <w:szCs w:val="24"/>
                <w:highlight w:val="white"/>
                <w:rtl w:val="0"/>
              </w:rPr>
              <w:t xml:space="preserve">[📥 Download Available Coupons]       [📊 </w:t>
            </w:r>
            <w:r w:rsidDel="00000000" w:rsidR="00000000" w:rsidRPr="00000000">
              <w:rPr>
                <w:color w:val="8100c2"/>
                <w:sz w:val="24"/>
                <w:szCs w:val="24"/>
                <w:highlight w:val="white"/>
                <w:rtl w:val="0"/>
              </w:rPr>
              <w:t xml:space="preserve">Usage</w:t>
            </w:r>
            <w:r w:rsidDel="00000000" w:rsidR="00000000" w:rsidRPr="00000000">
              <w:rPr>
                <w:rFonts w:ascii="Arial Unicode MS" w:cs="Arial Unicode MS" w:eastAsia="Arial Unicode MS" w:hAnsi="Arial Unicode MS"/>
                <w:color w:val="2b303b"/>
                <w:sz w:val="24"/>
                <w:szCs w:val="24"/>
                <w:highlight w:val="white"/>
                <w:rtl w:val="0"/>
              </w:rPr>
              <w:t xml:space="preserve"> Report]          [❌ Expire </w:t>
            </w:r>
            <w:r w:rsidDel="00000000" w:rsidR="00000000" w:rsidRPr="00000000">
              <w:rPr>
                <w:color w:val="8100c2"/>
                <w:sz w:val="24"/>
                <w:szCs w:val="24"/>
                <w:highlight w:val="white"/>
                <w:rtl w:val="0"/>
              </w:rPr>
              <w:t xml:space="preserve">All</w:t>
            </w:r>
            <w:r w:rsidDel="00000000" w:rsidR="00000000" w:rsidRPr="00000000">
              <w:rPr>
                <w:color w:val="2b303b"/>
                <w:sz w:val="24"/>
                <w:szCs w:val="24"/>
                <w:highlight w:val="white"/>
                <w:rtl w:val="0"/>
              </w:rPr>
              <w:t xml:space="preserv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color w:val="2b303b"/>
                <w:sz w:val="24"/>
                <w:szCs w:val="24"/>
                <w:highlight w:val="white"/>
                <w:rtl w:val="0"/>
              </w:rPr>
              <w:t xml:space="preserve">Individual Coupons: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color w:val="2b303b"/>
                <w:sz w:val="24"/>
                <w:szCs w:val="24"/>
                <w:highlight w:val="white"/>
                <w:rtl w:val="0"/>
              </w:rPr>
              <w:t xml:space="preserve">[Search </w:t>
            </w:r>
            <w:r w:rsidDel="00000000" w:rsidR="00000000" w:rsidRPr="00000000">
              <w:rPr>
                <w:color w:val="8100c2"/>
                <w:sz w:val="24"/>
                <w:szCs w:val="24"/>
                <w:highlight w:val="white"/>
                <w:rtl w:val="0"/>
              </w:rPr>
              <w:t xml:space="preserve">by</w:t>
            </w:r>
            <w:r w:rsidDel="00000000" w:rsidR="00000000" w:rsidRPr="00000000">
              <w:rPr>
                <w:color w:val="2b303b"/>
                <w:sz w:val="24"/>
                <w:szCs w:val="24"/>
                <w:highlight w:val="white"/>
                <w:rtl w:val="0"/>
              </w:rPr>
              <w:t xml:space="preserve"> code] [Filter </w:t>
            </w:r>
            <w:r w:rsidDel="00000000" w:rsidR="00000000" w:rsidRPr="00000000">
              <w:rPr>
                <w:color w:val="8100c2"/>
                <w:sz w:val="24"/>
                <w:szCs w:val="24"/>
                <w:highlight w:val="white"/>
                <w:rtl w:val="0"/>
              </w:rPr>
              <w:t xml:space="preserve">by</w:t>
            </w:r>
            <w:r w:rsidDel="00000000" w:rsidR="00000000" w:rsidRPr="00000000">
              <w:rPr>
                <w:color w:val="2b303b"/>
                <w:sz w:val="24"/>
                <w:szCs w:val="24"/>
                <w:highlight w:val="white"/>
                <w:rtl w:val="0"/>
              </w:rPr>
              <w:t xml:space="preserve"> </w:t>
            </w:r>
            <w:r w:rsidDel="00000000" w:rsidR="00000000" w:rsidRPr="00000000">
              <w:rPr>
                <w:color w:val="8100c2"/>
                <w:sz w:val="24"/>
                <w:szCs w:val="24"/>
                <w:highlight w:val="white"/>
                <w:rtl w:val="0"/>
              </w:rPr>
              <w:t xml:space="preserve">status</w:t>
            </w:r>
            <w:r w:rsidDel="00000000" w:rsidR="00000000" w:rsidRPr="00000000">
              <w:rPr>
                <w:color w:val="2b303b"/>
                <w:sz w:val="24"/>
                <w:szCs w:val="24"/>
                <w:highlight w:val="white"/>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4"/>
                <w:szCs w:val="24"/>
                <w:highlight w:val="white"/>
              </w:rPr>
            </w:pPr>
            <w:r w:rsidDel="00000000" w:rsidR="00000000" w:rsidRPr="00000000">
              <w:rPr>
                <w:rtl w:val="0"/>
              </w:rPr>
            </w:r>
          </w:p>
        </w:tc>
      </w:tr>
      <w:tr>
        <w:trPr>
          <w:cantSplit w:val="0"/>
          <w:trHeight w:val="12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Coupon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Reserved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Used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Action</w:t>
            </w:r>
          </w:p>
        </w:tc>
      </w:tr>
      <w:tr>
        <w:trPr>
          <w:cantSplit w:val="0"/>
          <w:trHeight w:val="12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ABCDEL</w:t>
            </w:r>
            <w:r w:rsidDel="00000000" w:rsidR="00000000" w:rsidRPr="00000000">
              <w:rPr>
                <w:color w:val="14181f"/>
                <w:sz w:val="24"/>
                <w:szCs w:val="24"/>
                <w:highlight w:val="white"/>
                <w:rtl w:val="0"/>
              </w:rPr>
              <w:t xml:space="preserve">-</w:t>
            </w:r>
            <w:r w:rsidDel="00000000" w:rsidR="00000000" w:rsidRPr="00000000">
              <w:rPr>
                <w:color w:val="008080"/>
                <w:sz w:val="24"/>
                <w:szCs w:val="24"/>
                <w:highlight w:val="white"/>
                <w:rtl w:val="0"/>
              </w:rPr>
              <w:t xml:space="preserve">0001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IT-2026-00001</w:t>
              <w:br w:type="textWrapping"/>
            </w:r>
            <w:r w:rsidDel="00000000" w:rsidR="00000000" w:rsidRPr="00000000">
              <w:rPr>
                <w:color w:val="008080"/>
                <w:sz w:val="24"/>
                <w:szCs w:val="24"/>
                <w:highlight w:val="white"/>
                <w:rtl w:val="0"/>
              </w:rPr>
              <w:t xml:space="preserve">15</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Jan </w:t>
            </w:r>
            <w:r w:rsidDel="00000000" w:rsidR="00000000" w:rsidRPr="00000000">
              <w:rPr>
                <w:color w:val="008080"/>
                <w:sz w:val="24"/>
                <w:szCs w:val="24"/>
                <w:highlight w:val="white"/>
                <w:rtl w:val="0"/>
              </w:rPr>
              <w:t xml:space="preserve">10</w:t>
            </w:r>
            <w:r w:rsidDel="00000000" w:rsidR="00000000" w:rsidRPr="00000000">
              <w:rPr>
                <w:sz w:val="24"/>
                <w:szCs w:val="24"/>
                <w:highlight w:val="white"/>
                <w:rtl w:val="0"/>
              </w:rPr>
              <w:t xml:space="preserve">:</w:t>
            </w:r>
            <w:r w:rsidDel="00000000" w:rsidR="00000000" w:rsidRPr="00000000">
              <w:rPr>
                <w:color w:val="008080"/>
                <w:sz w:val="24"/>
                <w:szCs w:val="24"/>
                <w:highlight w:val="white"/>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sz w:val="24"/>
                <w:szCs w:val="24"/>
                <w:highlight w:val="white"/>
              </w:rPr>
            </w:pPr>
            <w:r w:rsidDel="00000000" w:rsidR="00000000" w:rsidRPr="00000000">
              <w:rPr>
                <w:sz w:val="24"/>
                <w:szCs w:val="24"/>
                <w:highlight w:val="white"/>
                <w:rtl w:val="0"/>
              </w:rPr>
              <w:t xml:space="preserve">IT-2026-00001</w:t>
            </w:r>
          </w:p>
          <w:p w:rsidR="00000000" w:rsidDel="00000000" w:rsidP="00000000" w:rsidRDefault="00000000" w:rsidRPr="00000000" w14:paraId="00000532">
            <w:pPr>
              <w:widowControl w:val="0"/>
              <w:spacing w:line="240" w:lineRule="auto"/>
              <w:rPr>
                <w:sz w:val="24"/>
                <w:szCs w:val="24"/>
                <w:highlight w:val="white"/>
              </w:rPr>
            </w:pPr>
            <w:r w:rsidDel="00000000" w:rsidR="00000000" w:rsidRPr="00000000">
              <w:rPr>
                <w:color w:val="008080"/>
                <w:sz w:val="24"/>
                <w:szCs w:val="24"/>
                <w:highlight w:val="white"/>
                <w:rtl w:val="0"/>
              </w:rPr>
              <w:t xml:space="preserve">15</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Jan </w:t>
            </w:r>
            <w:r w:rsidDel="00000000" w:rsidR="00000000" w:rsidRPr="00000000">
              <w:rPr>
                <w:color w:val="008080"/>
                <w:sz w:val="24"/>
                <w:szCs w:val="24"/>
                <w:highlight w:val="white"/>
                <w:rtl w:val="0"/>
              </w:rPr>
              <w:t xml:space="preserve">14</w:t>
            </w:r>
            <w:r w:rsidDel="00000000" w:rsidR="00000000" w:rsidRPr="00000000">
              <w:rPr>
                <w:sz w:val="24"/>
                <w:szCs w:val="24"/>
                <w:highlight w:val="white"/>
                <w:rtl w:val="0"/>
              </w:rPr>
              <w:t xml:space="preserve">:</w:t>
            </w:r>
            <w:r w:rsidDel="00000000" w:rsidR="00000000" w:rsidRPr="00000000">
              <w:rPr>
                <w:color w:val="008080"/>
                <w:sz w:val="24"/>
                <w:szCs w:val="24"/>
                <w:highlight w:val="white"/>
                <w:rtl w:val="0"/>
              </w:rPr>
              <w:t xml:space="preserve">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View </w:t>
            </w:r>
          </w:p>
        </w:tc>
      </w:tr>
      <w:tr>
        <w:trPr>
          <w:cantSplit w:val="0"/>
          <w:trHeight w:val="12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ABCDEL</w:t>
            </w:r>
            <w:r w:rsidDel="00000000" w:rsidR="00000000" w:rsidRPr="00000000">
              <w:rPr>
                <w:color w:val="14181f"/>
                <w:sz w:val="24"/>
                <w:szCs w:val="24"/>
                <w:highlight w:val="white"/>
                <w:rtl w:val="0"/>
              </w:rPr>
              <w:t xml:space="preserve">-</w:t>
            </w:r>
            <w:r w:rsidDel="00000000" w:rsidR="00000000" w:rsidRPr="00000000">
              <w:rPr>
                <w:color w:val="008080"/>
                <w:sz w:val="24"/>
                <w:szCs w:val="24"/>
                <w:highlight w:val="white"/>
                <w:rtl w:val="0"/>
              </w:rPr>
              <w:t xml:space="preserve">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sz w:val="24"/>
                <w:szCs w:val="24"/>
                <w:highlight w:val="white"/>
              </w:rPr>
            </w:pPr>
            <w:r w:rsidDel="00000000" w:rsidR="00000000" w:rsidRPr="00000000">
              <w:rPr>
                <w:sz w:val="24"/>
                <w:szCs w:val="24"/>
                <w:highlight w:val="white"/>
                <w:rtl w:val="0"/>
              </w:rPr>
              <w:t xml:space="preserve">IT-2026-00001</w:t>
              <w:br w:type="textWrapping"/>
            </w:r>
            <w:r w:rsidDel="00000000" w:rsidR="00000000" w:rsidRPr="00000000">
              <w:rPr>
                <w:color w:val="008080"/>
                <w:sz w:val="24"/>
                <w:szCs w:val="24"/>
                <w:highlight w:val="white"/>
                <w:rtl w:val="0"/>
              </w:rPr>
              <w:t xml:space="preserve">20</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Jan </w:t>
            </w:r>
            <w:r w:rsidDel="00000000" w:rsidR="00000000" w:rsidRPr="00000000">
              <w:rPr>
                <w:color w:val="008080"/>
                <w:sz w:val="24"/>
                <w:szCs w:val="24"/>
                <w:highlight w:val="white"/>
                <w:rtl w:val="0"/>
              </w:rPr>
              <w:t xml:space="preserve">12</w:t>
            </w:r>
            <w:r w:rsidDel="00000000" w:rsidR="00000000" w:rsidRPr="00000000">
              <w:rPr>
                <w:sz w:val="24"/>
                <w:szCs w:val="24"/>
                <w:highlight w:val="white"/>
                <w:rtl w:val="0"/>
              </w:rPr>
              <w:t xml:space="preserve">:</w:t>
            </w:r>
            <w:r w:rsidDel="00000000" w:rsidR="00000000" w:rsidRPr="00000000">
              <w:rPr>
                <w:color w:val="008080"/>
                <w:sz w:val="24"/>
                <w:szCs w:val="24"/>
                <w:highlight w:val="white"/>
                <w:rtl w:val="0"/>
              </w:rPr>
              <w:t xml:space="preserve">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Release</w:t>
            </w:r>
          </w:p>
        </w:tc>
      </w:tr>
      <w:tr>
        <w:trPr>
          <w:cantSplit w:val="0"/>
          <w:trHeight w:val="12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ABCDEL</w:t>
            </w:r>
            <w:r w:rsidDel="00000000" w:rsidR="00000000" w:rsidRPr="00000000">
              <w:rPr>
                <w:color w:val="14181f"/>
                <w:sz w:val="24"/>
                <w:szCs w:val="24"/>
                <w:highlight w:val="white"/>
                <w:rtl w:val="0"/>
              </w:rPr>
              <w:t xml:space="preserve">-</w:t>
            </w:r>
            <w:r w:rsidDel="00000000" w:rsidR="00000000" w:rsidRPr="00000000">
              <w:rPr>
                <w:color w:val="008080"/>
                <w:sz w:val="24"/>
                <w:szCs w:val="24"/>
                <w:highlight w:val="white"/>
                <w:rtl w:val="0"/>
              </w:rPr>
              <w:t xml:space="preserve">0003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Revoke</w:t>
            </w:r>
          </w:p>
        </w:tc>
      </w:tr>
    </w:tbl>
    <w:p w:rsidR="00000000" w:rsidDel="00000000" w:rsidP="00000000" w:rsidRDefault="00000000" w:rsidRPr="00000000" w14:paraId="0000053E">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53F">
      <w:pPr>
        <w:spacing w:line="240" w:lineRule="auto"/>
        <w:rPr>
          <w:sz w:val="24"/>
          <w:szCs w:val="24"/>
          <w:highlight w:val="white"/>
        </w:rPr>
      </w:pPr>
      <w:r w:rsidDel="00000000" w:rsidR="00000000" w:rsidRPr="00000000">
        <w:rPr>
          <w:b w:val="1"/>
          <w:bCs w:val="1"/>
          <w:sz w:val="26"/>
          <w:szCs w:val="26"/>
          <w:shd w:fill="b6d7a8" w:val="clear"/>
          <w:rtl w:val="0"/>
        </w:rPr>
        <w:t xml:space="preserve">Download Coupon Batches:</w:t>
      </w:r>
      <w:r w:rsidDel="00000000" w:rsidR="00000000" w:rsidRPr="00000000">
        <w:rPr>
          <w:rtl w:val="0"/>
        </w:rPr>
      </w:r>
    </w:p>
    <w:p w:rsidR="00000000" w:rsidDel="00000000" w:rsidP="00000000" w:rsidRDefault="00000000" w:rsidRPr="00000000" w14:paraId="00000540">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541">
      <w:pPr>
        <w:spacing w:line="240" w:lineRule="auto"/>
        <w:rPr>
          <w:rFonts w:ascii="Roboto Mono" w:cs="Roboto Mono" w:eastAsia="Roboto Mono" w:hAnsi="Roboto Mono"/>
          <w:color w:val="188038"/>
          <w:sz w:val="24"/>
          <w:szCs w:val="24"/>
          <w:highlight w:val="white"/>
        </w:rPr>
      </w:pPr>
      <w:r w:rsidDel="00000000" w:rsidR="00000000" w:rsidRPr="00000000">
        <w:rPr>
          <w:b w:val="1"/>
          <w:bCs w:val="1"/>
          <w:sz w:val="24"/>
          <w:szCs w:val="24"/>
          <w:highlight w:val="white"/>
          <w:rtl w:val="0"/>
        </w:rPr>
        <w:t xml:space="preserve">Button:</w:t>
      </w:r>
      <w:r w:rsidDel="00000000" w:rsidR="00000000" w:rsidRPr="00000000">
        <w:rPr>
          <w:sz w:val="24"/>
          <w:szCs w:val="24"/>
          <w:highlight w:val="white"/>
          <w:rtl w:val="0"/>
        </w:rPr>
        <w:t xml:space="preserve"> </w:t>
      </w:r>
      <w:r w:rsidDel="00000000" w:rsidR="00000000" w:rsidRPr="00000000">
        <w:rPr>
          <w:rFonts w:ascii="Roboto Mono" w:cs="Roboto Mono" w:eastAsia="Roboto Mono" w:hAnsi="Roboto Mono"/>
          <w:color w:val="188038"/>
          <w:sz w:val="24"/>
          <w:szCs w:val="24"/>
          <w:highlight w:val="white"/>
          <w:rtl w:val="0"/>
        </w:rPr>
        <w:t xml:space="preserve">📥 Download Available Coupons</w:t>
      </w:r>
    </w:p>
    <w:p w:rsidR="00000000" w:rsidDel="00000000" w:rsidP="00000000" w:rsidRDefault="00000000" w:rsidRPr="00000000" w14:paraId="00000542">
      <w:pPr>
        <w:spacing w:line="240" w:lineRule="auto"/>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543">
      <w:pPr>
        <w:spacing w:line="240" w:lineRule="auto"/>
        <w:rPr>
          <w:rFonts w:ascii="Roboto Mono" w:cs="Roboto Mono" w:eastAsia="Roboto Mono" w:hAnsi="Roboto Mono"/>
          <w:color w:val="188038"/>
          <w:sz w:val="24"/>
          <w:szCs w:val="24"/>
          <w:highlight w:val="white"/>
        </w:rPr>
      </w:pPr>
      <w:r w:rsidDel="00000000" w:rsidR="00000000" w:rsidRPr="00000000">
        <w:rPr>
          <w:rtl w:val="0"/>
        </w:rPr>
      </w:r>
    </w:p>
    <w:tbl>
      <w:tblPr>
        <w:tblStyle w:val="Table14"/>
        <w:tblW w:w="7515.0" w:type="dxa"/>
        <w:jc w:val="left"/>
        <w:tblLayout w:type="fixed"/>
        <w:tblLook w:val="0600"/>
      </w:tblPr>
      <w:tblGrid>
        <w:gridCol w:w="2535"/>
        <w:gridCol w:w="1170"/>
        <w:gridCol w:w="1650"/>
        <w:gridCol w:w="2160"/>
        <w:tblGridChange w:id="0">
          <w:tblGrid>
            <w:gridCol w:w="2535"/>
            <w:gridCol w:w="1170"/>
            <w:gridCol w:w="1650"/>
            <w:gridCol w:w="2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spacing w:line="240" w:lineRule="auto"/>
              <w:jc w:val="center"/>
              <w:rPr>
                <w:highlight w:val="white"/>
              </w:rPr>
            </w:pPr>
            <w:r w:rsidDel="00000000" w:rsidR="00000000" w:rsidRPr="00000000">
              <w:rPr>
                <w:b w:val="1"/>
                <w:bCs w:val="1"/>
                <w:highlight w:val="white"/>
                <w:rtl w:val="0"/>
              </w:rPr>
              <w:t xml:space="preserve">Coupon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spacing w:line="240" w:lineRule="auto"/>
              <w:jc w:val="center"/>
              <w:rPr>
                <w:highlight w:val="white"/>
              </w:rPr>
            </w:pPr>
            <w:r w:rsidDel="00000000" w:rsidR="00000000" w:rsidRPr="00000000">
              <w:rPr>
                <w:b w:val="1"/>
                <w:bCs w:val="1"/>
                <w:highlight w:val="white"/>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spacing w:line="240" w:lineRule="auto"/>
              <w:jc w:val="center"/>
              <w:rPr>
                <w:highlight w:val="white"/>
              </w:rPr>
            </w:pPr>
            <w:r w:rsidDel="00000000" w:rsidR="00000000" w:rsidRPr="00000000">
              <w:rPr>
                <w:b w:val="1"/>
                <w:bCs w:val="1"/>
                <w:highlight w:val="white"/>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spacing w:line="240" w:lineRule="auto"/>
              <w:jc w:val="center"/>
              <w:rPr>
                <w:highlight w:val="white"/>
              </w:rPr>
            </w:pPr>
            <w:r w:rsidDel="00000000" w:rsidR="00000000" w:rsidRPr="00000000">
              <w:rPr>
                <w:b w:val="1"/>
                <w:bCs w:val="1"/>
                <w:highlight w:val="white"/>
                <w:rtl w:val="0"/>
              </w:rPr>
              <w:t xml:space="preserve">Expiry Date</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spacing w:line="240" w:lineRule="auto"/>
              <w:rPr>
                <w:highlight w:val="white"/>
              </w:rPr>
            </w:pPr>
            <w:r w:rsidDel="00000000" w:rsidR="00000000" w:rsidRPr="00000000">
              <w:rPr>
                <w:highlight w:val="white"/>
                <w:rtl w:val="0"/>
              </w:rPr>
              <w:t xml:space="preserve">ABCDEL-0001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spacing w:line="240" w:lineRule="auto"/>
              <w:rPr>
                <w:highlight w:val="white"/>
              </w:rPr>
            </w:pPr>
            <w:r w:rsidDel="00000000" w:rsidR="00000000" w:rsidRPr="00000000">
              <w:rPr>
                <w:highlight w:val="white"/>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spacing w:line="240" w:lineRule="auto"/>
              <w:rPr>
                <w:highlight w:val="white"/>
              </w:rPr>
            </w:pPr>
            <w:r w:rsidDel="00000000" w:rsidR="00000000" w:rsidRPr="00000000">
              <w:rPr>
                <w:highlight w:val="white"/>
                <w:rtl w:val="0"/>
              </w:rPr>
              <w:t xml:space="preserve">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spacing w:line="240" w:lineRule="auto"/>
              <w:rPr>
                <w:highlight w:val="white"/>
              </w:rPr>
            </w:pPr>
            <w:r w:rsidDel="00000000" w:rsidR="00000000" w:rsidRPr="00000000">
              <w:rPr>
                <w:highlight w:val="white"/>
                <w:rtl w:val="0"/>
              </w:rPr>
              <w:t xml:space="preserve">31-Dec-2026</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C">
            <w:pPr>
              <w:spacing w:line="240" w:lineRule="auto"/>
              <w:rPr>
                <w:highlight w:val="white"/>
              </w:rPr>
            </w:pPr>
            <w:r w:rsidDel="00000000" w:rsidR="00000000" w:rsidRPr="00000000">
              <w:rPr>
                <w:highlight w:val="white"/>
                <w:rtl w:val="0"/>
              </w:rPr>
              <w:t xml:space="preserve">ABCDEL-0002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spacing w:line="240" w:lineRule="auto"/>
              <w:rPr>
                <w:highlight w:val="white"/>
              </w:rPr>
            </w:pPr>
            <w:r w:rsidDel="00000000" w:rsidR="00000000" w:rsidRPr="00000000">
              <w:rPr>
                <w:highlight w:val="white"/>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spacing w:line="240" w:lineRule="auto"/>
              <w:rPr>
                <w:highlight w:val="white"/>
              </w:rPr>
            </w:pPr>
            <w:r w:rsidDel="00000000" w:rsidR="00000000" w:rsidRPr="00000000">
              <w:rPr>
                <w:highlight w:val="white"/>
                <w:rtl w:val="0"/>
              </w:rPr>
              <w:t xml:space="preserve">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spacing w:line="240" w:lineRule="auto"/>
              <w:rPr>
                <w:highlight w:val="white"/>
              </w:rPr>
            </w:pPr>
            <w:r w:rsidDel="00000000" w:rsidR="00000000" w:rsidRPr="00000000">
              <w:rPr>
                <w:highlight w:val="white"/>
                <w:rtl w:val="0"/>
              </w:rPr>
              <w:t xml:space="preserve">31-Dec-2026</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spacing w:line="240" w:lineRule="auto"/>
              <w:rPr>
                <w:highlight w:val="white"/>
              </w:rPr>
            </w:pPr>
            <w:r w:rsidDel="00000000" w:rsidR="00000000" w:rsidRPr="00000000">
              <w:rPr>
                <w:highlight w:val="white"/>
                <w:rtl w:val="0"/>
              </w:rPr>
              <w:t xml:space="preserve">ABCDEL-0003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spacing w:line="240" w:lineRule="auto"/>
              <w:rPr>
                <w:highlight w:val="white"/>
              </w:rPr>
            </w:pPr>
            <w:r w:rsidDel="00000000" w:rsidR="00000000" w:rsidRPr="00000000">
              <w:rPr>
                <w:highlight w:val="white"/>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spacing w:line="240" w:lineRule="auto"/>
              <w:rPr>
                <w:highlight w:val="white"/>
              </w:rPr>
            </w:pPr>
            <w:r w:rsidDel="00000000" w:rsidR="00000000" w:rsidRPr="00000000">
              <w:rPr>
                <w:highlight w:val="white"/>
                <w:rtl w:val="0"/>
              </w:rPr>
              <w:t xml:space="preserve">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spacing w:line="240" w:lineRule="auto"/>
              <w:rPr>
                <w:highlight w:val="white"/>
              </w:rPr>
            </w:pPr>
            <w:r w:rsidDel="00000000" w:rsidR="00000000" w:rsidRPr="00000000">
              <w:rPr>
                <w:highlight w:val="white"/>
                <w:rtl w:val="0"/>
              </w:rPr>
              <w:t xml:space="preserve">31-Dec-2026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spacing w:line="24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spacing w:line="240" w:lineRule="auto"/>
              <w:rPr>
                <w:highlight w:val="white"/>
              </w:rPr>
            </w:pPr>
            <w:r w:rsidDel="00000000" w:rsidR="00000000" w:rsidRPr="00000000">
              <w:rPr>
                <w:highlight w:val="white"/>
                <w:rtl w:val="0"/>
              </w:rPr>
              <w:t xml:space="preserv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spacing w:line="240" w:lineRule="auto"/>
              <w:rPr>
                <w:highlight w:val="white"/>
              </w:rPr>
            </w:pPr>
            <w:r w:rsidDel="00000000" w:rsidR="00000000" w:rsidRPr="00000000">
              <w:rPr>
                <w:highlight w:val="white"/>
                <w:rtl w:val="0"/>
              </w:rPr>
              <w:t xml:space="preserve">ABCDEL-0500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spacing w:line="240" w:lineRule="auto"/>
              <w:rPr>
                <w:highlight w:val="white"/>
              </w:rPr>
            </w:pPr>
            <w:r w:rsidDel="00000000" w:rsidR="00000000" w:rsidRPr="00000000">
              <w:rPr>
                <w:highlight w:val="white"/>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spacing w:line="240" w:lineRule="auto"/>
              <w:rPr>
                <w:highlight w:val="white"/>
              </w:rPr>
            </w:pPr>
            <w:r w:rsidDel="00000000" w:rsidR="00000000" w:rsidRPr="00000000">
              <w:rPr>
                <w:highlight w:val="white"/>
                <w:rtl w:val="0"/>
              </w:rPr>
              <w:t xml:space="preserve">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spacing w:line="240" w:lineRule="auto"/>
              <w:rPr>
                <w:highlight w:val="white"/>
              </w:rPr>
            </w:pPr>
            <w:r w:rsidDel="00000000" w:rsidR="00000000" w:rsidRPr="00000000">
              <w:rPr>
                <w:highlight w:val="white"/>
                <w:rtl w:val="0"/>
              </w:rPr>
              <w:t xml:space="preserve">31-Dec-2026</w:t>
            </w:r>
          </w:p>
        </w:tc>
      </w:tr>
    </w:tbl>
    <w:p w:rsidR="00000000" w:rsidDel="00000000" w:rsidP="00000000" w:rsidRDefault="00000000" w:rsidRPr="00000000" w14:paraId="0000055C">
      <w:pPr>
        <w:spacing w:line="240" w:lineRule="auto"/>
        <w:rPr>
          <w:rFonts w:ascii="Roboto Mono" w:cs="Roboto Mono" w:eastAsia="Roboto Mono" w:hAnsi="Roboto Mono"/>
          <w:color w:val="188038"/>
          <w:sz w:val="24"/>
          <w:szCs w:val="24"/>
          <w:highlight w:val="white"/>
        </w:rPr>
      </w:pPr>
      <w:r w:rsidDel="00000000" w:rsidR="00000000" w:rsidRPr="00000000">
        <w:rPr>
          <w:rtl w:val="0"/>
        </w:rPr>
      </w:r>
    </w:p>
    <w:p w:rsidR="00000000" w:rsidDel="00000000" w:rsidP="00000000" w:rsidRDefault="00000000" w:rsidRPr="00000000" w14:paraId="0000055D">
      <w:pPr>
        <w:spacing w:line="240" w:lineRule="auto"/>
        <w:rPr>
          <w:b w:val="1"/>
          <w:bCs w:val="1"/>
          <w:sz w:val="26"/>
          <w:szCs w:val="26"/>
          <w:shd w:fill="b6d7a8" w:val="clear"/>
        </w:rPr>
      </w:pPr>
      <w:r w:rsidDel="00000000" w:rsidR="00000000" w:rsidRPr="00000000">
        <w:rPr>
          <w:b w:val="1"/>
          <w:bCs w:val="1"/>
          <w:sz w:val="26"/>
          <w:szCs w:val="26"/>
          <w:shd w:fill="b6d7a8" w:val="clear"/>
          <w:rtl w:val="0"/>
        </w:rPr>
        <w:t xml:space="preserve">Admin Actions on Individual Coupons</w:t>
      </w:r>
    </w:p>
    <w:p w:rsidR="00000000" w:rsidDel="00000000" w:rsidP="00000000" w:rsidRDefault="00000000" w:rsidRPr="00000000" w14:paraId="0000055E">
      <w:pPr>
        <w:spacing w:line="240" w:lineRule="auto"/>
        <w:rPr>
          <w:b w:val="1"/>
          <w:bCs w:val="1"/>
          <w:sz w:val="26"/>
          <w:szCs w:val="26"/>
          <w:shd w:fill="b6d7a8" w:val="clear"/>
        </w:rPr>
      </w:pPr>
      <w:r w:rsidDel="00000000" w:rsidR="00000000" w:rsidRPr="00000000">
        <w:rPr>
          <w:rtl w:val="0"/>
        </w:rPr>
      </w:r>
    </w:p>
    <w:p w:rsidR="00000000" w:rsidDel="00000000" w:rsidP="00000000" w:rsidRDefault="00000000" w:rsidRPr="00000000" w14:paraId="0000055F">
      <w:pPr>
        <w:pStyle w:val="Heading5"/>
        <w:keepNext w:val="0"/>
        <w:keepLines w:val="0"/>
        <w:spacing w:after="40" w:before="220" w:line="240" w:lineRule="auto"/>
        <w:rPr>
          <w:b w:val="1"/>
          <w:bCs w:val="1"/>
          <w:color w:val="000000"/>
          <w:highlight w:val="white"/>
        </w:rPr>
      </w:pPr>
      <w:bookmarkStart w:colFirst="0" w:colLast="0" w:name="_t4bucwtugnw6" w:id="31"/>
      <w:bookmarkEnd w:id="31"/>
      <w:r w:rsidDel="00000000" w:rsidR="00000000" w:rsidRPr="00000000">
        <w:rPr>
          <w:b w:val="1"/>
          <w:bCs w:val="1"/>
          <w:color w:val="000000"/>
          <w:highlight w:val="white"/>
          <w:rtl w:val="0"/>
        </w:rPr>
        <w:t xml:space="preserve">Release, Reserved Coupon</w:t>
      </w:r>
    </w:p>
    <w:p w:rsidR="00000000" w:rsidDel="00000000" w:rsidP="00000000" w:rsidRDefault="00000000" w:rsidRPr="00000000" w14:paraId="00000560">
      <w:pPr>
        <w:spacing w:after="240" w:before="240" w:line="240" w:lineRule="auto"/>
        <w:rPr>
          <w:highlight w:val="white"/>
        </w:rPr>
      </w:pPr>
      <w:r w:rsidDel="00000000" w:rsidR="00000000" w:rsidRPr="00000000">
        <w:rPr>
          <w:highlight w:val="white"/>
          <w:rtl w:val="0"/>
        </w:rPr>
        <w:t xml:space="preserve">Scenario: Dealer reserved coupon but verification not completed, need to free it up.</w:t>
      </w:r>
    </w:p>
    <w:p w:rsidR="00000000" w:rsidDel="00000000" w:rsidP="00000000" w:rsidRDefault="00000000" w:rsidRPr="00000000" w14:paraId="00000561">
      <w:pPr>
        <w:spacing w:after="240" w:before="240" w:line="240" w:lineRule="auto"/>
        <w:rPr>
          <w:highlight w:val="white"/>
        </w:rPr>
      </w:pPr>
      <w:r w:rsidDel="00000000" w:rsidR="00000000" w:rsidRPr="00000000">
        <w:rPr>
          <w:highlight w:val="white"/>
          <w:rtl w:val="0"/>
        </w:rPr>
        <w:t xml:space="preserve">Button: </w:t>
      </w:r>
      <w:r w:rsidDel="00000000" w:rsidR="00000000" w:rsidRPr="00000000">
        <w:rPr>
          <w:color w:val="188038"/>
          <w:highlight w:val="white"/>
          <w:rtl w:val="0"/>
        </w:rPr>
        <w:t xml:space="preserve">Release</w:t>
      </w:r>
      <w:r w:rsidDel="00000000" w:rsidR="00000000" w:rsidRPr="00000000">
        <w:rPr>
          <w:highlight w:val="white"/>
          <w:rtl w:val="0"/>
        </w:rPr>
        <w:t xml:space="preserve"> (only visible for </w:t>
      </w:r>
      <w:r w:rsidDel="00000000" w:rsidR="00000000" w:rsidRPr="00000000">
        <w:rPr>
          <w:color w:val="188038"/>
          <w:highlight w:val="white"/>
          <w:rtl w:val="0"/>
        </w:rPr>
        <w:t xml:space="preserve">reserved</w:t>
      </w:r>
      <w:r w:rsidDel="00000000" w:rsidR="00000000" w:rsidRPr="00000000">
        <w:rPr>
          <w:highlight w:val="white"/>
          <w:rtl w:val="0"/>
        </w:rPr>
        <w:t xml:space="preserve"> status)</w:t>
      </w:r>
    </w:p>
    <w:p w:rsidR="00000000" w:rsidDel="00000000" w:rsidP="00000000" w:rsidRDefault="00000000" w:rsidRPr="00000000" w14:paraId="00000562">
      <w:pPr>
        <w:spacing w:after="240" w:before="240" w:line="240" w:lineRule="auto"/>
        <w:rPr>
          <w:highlight w:val="white"/>
        </w:rPr>
      </w:pPr>
      <w:r w:rsidDel="00000000" w:rsidR="00000000" w:rsidRPr="00000000">
        <w:rPr>
          <w:highlight w:val="white"/>
          <w:rtl w:val="0"/>
        </w:rPr>
        <w:t xml:space="preserve">Backend:</w:t>
      </w:r>
    </w:p>
    <w:p w:rsidR="00000000" w:rsidDel="00000000" w:rsidP="00000000" w:rsidRDefault="00000000" w:rsidRPr="00000000" w14:paraId="00000563">
      <w:pPr>
        <w:spacing w:line="240" w:lineRule="auto"/>
        <w:rPr>
          <w:b w:val="1"/>
          <w:bCs w:val="1"/>
          <w:color w:val="008080"/>
          <w:sz w:val="24"/>
          <w:szCs w:val="24"/>
          <w:highlight w:val="white"/>
        </w:rPr>
      </w:pPr>
      <w:r w:rsidDel="00000000" w:rsidR="00000000" w:rsidRPr="00000000">
        <w:rPr>
          <w:b w:val="1"/>
          <w:bCs w:val="1"/>
          <w:color w:val="b80a18"/>
          <w:sz w:val="24"/>
          <w:szCs w:val="24"/>
          <w:highlight w:val="white"/>
          <w:rtl w:val="0"/>
        </w:rPr>
        <w:t xml:space="preserve">Processing</w:t>
      </w:r>
      <w:r w:rsidDel="00000000" w:rsidR="00000000" w:rsidRPr="00000000">
        <w:rPr>
          <w:b w:val="1"/>
          <w:bCs w:val="1"/>
          <w:color w:val="14181f"/>
          <w:sz w:val="24"/>
          <w:szCs w:val="24"/>
          <w:highlight w:val="white"/>
          <w:rtl w:val="0"/>
        </w:rPr>
        <w:t xml:space="preserve">:</w:t>
      </w:r>
      <w:r w:rsidDel="00000000" w:rsidR="00000000" w:rsidRPr="00000000">
        <w:rPr>
          <w:b w:val="1"/>
          <w:bCs w:val="1"/>
          <w:sz w:val="24"/>
          <w:szCs w:val="24"/>
          <w:highlight w:val="white"/>
          <w:rtl w:val="0"/>
        </w:rPr>
        <w:t xml:space="preserve"> </w:t>
      </w:r>
      <w:r w:rsidDel="00000000" w:rsidR="00000000" w:rsidRPr="00000000">
        <w:rPr>
          <w:rtl w:val="0"/>
        </w:rPr>
      </w:r>
    </w:p>
    <w:p w:rsidR="00000000" w:rsidDel="00000000" w:rsidP="00000000" w:rsidRDefault="00000000" w:rsidRPr="00000000" w14:paraId="00000564">
      <w:pPr>
        <w:spacing w:line="240" w:lineRule="auto"/>
        <w:rPr>
          <w:b w:val="1"/>
          <w:bCs w:val="1"/>
          <w:color w:val="008080"/>
          <w:sz w:val="24"/>
          <w:szCs w:val="24"/>
          <w:highlight w:val="white"/>
        </w:rPr>
      </w:pPr>
      <w:r w:rsidDel="00000000" w:rsidR="00000000" w:rsidRPr="00000000">
        <w:rPr>
          <w:rtl w:val="0"/>
        </w:rPr>
      </w:r>
    </w:p>
    <w:p w:rsidR="00000000" w:rsidDel="00000000" w:rsidP="00000000" w:rsidRDefault="00000000" w:rsidRPr="00000000" w14:paraId="00000565">
      <w:pPr>
        <w:numPr>
          <w:ilvl w:val="0"/>
          <w:numId w:val="30"/>
        </w:numPr>
        <w:spacing w:line="240" w:lineRule="auto"/>
        <w:ind w:left="720" w:hanging="360"/>
        <w:rPr>
          <w:sz w:val="24"/>
          <w:szCs w:val="24"/>
          <w:highlight w:val="white"/>
        </w:rPr>
      </w:pPr>
      <w:r w:rsidDel="00000000" w:rsidR="00000000" w:rsidRPr="00000000">
        <w:rPr>
          <w:color w:val="b80a18"/>
          <w:sz w:val="24"/>
          <w:szCs w:val="24"/>
          <w:highlight w:val="white"/>
          <w:rtl w:val="0"/>
        </w:rPr>
        <w:t xml:space="preserve">Validate</w:t>
      </w:r>
      <w:r w:rsidDel="00000000" w:rsidR="00000000" w:rsidRPr="00000000">
        <w:rPr>
          <w:color w:val="14181f"/>
          <w:sz w:val="24"/>
          <w:szCs w:val="24"/>
          <w:highlight w:val="white"/>
          <w:rtl w:val="0"/>
        </w:rPr>
        <w:t xml:space="preserve">:</w:t>
      </w:r>
      <w:r w:rsidDel="00000000" w:rsidR="00000000" w:rsidRPr="00000000">
        <w:rPr>
          <w:rtl w:val="0"/>
        </w:rPr>
      </w:r>
    </w:p>
    <w:p w:rsidR="00000000" w:rsidDel="00000000" w:rsidP="00000000" w:rsidRDefault="00000000" w:rsidRPr="00000000" w14:paraId="00000566">
      <w:pPr>
        <w:numPr>
          <w:ilvl w:val="1"/>
          <w:numId w:val="30"/>
        </w:numPr>
        <w:spacing w:line="240" w:lineRule="auto"/>
        <w:ind w:left="1440" w:hanging="360"/>
        <w:rPr>
          <w:sz w:val="24"/>
          <w:szCs w:val="24"/>
          <w:highlight w:val="white"/>
        </w:rPr>
      </w:pPr>
      <w:r w:rsidDel="00000000" w:rsidR="00000000" w:rsidRPr="00000000">
        <w:rPr>
          <w:color w:val="b34a00"/>
          <w:sz w:val="24"/>
          <w:szCs w:val="24"/>
          <w:highlight w:val="white"/>
          <w:rtl w:val="0"/>
        </w:rPr>
        <w:t xml:space="preserve">Coupon</w:t>
      </w:r>
      <w:r w:rsidDel="00000000" w:rsidR="00000000" w:rsidRPr="00000000">
        <w:rPr>
          <w:sz w:val="24"/>
          <w:szCs w:val="24"/>
          <w:highlight w:val="white"/>
          <w:rtl w:val="0"/>
        </w:rPr>
        <w:t xml:space="preserve"> status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00"/>
          <w:sz w:val="24"/>
          <w:szCs w:val="24"/>
          <w:highlight w:val="white"/>
          <w:rtl w:val="0"/>
        </w:rPr>
        <w:t xml:space="preserve">'reserved'</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567">
      <w:pPr>
        <w:numPr>
          <w:ilvl w:val="1"/>
          <w:numId w:val="30"/>
        </w:numPr>
        <w:spacing w:line="240" w:lineRule="auto"/>
        <w:ind w:left="1440" w:hanging="360"/>
        <w:rPr>
          <w:sz w:val="24"/>
          <w:szCs w:val="24"/>
          <w:highlight w:val="white"/>
        </w:rPr>
      </w:pPr>
      <w:r w:rsidDel="00000000" w:rsidR="00000000" w:rsidRPr="00000000">
        <w:rPr>
          <w:color w:val="b34a00"/>
          <w:sz w:val="24"/>
          <w:szCs w:val="24"/>
          <w:highlight w:val="white"/>
          <w:rtl w:val="0"/>
        </w:rPr>
        <w:t xml:space="preserve">Not</w:t>
      </w:r>
      <w:r w:rsidDel="00000000" w:rsidR="00000000" w:rsidRPr="00000000">
        <w:rPr>
          <w:sz w:val="24"/>
          <w:szCs w:val="24"/>
          <w:highlight w:val="white"/>
          <w:rtl w:val="0"/>
        </w:rPr>
        <w:t xml:space="preserve"> yet used</w:t>
      </w:r>
    </w:p>
    <w:p w:rsidR="00000000" w:rsidDel="00000000" w:rsidP="00000000" w:rsidRDefault="00000000" w:rsidRPr="00000000" w14:paraId="00000568">
      <w:pPr>
        <w:numPr>
          <w:ilvl w:val="0"/>
          <w:numId w:val="30"/>
        </w:numPr>
        <w:spacing w:line="240" w:lineRule="auto"/>
        <w:ind w:left="720" w:hanging="360"/>
        <w:rPr>
          <w:sz w:val="24"/>
          <w:szCs w:val="24"/>
          <w:highlight w:val="white"/>
        </w:rPr>
      </w:pPr>
      <w:r w:rsidDel="00000000" w:rsidR="00000000" w:rsidRPr="00000000">
        <w:rPr>
          <w:color w:val="b80a18"/>
          <w:sz w:val="24"/>
          <w:szCs w:val="24"/>
          <w:highlight w:val="white"/>
          <w:rtl w:val="0"/>
        </w:rPr>
        <w:t xml:space="preserve">Update</w:t>
      </w:r>
      <w:r w:rsidDel="00000000" w:rsidR="00000000" w:rsidRPr="00000000">
        <w:rPr>
          <w:color w:val="14181f"/>
          <w:sz w:val="24"/>
          <w:szCs w:val="24"/>
          <w:highlight w:val="white"/>
          <w:rtl w:val="0"/>
        </w:rPr>
        <w:t xml:space="preserve">:</w:t>
      </w:r>
      <w:r w:rsidDel="00000000" w:rsidR="00000000" w:rsidRPr="00000000">
        <w:rPr>
          <w:rtl w:val="0"/>
        </w:rPr>
      </w:r>
    </w:p>
    <w:p w:rsidR="00000000" w:rsidDel="00000000" w:rsidP="00000000" w:rsidRDefault="00000000" w:rsidRPr="00000000" w14:paraId="00000569">
      <w:pPr>
        <w:numPr>
          <w:ilvl w:val="1"/>
          <w:numId w:val="30"/>
        </w:numPr>
        <w:spacing w:line="240" w:lineRule="auto"/>
        <w:ind w:left="1440" w:hanging="360"/>
        <w:rPr>
          <w:sz w:val="24"/>
          <w:szCs w:val="24"/>
          <w:highlight w:val="white"/>
        </w:rPr>
      </w:pPr>
      <w:r w:rsidDel="00000000" w:rsidR="00000000" w:rsidRPr="00000000">
        <w:rPr>
          <w:sz w:val="24"/>
          <w:szCs w:val="24"/>
          <w:highlight w:val="white"/>
          <w:rtl w:val="0"/>
        </w:rPr>
        <w:t xml:space="preserve">status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00"/>
          <w:sz w:val="24"/>
          <w:szCs w:val="24"/>
          <w:highlight w:val="white"/>
          <w:rtl w:val="0"/>
        </w:rPr>
        <w:t xml:space="preserve">'released'</w:t>
      </w:r>
      <w:r w:rsidDel="00000000" w:rsidR="00000000" w:rsidRPr="00000000">
        <w:rPr>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temporary state</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56A">
      <w:pPr>
        <w:numPr>
          <w:ilvl w:val="1"/>
          <w:numId w:val="30"/>
        </w:numPr>
        <w:spacing w:line="240" w:lineRule="auto"/>
        <w:ind w:left="1440" w:hanging="360"/>
        <w:rPr>
          <w:sz w:val="24"/>
          <w:szCs w:val="24"/>
          <w:highlight w:val="white"/>
        </w:rPr>
      </w:pPr>
      <w:r w:rsidDel="00000000" w:rsidR="00000000" w:rsidRPr="00000000">
        <w:rPr>
          <w:color w:val="b34a00"/>
          <w:sz w:val="24"/>
          <w:szCs w:val="24"/>
          <w:highlight w:val="white"/>
          <w:rtl w:val="0"/>
        </w:rPr>
        <w:t xml:space="preserve">Then </w:t>
      </w:r>
      <w:r w:rsidDel="00000000" w:rsidR="00000000" w:rsidRPr="00000000">
        <w:rPr>
          <w:sz w:val="24"/>
          <w:szCs w:val="24"/>
          <w:highlight w:val="white"/>
          <w:rtl w:val="0"/>
        </w:rPr>
        <w:t xml:space="preserve">auto</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transition to </w:t>
      </w:r>
      <w:r w:rsidDel="00000000" w:rsidR="00000000" w:rsidRPr="00000000">
        <w:rPr>
          <w:color w:val="008000"/>
          <w:sz w:val="24"/>
          <w:szCs w:val="24"/>
          <w:highlight w:val="white"/>
          <w:rtl w:val="0"/>
        </w:rPr>
        <w:t xml:space="preserve">'available'</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56B">
      <w:pPr>
        <w:numPr>
          <w:ilvl w:val="1"/>
          <w:numId w:val="30"/>
        </w:numPr>
        <w:spacing w:line="240" w:lineRule="auto"/>
        <w:ind w:left="1440" w:hanging="360"/>
        <w:rPr>
          <w:sz w:val="24"/>
          <w:szCs w:val="24"/>
          <w:highlight w:val="white"/>
        </w:rPr>
      </w:pPr>
      <w:r w:rsidDel="00000000" w:rsidR="00000000" w:rsidRPr="00000000">
        <w:rPr>
          <w:color w:val="b34a00"/>
          <w:sz w:val="24"/>
          <w:szCs w:val="24"/>
          <w:highlight w:val="white"/>
          <w:rtl w:val="0"/>
        </w:rPr>
        <w:t xml:space="preserve">Clear</w:t>
      </w:r>
      <w:r w:rsidDel="00000000" w:rsidR="00000000" w:rsidRPr="00000000">
        <w:rPr>
          <w:sz w:val="24"/>
          <w:szCs w:val="24"/>
          <w:highlight w:val="white"/>
          <w:rtl w:val="0"/>
        </w:rPr>
        <w:t xml:space="preserve"> reserved_at</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reserved_by</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reserved_for_lead_id</w:t>
      </w:r>
    </w:p>
    <w:p w:rsidR="00000000" w:rsidDel="00000000" w:rsidP="00000000" w:rsidRDefault="00000000" w:rsidRPr="00000000" w14:paraId="0000056C">
      <w:pPr>
        <w:numPr>
          <w:ilvl w:val="0"/>
          <w:numId w:val="30"/>
        </w:numPr>
        <w:spacing w:line="240" w:lineRule="auto"/>
        <w:ind w:left="720" w:hanging="360"/>
        <w:rPr>
          <w:sz w:val="24"/>
          <w:szCs w:val="24"/>
          <w:highlight w:val="white"/>
        </w:rPr>
      </w:pPr>
      <w:r w:rsidDel="00000000" w:rsidR="00000000" w:rsidRPr="00000000">
        <w:rPr>
          <w:sz w:val="24"/>
          <w:szCs w:val="24"/>
          <w:highlight w:val="white"/>
          <w:rtl w:val="0"/>
        </w:rPr>
        <w:t xml:space="preserve"> </w:t>
      </w:r>
      <w:r w:rsidDel="00000000" w:rsidR="00000000" w:rsidRPr="00000000">
        <w:rPr>
          <w:color w:val="b34a00"/>
          <w:sz w:val="24"/>
          <w:szCs w:val="24"/>
          <w:highlight w:val="white"/>
          <w:rtl w:val="0"/>
        </w:rPr>
        <w:t xml:space="preserve">Audit</w:t>
      </w:r>
      <w:r w:rsidDel="00000000" w:rsidR="00000000" w:rsidRPr="00000000">
        <w:rPr>
          <w:sz w:val="24"/>
          <w:szCs w:val="24"/>
          <w:highlight w:val="white"/>
          <w:rtl w:val="0"/>
        </w:rPr>
        <w:t xml:space="preserve"> log</w:t>
      </w:r>
      <w:r w:rsidDel="00000000" w:rsidR="00000000" w:rsidRPr="00000000">
        <w:rPr>
          <w:color w:val="14181f"/>
          <w:sz w:val="24"/>
          <w:szCs w:val="24"/>
          <w:highlight w:val="white"/>
          <w:rtl w:val="0"/>
        </w:rPr>
        <w:t xml:space="preserve">:</w:t>
      </w:r>
      <w:r w:rsidDel="00000000" w:rsidR="00000000" w:rsidRPr="00000000">
        <w:rPr>
          <w:rtl w:val="0"/>
        </w:rPr>
      </w:r>
    </w:p>
    <w:p w:rsidR="00000000" w:rsidDel="00000000" w:rsidP="00000000" w:rsidRDefault="00000000" w:rsidRPr="00000000" w14:paraId="0000056D">
      <w:pPr>
        <w:numPr>
          <w:ilvl w:val="1"/>
          <w:numId w:val="30"/>
        </w:numPr>
        <w:spacing w:line="240" w:lineRule="auto"/>
        <w:ind w:left="1440" w:hanging="360"/>
        <w:rPr>
          <w:sz w:val="24"/>
          <w:szCs w:val="24"/>
          <w:highlight w:val="white"/>
        </w:rPr>
      </w:pPr>
      <w:r w:rsidDel="00000000" w:rsidR="00000000" w:rsidRPr="00000000">
        <w:rPr>
          <w:sz w:val="24"/>
          <w:szCs w:val="24"/>
          <w:highlight w:val="white"/>
          <w:rtl w:val="0"/>
        </w:rPr>
        <w:t xml:space="preserve">action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00"/>
          <w:sz w:val="24"/>
          <w:szCs w:val="24"/>
          <w:highlight w:val="white"/>
          <w:rtl w:val="0"/>
        </w:rPr>
        <w:t xml:space="preserve">'released'</w:t>
      </w:r>
      <w:r w:rsidDel="00000000" w:rsidR="00000000" w:rsidRPr="00000000">
        <w:rPr>
          <w:rtl w:val="0"/>
        </w:rPr>
      </w:r>
    </w:p>
    <w:p w:rsidR="00000000" w:rsidDel="00000000" w:rsidP="00000000" w:rsidRDefault="00000000" w:rsidRPr="00000000" w14:paraId="0000056E">
      <w:pPr>
        <w:numPr>
          <w:ilvl w:val="1"/>
          <w:numId w:val="30"/>
        </w:numPr>
        <w:spacing w:line="240" w:lineRule="auto"/>
        <w:ind w:left="1440" w:hanging="360"/>
        <w:rPr>
          <w:sz w:val="24"/>
          <w:szCs w:val="24"/>
          <w:highlight w:val="white"/>
        </w:rPr>
      </w:pPr>
      <w:r w:rsidDel="00000000" w:rsidR="00000000" w:rsidRPr="00000000">
        <w:rPr>
          <w:sz w:val="24"/>
          <w:szCs w:val="24"/>
          <w:highlight w:val="white"/>
          <w:rtl w:val="0"/>
        </w:rPr>
        <w:t xml:space="preserve">performed_by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admin_user_id</w:t>
      </w:r>
    </w:p>
    <w:p w:rsidR="00000000" w:rsidDel="00000000" w:rsidP="00000000" w:rsidRDefault="00000000" w:rsidRPr="00000000" w14:paraId="0000056F">
      <w:pPr>
        <w:numPr>
          <w:ilvl w:val="1"/>
          <w:numId w:val="30"/>
        </w:numPr>
        <w:spacing w:line="240" w:lineRule="auto"/>
        <w:ind w:left="1440" w:hanging="360"/>
        <w:rPr>
          <w:sz w:val="24"/>
          <w:szCs w:val="24"/>
          <w:highlight w:val="white"/>
        </w:rPr>
      </w:pPr>
      <w:r w:rsidDel="00000000" w:rsidR="00000000" w:rsidRPr="00000000">
        <w:rPr>
          <w:sz w:val="24"/>
          <w:szCs w:val="24"/>
          <w:highlight w:val="white"/>
          <w:rtl w:val="0"/>
        </w:rPr>
        <w:t xml:space="preserve">notes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00"/>
          <w:sz w:val="24"/>
          <w:szCs w:val="24"/>
          <w:highlight w:val="white"/>
          <w:rtl w:val="0"/>
        </w:rPr>
        <w:t xml:space="preserve">"Manually released by admin"</w:t>
      </w:r>
      <w:r w:rsidDel="00000000" w:rsidR="00000000" w:rsidRPr="00000000">
        <w:rPr>
          <w:sz w:val="24"/>
          <w:szCs w:val="24"/>
          <w:highlight w:val="white"/>
          <w:rtl w:val="0"/>
        </w:rPr>
        <w:t xml:space="preserve"> </w:t>
      </w:r>
    </w:p>
    <w:p w:rsidR="00000000" w:rsidDel="00000000" w:rsidP="00000000" w:rsidRDefault="00000000" w:rsidRPr="00000000" w14:paraId="00000570">
      <w:pPr>
        <w:numPr>
          <w:ilvl w:val="0"/>
          <w:numId w:val="30"/>
        </w:numPr>
        <w:spacing w:line="240" w:lineRule="auto"/>
        <w:ind w:left="720" w:hanging="360"/>
        <w:rPr>
          <w:sz w:val="24"/>
          <w:szCs w:val="24"/>
          <w:highlight w:val="white"/>
        </w:rPr>
      </w:pPr>
      <w:r w:rsidDel="00000000" w:rsidR="00000000" w:rsidRPr="00000000">
        <w:rPr>
          <w:color w:val="008080"/>
          <w:sz w:val="24"/>
          <w:szCs w:val="24"/>
          <w:highlight w:val="white"/>
          <w:rtl w:val="0"/>
        </w:rPr>
        <w:t xml:space="preserve">4.</w:t>
      </w:r>
      <w:r w:rsidDel="00000000" w:rsidR="00000000" w:rsidRPr="00000000">
        <w:rPr>
          <w:sz w:val="24"/>
          <w:szCs w:val="24"/>
          <w:highlight w:val="white"/>
          <w:rtl w:val="0"/>
        </w:rPr>
        <w:t xml:space="preserve"> </w:t>
      </w:r>
      <w:r w:rsidDel="00000000" w:rsidR="00000000" w:rsidRPr="00000000">
        <w:rPr>
          <w:color w:val="b34a00"/>
          <w:sz w:val="24"/>
          <w:szCs w:val="24"/>
          <w:highlight w:val="white"/>
          <w:rtl w:val="0"/>
        </w:rPr>
        <w:t xml:space="preserve">Notify</w:t>
      </w:r>
      <w:r w:rsidDel="00000000" w:rsidR="00000000" w:rsidRPr="00000000">
        <w:rPr>
          <w:sz w:val="24"/>
          <w:szCs w:val="24"/>
          <w:highlight w:val="white"/>
          <w:rtl w:val="0"/>
        </w:rPr>
        <w:t xml:space="preserve"> dealer</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p>
    <w:p w:rsidR="00000000" w:rsidDel="00000000" w:rsidP="00000000" w:rsidRDefault="00000000" w:rsidRPr="00000000" w14:paraId="00000571">
      <w:pPr>
        <w:numPr>
          <w:ilvl w:val="1"/>
          <w:numId w:val="30"/>
        </w:numPr>
        <w:spacing w:line="240" w:lineRule="auto"/>
        <w:ind w:left="1440" w:hanging="360"/>
        <w:rPr>
          <w:sz w:val="24"/>
          <w:szCs w:val="24"/>
          <w:highlight w:val="white"/>
        </w:rPr>
      </w:pPr>
      <w:r w:rsidDel="00000000" w:rsidR="00000000" w:rsidRPr="00000000">
        <w:rPr>
          <w:color w:val="008000"/>
          <w:sz w:val="24"/>
          <w:szCs w:val="24"/>
          <w:highlight w:val="white"/>
          <w:rtl w:val="0"/>
        </w:rPr>
        <w:t xml:space="preserve">"Coupon {code} released, now available for reuse"</w:t>
      </w:r>
    </w:p>
    <w:p w:rsidR="00000000" w:rsidDel="00000000" w:rsidP="00000000" w:rsidRDefault="00000000" w:rsidRPr="00000000" w14:paraId="00000572">
      <w:pPr>
        <w:numPr>
          <w:ilvl w:val="1"/>
          <w:numId w:val="30"/>
        </w:numPr>
        <w:spacing w:line="240" w:lineRule="auto"/>
        <w:ind w:left="1440" w:hanging="360"/>
        <w:rPr>
          <w:sz w:val="24"/>
          <w:szCs w:val="24"/>
          <w:highlight w:val="white"/>
        </w:rPr>
      </w:pPr>
      <w:r w:rsidDel="00000000" w:rsidR="00000000" w:rsidRPr="00000000">
        <w:rPr>
          <w:color w:val="b80a18"/>
          <w:sz w:val="24"/>
          <w:szCs w:val="24"/>
          <w:highlight w:val="white"/>
          <w:rtl w:val="0"/>
        </w:rPr>
        <w:t xml:space="preserve">Response</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b80a18"/>
          <w:sz w:val="24"/>
          <w:szCs w:val="24"/>
          <w:highlight w:val="white"/>
          <w:rtl w:val="0"/>
        </w:rPr>
        <w:t xml:space="preserve">success</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80"/>
          <w:sz w:val="24"/>
          <w:szCs w:val="24"/>
          <w:highlight w:val="white"/>
          <w:rtl w:val="0"/>
        </w:rPr>
        <w:t xml:space="preserve">true</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b80a18"/>
          <w:sz w:val="24"/>
          <w:szCs w:val="24"/>
          <w:highlight w:val="white"/>
          <w:rtl w:val="0"/>
        </w:rPr>
        <w:t xml:space="preserve">couponCode</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00"/>
          <w:sz w:val="24"/>
          <w:szCs w:val="24"/>
          <w:highlight w:val="white"/>
          <w:rtl w:val="0"/>
        </w:rPr>
        <w:t xml:space="preserve">"ABCDEL-0002"</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b80a18"/>
          <w:sz w:val="24"/>
          <w:szCs w:val="24"/>
          <w:highlight w:val="white"/>
          <w:rtl w:val="0"/>
        </w:rPr>
        <w:t xml:space="preserve">newStatus</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00"/>
          <w:sz w:val="24"/>
          <w:szCs w:val="24"/>
          <w:highlight w:val="white"/>
          <w:rtl w:val="0"/>
        </w:rPr>
        <w:t xml:space="preserve">"available"</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b80a18"/>
          <w:sz w:val="24"/>
          <w:szCs w:val="24"/>
          <w:highlight w:val="white"/>
          <w:rtl w:val="0"/>
        </w:rPr>
        <w:t xml:space="preserve">message</w:t>
      </w:r>
      <w:r w:rsidDel="00000000" w:rsidR="00000000" w:rsidRPr="00000000">
        <w:rPr>
          <w:color w:val="14181f"/>
          <w:sz w:val="24"/>
          <w:szCs w:val="24"/>
          <w:highlight w:val="white"/>
          <w:rtl w:val="0"/>
        </w:rPr>
        <w:t xml:space="preserve">:</w:t>
      </w:r>
      <w:r w:rsidDel="00000000" w:rsidR="00000000" w:rsidRPr="00000000">
        <w:rPr>
          <w:color w:val="008000"/>
          <w:sz w:val="24"/>
          <w:szCs w:val="24"/>
          <w:highlight w:val="white"/>
          <w:rtl w:val="0"/>
        </w:rPr>
        <w:t xml:space="preserve">"Coupon released and now available"</w:t>
      </w:r>
      <w:r w:rsidDel="00000000" w:rsidR="00000000" w:rsidRPr="00000000">
        <w:rPr>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573">
      <w:pPr>
        <w:spacing w:line="240" w:lineRule="auto"/>
        <w:rPr>
          <w:b w:val="1"/>
          <w:bCs w:val="1"/>
          <w:highlight w:val="white"/>
        </w:rPr>
      </w:pPr>
      <w:r w:rsidDel="00000000" w:rsidR="00000000" w:rsidRPr="00000000">
        <w:rPr>
          <w:rtl w:val="0"/>
        </w:rPr>
      </w:r>
    </w:p>
    <w:p w:rsidR="00000000" w:rsidDel="00000000" w:rsidP="00000000" w:rsidRDefault="00000000" w:rsidRPr="00000000" w14:paraId="00000574">
      <w:pPr>
        <w:spacing w:line="240" w:lineRule="auto"/>
        <w:rPr>
          <w:b w:val="1"/>
          <w:bCs w:val="1"/>
          <w:highlight w:val="white"/>
        </w:rPr>
      </w:pPr>
      <w:r w:rsidDel="00000000" w:rsidR="00000000" w:rsidRPr="00000000">
        <w:rPr>
          <w:b w:val="1"/>
          <w:bCs w:val="1"/>
          <w:highlight w:val="white"/>
          <w:rtl w:val="0"/>
        </w:rPr>
        <w:t xml:space="preserve">Revoke Coupon</w:t>
      </w:r>
    </w:p>
    <w:p w:rsidR="00000000" w:rsidDel="00000000" w:rsidP="00000000" w:rsidRDefault="00000000" w:rsidRPr="00000000" w14:paraId="00000575">
      <w:pPr>
        <w:spacing w:after="240" w:before="240" w:line="240" w:lineRule="auto"/>
        <w:rPr>
          <w:highlight w:val="white"/>
        </w:rPr>
      </w:pPr>
      <w:r w:rsidDel="00000000" w:rsidR="00000000" w:rsidRPr="00000000">
        <w:rPr>
          <w:highlight w:val="white"/>
          <w:rtl w:val="0"/>
        </w:rPr>
        <w:t xml:space="preserve">Scenario: Fraud detected, wrong batch, dealer suspended, etc.</w:t>
      </w:r>
    </w:p>
    <w:p w:rsidR="00000000" w:rsidDel="00000000" w:rsidP="00000000" w:rsidRDefault="00000000" w:rsidRPr="00000000" w14:paraId="00000576">
      <w:pPr>
        <w:spacing w:after="240" w:before="240" w:line="240" w:lineRule="auto"/>
        <w:rPr>
          <w:highlight w:val="white"/>
        </w:rPr>
      </w:pPr>
      <w:r w:rsidDel="00000000" w:rsidR="00000000" w:rsidRPr="00000000">
        <w:rPr>
          <w:highlight w:val="white"/>
          <w:rtl w:val="0"/>
        </w:rPr>
        <w:t xml:space="preserve">Button: </w:t>
      </w:r>
      <w:r w:rsidDel="00000000" w:rsidR="00000000" w:rsidRPr="00000000">
        <w:rPr>
          <w:color w:val="188038"/>
          <w:highlight w:val="white"/>
          <w:rtl w:val="0"/>
        </w:rPr>
        <w:t xml:space="preserve">Revoke</w:t>
      </w:r>
      <w:r w:rsidDel="00000000" w:rsidR="00000000" w:rsidRPr="00000000">
        <w:rPr>
          <w:highlight w:val="white"/>
          <w:rtl w:val="0"/>
        </w:rPr>
        <w:t xml:space="preserve"> (only visible for </w:t>
      </w:r>
      <w:r w:rsidDel="00000000" w:rsidR="00000000" w:rsidRPr="00000000">
        <w:rPr>
          <w:color w:val="188038"/>
          <w:highlight w:val="white"/>
          <w:rtl w:val="0"/>
        </w:rPr>
        <w:t xml:space="preserve">reserved</w:t>
      </w:r>
      <w:r w:rsidDel="00000000" w:rsidR="00000000" w:rsidRPr="00000000">
        <w:rPr>
          <w:highlight w:val="white"/>
          <w:rtl w:val="0"/>
        </w:rPr>
        <w:t xml:space="preserve"> status)</w:t>
      </w:r>
    </w:p>
    <w:p w:rsidR="00000000" w:rsidDel="00000000" w:rsidP="00000000" w:rsidRDefault="00000000" w:rsidRPr="00000000" w14:paraId="00000577">
      <w:pPr>
        <w:spacing w:after="240" w:before="240" w:line="240" w:lineRule="auto"/>
        <w:rPr>
          <w:highlight w:val="white"/>
        </w:rPr>
      </w:pPr>
      <w:r w:rsidDel="00000000" w:rsidR="00000000" w:rsidRPr="00000000">
        <w:rPr>
          <w:highlight w:val="white"/>
          <w:rtl w:val="0"/>
        </w:rPr>
        <w:t xml:space="preserve">Modal:</w:t>
      </w:r>
    </w:p>
    <w:p w:rsidR="00000000" w:rsidDel="00000000" w:rsidP="00000000" w:rsidRDefault="00000000" w:rsidRPr="00000000" w14:paraId="00000578">
      <w:pPr>
        <w:spacing w:after="240" w:before="240" w:line="240" w:lineRule="auto"/>
        <w:rPr>
          <w:highlight w:val="white"/>
        </w:rPr>
      </w:pPr>
      <w:r w:rsidDel="00000000" w:rsidR="00000000" w:rsidRPr="00000000">
        <w:rPr>
          <w:rtl w:val="0"/>
        </w:rPr>
      </w:r>
    </w:p>
    <w:tbl>
      <w:tblPr>
        <w:tblStyle w:val="Table15"/>
        <w:tblW w:w="5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5"/>
        <w:tblGridChange w:id="0">
          <w:tblGrid>
            <w:gridCol w:w="5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highlight w:val="white"/>
              </w:rPr>
            </w:pPr>
            <w:r w:rsidDel="00000000" w:rsidR="00000000" w:rsidRPr="00000000">
              <w:rPr>
                <w:color w:val="b34a00"/>
                <w:highlight w:val="white"/>
                <w:rtl w:val="0"/>
              </w:rPr>
              <w:t xml:space="preserve">Revoke</w:t>
            </w:r>
            <w:r w:rsidDel="00000000" w:rsidR="00000000" w:rsidRPr="00000000">
              <w:rPr>
                <w:highlight w:val="white"/>
                <w:rtl w:val="0"/>
              </w:rPr>
              <w:t xml:space="preserve"> </w:t>
            </w:r>
            <w:r w:rsidDel="00000000" w:rsidR="00000000" w:rsidRPr="00000000">
              <w:rPr>
                <w:color w:val="b34a00"/>
                <w:highlight w:val="white"/>
                <w:rtl w:val="0"/>
              </w:rPr>
              <w:t xml:space="preserve">Coupon</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008080"/>
                <w:highlight w:val="white"/>
                <w:rtl w:val="0"/>
              </w:rPr>
              <w:t xml:space="preserve">ABCDEL</w:t>
            </w:r>
            <w:r w:rsidDel="00000000" w:rsidR="00000000" w:rsidRPr="00000000">
              <w:rPr>
                <w:color w:val="14181f"/>
                <w:highlight w:val="white"/>
                <w:rtl w:val="0"/>
              </w:rPr>
              <w:t xml:space="preserve">-</w:t>
            </w:r>
            <w:r w:rsidDel="00000000" w:rsidR="00000000" w:rsidRPr="00000000">
              <w:rPr>
                <w:color w:val="008080"/>
                <w:highlight w:val="white"/>
                <w:rtl w:val="0"/>
              </w:rPr>
              <w:t xml:space="preserve">0003</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highlight w:val="whit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highlight w:val="white"/>
              </w:rPr>
            </w:pPr>
            <w:r w:rsidDel="00000000" w:rsidR="00000000" w:rsidRPr="00000000">
              <w:rPr>
                <w:color w:val="b34a00"/>
                <w:highlight w:val="white"/>
                <w:rtl w:val="0"/>
              </w:rPr>
              <w:t xml:space="preserve">Reason</w:t>
            </w:r>
            <w:r w:rsidDel="00000000" w:rsidR="00000000" w:rsidRPr="00000000">
              <w:rPr>
                <w:color w:val="008080"/>
                <w:highlight w:val="white"/>
                <w:rtl w:val="0"/>
              </w:rPr>
              <w:t xml:space="preserve"> </w:t>
            </w:r>
            <w:r w:rsidDel="00000000" w:rsidR="00000000" w:rsidRPr="00000000">
              <w:rPr>
                <w:color w:val="8100c2"/>
                <w:highlight w:val="white"/>
                <w:rtl w:val="0"/>
              </w:rPr>
              <w:t xml:space="preserve">for</w:t>
            </w:r>
            <w:r w:rsidDel="00000000" w:rsidR="00000000" w:rsidRPr="00000000">
              <w:rPr>
                <w:color w:val="008080"/>
                <w:highlight w:val="white"/>
                <w:rtl w:val="0"/>
              </w:rPr>
              <w:t xml:space="preserve"> </w:t>
            </w:r>
            <w:r w:rsidDel="00000000" w:rsidR="00000000" w:rsidRPr="00000000">
              <w:rPr>
                <w:color w:val="b34a00"/>
                <w:highlight w:val="white"/>
                <w:rtl w:val="0"/>
              </w:rPr>
              <w:t xml:space="preserve">Revocation</w:t>
            </w:r>
            <w:r w:rsidDel="00000000" w:rsidR="00000000" w:rsidRPr="00000000">
              <w:rPr>
                <w:color w:val="008080"/>
                <w:highlight w:val="white"/>
                <w:rtl w:val="0"/>
              </w:rPr>
              <w:t xml:space="preserve"> </w:t>
            </w:r>
            <w:r w:rsidDel="00000000" w:rsidR="00000000" w:rsidRPr="00000000">
              <w:rPr>
                <w:color w:val="14181f"/>
                <w:highlight w:val="white"/>
                <w:rtl w:val="0"/>
              </w:rPr>
              <w:t xml:space="preserve">*</w:t>
            </w:r>
            <w:r w:rsidDel="00000000" w:rsidR="00000000" w:rsidRPr="00000000">
              <w:rPr>
                <w:color w:val="008080"/>
                <w:highlight w:val="whit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highlight w:val="white"/>
              </w:rPr>
            </w:pPr>
            <w:r w:rsidDel="00000000" w:rsidR="00000000" w:rsidRPr="00000000">
              <w:rPr>
                <w:color w:val="008080"/>
                <w:highlight w:val="white"/>
                <w:rtl w:val="0"/>
              </w:rPr>
              <w:t xml:space="preserve">○ </w:t>
            </w:r>
            <w:r w:rsidDel="00000000" w:rsidR="00000000" w:rsidRPr="00000000">
              <w:rPr>
                <w:color w:val="b34a00"/>
                <w:highlight w:val="white"/>
                <w:rtl w:val="0"/>
              </w:rPr>
              <w:t xml:space="preserve">Fraud</w:t>
            </w:r>
            <w:r w:rsidDel="00000000" w:rsidR="00000000" w:rsidRPr="00000000">
              <w:rPr>
                <w:color w:val="008080"/>
                <w:highlight w:val="white"/>
                <w:rtl w:val="0"/>
              </w:rPr>
              <w:t xml:space="preserve"> suspected</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highlight w:val="white"/>
              </w:rPr>
            </w:pPr>
            <w:r w:rsidDel="00000000" w:rsidR="00000000" w:rsidRPr="00000000">
              <w:rPr>
                <w:color w:val="008080"/>
                <w:highlight w:val="white"/>
                <w:rtl w:val="0"/>
              </w:rPr>
              <w:t xml:space="preserve">○ </w:t>
            </w:r>
            <w:r w:rsidDel="00000000" w:rsidR="00000000" w:rsidRPr="00000000">
              <w:rPr>
                <w:color w:val="b34a00"/>
                <w:highlight w:val="white"/>
                <w:rtl w:val="0"/>
              </w:rPr>
              <w:t xml:space="preserve">Wrong</w:t>
            </w:r>
            <w:r w:rsidDel="00000000" w:rsidR="00000000" w:rsidRPr="00000000">
              <w:rPr>
                <w:color w:val="008080"/>
                <w:highlight w:val="white"/>
                <w:rtl w:val="0"/>
              </w:rPr>
              <w:t xml:space="preserve"> batch allocation</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highlight w:val="white"/>
              </w:rPr>
            </w:pPr>
            <w:r w:rsidDel="00000000" w:rsidR="00000000" w:rsidRPr="00000000">
              <w:rPr>
                <w:color w:val="008080"/>
                <w:highlight w:val="white"/>
                <w:rtl w:val="0"/>
              </w:rPr>
              <w:t xml:space="preserve">○ </w:t>
            </w:r>
            <w:r w:rsidDel="00000000" w:rsidR="00000000" w:rsidRPr="00000000">
              <w:rPr>
                <w:color w:val="b34a00"/>
                <w:highlight w:val="white"/>
                <w:rtl w:val="0"/>
              </w:rPr>
              <w:t xml:space="preserve">Dealer</w:t>
            </w:r>
            <w:r w:rsidDel="00000000" w:rsidR="00000000" w:rsidRPr="00000000">
              <w:rPr>
                <w:color w:val="008080"/>
                <w:highlight w:val="white"/>
                <w:rtl w:val="0"/>
              </w:rPr>
              <w:t xml:space="preserve"> suspended</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highlight w:val="white"/>
              </w:rPr>
            </w:pPr>
            <w:r w:rsidDel="00000000" w:rsidR="00000000" w:rsidRPr="00000000">
              <w:rPr>
                <w:color w:val="008080"/>
                <w:highlight w:val="white"/>
                <w:rtl w:val="0"/>
              </w:rPr>
              <w:t xml:space="preserve">○ </w:t>
            </w:r>
            <w:r w:rsidDel="00000000" w:rsidR="00000000" w:rsidRPr="00000000">
              <w:rPr>
                <w:color w:val="b34a00"/>
                <w:highlight w:val="white"/>
                <w:rtl w:val="0"/>
              </w:rPr>
              <w:t xml:space="preserve">Duplicate</w:t>
            </w:r>
            <w:r w:rsidDel="00000000" w:rsidR="00000000" w:rsidRPr="00000000">
              <w:rPr>
                <w:color w:val="008080"/>
                <w:highlight w:val="white"/>
                <w:rtl w:val="0"/>
              </w:rPr>
              <w:t xml:space="preserve"> coupon</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highlight w:val="white"/>
              </w:rPr>
            </w:pPr>
            <w:r w:rsidDel="00000000" w:rsidR="00000000" w:rsidRPr="00000000">
              <w:rPr>
                <w:color w:val="008080"/>
                <w:highlight w:val="white"/>
                <w:rtl w:val="0"/>
              </w:rPr>
              <w:t xml:space="preserve">○ </w:t>
            </w:r>
            <w:r w:rsidDel="00000000" w:rsidR="00000000" w:rsidRPr="00000000">
              <w:rPr>
                <w:color w:val="b34a00"/>
                <w:highlight w:val="white"/>
                <w:rtl w:val="0"/>
              </w:rPr>
              <w:t xml:space="preserve">Other</w:t>
            </w:r>
            <w:r w:rsidDel="00000000" w:rsidR="00000000" w:rsidRPr="00000000">
              <w:rPr>
                <w:color w:val="008080"/>
                <w:highlight w:val="white"/>
                <w:rtl w:val="0"/>
              </w:rPr>
              <w:t xml:space="preserve"> </w:t>
            </w:r>
            <w:r w:rsidDel="00000000" w:rsidR="00000000" w:rsidRPr="00000000">
              <w:rPr>
                <w:color w:val="2b303b"/>
                <w:highlight w:val="white"/>
                <w:rtl w:val="0"/>
              </w:rPr>
              <w:t xml:space="preserve">(</w:t>
            </w:r>
            <w:r w:rsidDel="00000000" w:rsidR="00000000" w:rsidRPr="00000000">
              <w:rPr>
                <w:color w:val="008080"/>
                <w:highlight w:val="white"/>
                <w:rtl w:val="0"/>
              </w:rPr>
              <w:t xml:space="preserve">specify below</w:t>
            </w:r>
            <w:r w:rsidDel="00000000" w:rsidR="00000000" w:rsidRPr="00000000">
              <w:rPr>
                <w:color w:val="2b303b"/>
                <w:highlight w:val="white"/>
                <w:rtl w:val="0"/>
              </w:rPr>
              <w:t xml:space="preserve">)</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highlight w:val="whit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highlight w:val="white"/>
              </w:rPr>
            </w:pPr>
            <w:r w:rsidDel="00000000" w:rsidR="00000000" w:rsidRPr="00000000">
              <w:rPr>
                <w:color w:val="b34a00"/>
                <w:highlight w:val="white"/>
                <w:rtl w:val="0"/>
              </w:rPr>
              <w:t xml:space="preserve">Additional</w:t>
            </w:r>
            <w:r w:rsidDel="00000000" w:rsidR="00000000" w:rsidRPr="00000000">
              <w:rPr>
                <w:color w:val="2b303b"/>
                <w:highlight w:val="white"/>
                <w:rtl w:val="0"/>
              </w:rPr>
              <w:t xml:space="preserve"> </w:t>
            </w:r>
            <w:r w:rsidDel="00000000" w:rsidR="00000000" w:rsidRPr="00000000">
              <w:rPr>
                <w:color w:val="b34a00"/>
                <w:highlight w:val="white"/>
                <w:rtl w:val="0"/>
              </w:rPr>
              <w:t xml:space="preserve">Notes</w:t>
            </w:r>
            <w:r w:rsidDel="00000000" w:rsidR="00000000" w:rsidRPr="00000000">
              <w:rPr>
                <w:color w:val="14181f"/>
                <w:highlight w:val="white"/>
                <w:rtl w:val="0"/>
              </w:rPr>
              <w:t xml:space="preserve">:</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highlight w:val="whit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highlight w:val="white"/>
              </w:rPr>
            </w:pPr>
            <w:r w:rsidDel="00000000" w:rsidR="00000000" w:rsidRPr="00000000">
              <w:rPr>
                <w:color w:val="14181f"/>
                <w:highlight w:val="white"/>
                <w:rtl w:val="0"/>
              </w:rPr>
              <w:t xml:space="preser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highlight w:val="white"/>
              </w:rPr>
            </w:pPr>
            <w:r w:rsidDel="00000000" w:rsidR="00000000" w:rsidRPr="00000000">
              <w:rPr>
                <w:color w:val="14181f"/>
                <w:highlight w:val="white"/>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highlight w:val="whit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highlight w:val="white"/>
              </w:rPr>
            </w:pPr>
            <w:r w:rsidDel="00000000" w:rsidR="00000000" w:rsidRPr="00000000">
              <w:rPr>
                <w:color w:val="14181f"/>
                <w:highlight w:val="white"/>
                <w:rtl w:val="0"/>
              </w:rPr>
              <w:t xml:space="preserve">⚠️ </w:t>
            </w:r>
            <w:r w:rsidDel="00000000" w:rsidR="00000000" w:rsidRPr="00000000">
              <w:rPr>
                <w:color w:val="b34a00"/>
                <w:highlight w:val="white"/>
                <w:rtl w:val="0"/>
              </w:rPr>
              <w:t xml:space="preserve">This</w:t>
            </w:r>
            <w:r w:rsidDel="00000000" w:rsidR="00000000" w:rsidRPr="00000000">
              <w:rPr>
                <w:color w:val="14181f"/>
                <w:highlight w:val="white"/>
                <w:rtl w:val="0"/>
              </w:rPr>
              <w:t xml:space="preserve"> action is permanent and cannot be undone</w:t>
            </w:r>
            <w:r w:rsidDel="00000000" w:rsidR="00000000" w:rsidRPr="00000000">
              <w:rPr>
                <w:color w:val="2b303b"/>
                <w:highlight w:val="white"/>
                <w:rtl w:val="0"/>
              </w:rPr>
              <w:t xml:space="preserve">.</w:t>
            </w:r>
            <w:r w:rsidDel="00000000" w:rsidR="00000000" w:rsidRPr="00000000">
              <w:rPr>
                <w:color w:val="14181f"/>
                <w:highlight w:val="whit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highlight w:val="white"/>
              </w:rPr>
            </w:pPr>
            <w:r w:rsidDel="00000000" w:rsidR="00000000" w:rsidRPr="00000000">
              <w:rPr>
                <w:color w:val="b34a00"/>
                <w:highlight w:val="white"/>
                <w:rtl w:val="0"/>
              </w:rPr>
              <w:t xml:space="preserve">Revoked</w:t>
            </w:r>
            <w:r w:rsidDel="00000000" w:rsidR="00000000" w:rsidRPr="00000000">
              <w:rPr>
                <w:color w:val="14181f"/>
                <w:highlight w:val="white"/>
                <w:rtl w:val="0"/>
              </w:rPr>
              <w:t xml:space="preserve"> coupons cannot be used</w:t>
            </w:r>
            <w:r w:rsidDel="00000000" w:rsidR="00000000" w:rsidRPr="00000000">
              <w:rPr>
                <w:color w:val="2b303b"/>
                <w:highlight w:val="white"/>
                <w:rtl w:val="0"/>
              </w:rPr>
              <w:t xml:space="preserve">.</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highlight w:val="whit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highlight w:val="white"/>
              </w:rPr>
            </w:pPr>
            <w:r w:rsidDel="00000000" w:rsidR="00000000" w:rsidRPr="00000000">
              <w:rPr>
                <w:color w:val="2b303b"/>
                <w:highlight w:val="white"/>
                <w:rtl w:val="0"/>
              </w:rPr>
              <w:t xml:space="preserve">[</w:t>
            </w:r>
            <w:r w:rsidDel="00000000" w:rsidR="00000000" w:rsidRPr="00000000">
              <w:rPr>
                <w:color w:val="b34a00"/>
                <w:highlight w:val="white"/>
                <w:rtl w:val="0"/>
              </w:rPr>
              <w:t xml:space="preserve">Cancel</w:t>
            </w:r>
            <w:r w:rsidDel="00000000" w:rsidR="00000000" w:rsidRPr="00000000">
              <w:rPr>
                <w:color w:val="2b303b"/>
                <w:highlight w:val="white"/>
                <w:rtl w:val="0"/>
              </w:rPr>
              <w:t xml:space="preserve">]                                       [</w:t>
            </w:r>
            <w:r w:rsidDel="00000000" w:rsidR="00000000" w:rsidRPr="00000000">
              <w:rPr>
                <w:color w:val="b34a00"/>
                <w:highlight w:val="white"/>
                <w:rtl w:val="0"/>
              </w:rPr>
              <w:t xml:space="preserve">Confirm</w:t>
            </w:r>
            <w:r w:rsidDel="00000000" w:rsidR="00000000" w:rsidRPr="00000000">
              <w:rPr>
                <w:color w:val="2b303b"/>
                <w:highlight w:val="white"/>
                <w:rtl w:val="0"/>
              </w:rPr>
              <w:t xml:space="preserve"> </w:t>
            </w:r>
            <w:r w:rsidDel="00000000" w:rsidR="00000000" w:rsidRPr="00000000">
              <w:rPr>
                <w:color w:val="b34a00"/>
                <w:highlight w:val="white"/>
                <w:rtl w:val="0"/>
              </w:rPr>
              <w:t xml:space="preserve">Revoke</w:t>
            </w:r>
            <w:r w:rsidDel="00000000" w:rsidR="00000000" w:rsidRPr="00000000">
              <w:rPr>
                <w:color w:val="2b303b"/>
                <w:highlight w:val="white"/>
                <w:rtl w:val="0"/>
              </w:rPr>
              <w:t xml:space="preserve">]</w:t>
            </w:r>
          </w:p>
        </w:tc>
      </w:tr>
    </w:tbl>
    <w:p w:rsidR="00000000" w:rsidDel="00000000" w:rsidP="00000000" w:rsidRDefault="00000000" w:rsidRPr="00000000" w14:paraId="0000058B">
      <w:pPr>
        <w:spacing w:after="240" w:before="240" w:line="240" w:lineRule="auto"/>
        <w:rPr>
          <w:b w:val="1"/>
          <w:bCs w:val="1"/>
          <w:highlight w:val="white"/>
        </w:rPr>
      </w:pPr>
      <w:r w:rsidDel="00000000" w:rsidR="00000000" w:rsidRPr="00000000">
        <w:rPr>
          <w:b w:val="1"/>
          <w:bCs w:val="1"/>
          <w:highlight w:val="white"/>
          <w:rtl w:val="0"/>
        </w:rPr>
        <w:t xml:space="preserve">Backend:</w:t>
      </w:r>
    </w:p>
    <w:p w:rsidR="00000000" w:rsidDel="00000000" w:rsidP="00000000" w:rsidRDefault="00000000" w:rsidRPr="00000000" w14:paraId="0000058C">
      <w:pPr>
        <w:spacing w:line="240" w:lineRule="auto"/>
        <w:rPr>
          <w:highlight w:val="white"/>
        </w:rPr>
      </w:pPr>
      <w:r w:rsidDel="00000000" w:rsidR="00000000" w:rsidRPr="00000000">
        <w:rPr>
          <w:color w:val="008080"/>
          <w:highlight w:val="white"/>
          <w:rtl w:val="0"/>
        </w:rPr>
        <w:t xml:space="preserve">POST</w:t>
      </w:r>
      <w:r w:rsidDel="00000000" w:rsidR="00000000" w:rsidRPr="00000000">
        <w:rPr>
          <w:highlight w:val="white"/>
          <w:rtl w:val="0"/>
        </w:rPr>
        <w:t xml:space="preserve"> </w:t>
      </w:r>
      <w:r w:rsidDel="00000000" w:rsidR="00000000" w:rsidRPr="00000000">
        <w:rPr>
          <w:color w:val="14181f"/>
          <w:highlight w:val="white"/>
          <w:rtl w:val="0"/>
        </w:rPr>
        <w:t xml:space="preserve">/</w:t>
      </w:r>
      <w:r w:rsidDel="00000000" w:rsidR="00000000" w:rsidRPr="00000000">
        <w:rPr>
          <w:highlight w:val="white"/>
          <w:rtl w:val="0"/>
        </w:rPr>
        <w:t xml:space="preserve">api</w:t>
      </w:r>
      <w:r w:rsidDel="00000000" w:rsidR="00000000" w:rsidRPr="00000000">
        <w:rPr>
          <w:color w:val="14181f"/>
          <w:highlight w:val="white"/>
          <w:rtl w:val="0"/>
        </w:rPr>
        <w:t xml:space="preserve">/</w:t>
      </w:r>
      <w:r w:rsidDel="00000000" w:rsidR="00000000" w:rsidRPr="00000000">
        <w:rPr>
          <w:highlight w:val="white"/>
          <w:rtl w:val="0"/>
        </w:rPr>
        <w:t xml:space="preserve">admin</w:t>
      </w:r>
      <w:r w:rsidDel="00000000" w:rsidR="00000000" w:rsidRPr="00000000">
        <w:rPr>
          <w:color w:val="14181f"/>
          <w:highlight w:val="white"/>
          <w:rtl w:val="0"/>
        </w:rPr>
        <w:t xml:space="preserve">/</w:t>
      </w:r>
      <w:r w:rsidDel="00000000" w:rsidR="00000000" w:rsidRPr="00000000">
        <w:rPr>
          <w:highlight w:val="white"/>
          <w:rtl w:val="0"/>
        </w:rPr>
        <w:t xml:space="preserve">coupons</w:t>
      </w:r>
      <w:r w:rsidDel="00000000" w:rsidR="00000000" w:rsidRPr="00000000">
        <w:rPr>
          <w:color w:val="14181f"/>
          <w:highlight w:val="white"/>
          <w:rtl w:val="0"/>
        </w:rPr>
        <w:t xml:space="preserve">/:</w:t>
      </w:r>
      <w:r w:rsidDel="00000000" w:rsidR="00000000" w:rsidRPr="00000000">
        <w:rPr>
          <w:highlight w:val="white"/>
          <w:rtl w:val="0"/>
        </w:rPr>
        <w:t xml:space="preserve">couponId</w:t>
      </w:r>
      <w:r w:rsidDel="00000000" w:rsidR="00000000" w:rsidRPr="00000000">
        <w:rPr>
          <w:color w:val="14181f"/>
          <w:highlight w:val="white"/>
          <w:rtl w:val="0"/>
        </w:rPr>
        <w:t xml:space="preserve">/</w:t>
      </w:r>
      <w:r w:rsidDel="00000000" w:rsidR="00000000" w:rsidRPr="00000000">
        <w:rPr>
          <w:highlight w:val="white"/>
          <w:rtl w:val="0"/>
        </w:rPr>
        <w:t xml:space="preserve">revoke </w:t>
      </w:r>
    </w:p>
    <w:p w:rsidR="00000000" w:rsidDel="00000000" w:rsidP="00000000" w:rsidRDefault="00000000" w:rsidRPr="00000000" w14:paraId="0000058D">
      <w:pPr>
        <w:spacing w:line="240" w:lineRule="auto"/>
        <w:rPr>
          <w:color w:val="b80a18"/>
          <w:highlight w:val="white"/>
        </w:rPr>
      </w:pPr>
      <w:r w:rsidDel="00000000" w:rsidR="00000000" w:rsidRPr="00000000">
        <w:rPr>
          <w:rtl w:val="0"/>
        </w:rPr>
      </w:r>
    </w:p>
    <w:p w:rsidR="00000000" w:rsidDel="00000000" w:rsidP="00000000" w:rsidRDefault="00000000" w:rsidRPr="00000000" w14:paraId="0000058E">
      <w:pPr>
        <w:spacing w:line="240" w:lineRule="auto"/>
        <w:rPr>
          <w:highlight w:val="white"/>
        </w:rPr>
      </w:pPr>
      <w:r w:rsidDel="00000000" w:rsidR="00000000" w:rsidRPr="00000000">
        <w:rPr>
          <w:color w:val="b80a18"/>
          <w:highlight w:val="white"/>
          <w:rtl w:val="0"/>
        </w:rPr>
        <w:t xml:space="preserve">Request</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2b303b"/>
          <w:highlight w:val="white"/>
          <w:rtl w:val="0"/>
        </w:rPr>
        <w:t xml:space="preserve">{</w:t>
      </w:r>
      <w:r w:rsidDel="00000000" w:rsidR="00000000" w:rsidRPr="00000000">
        <w:rPr>
          <w:highlight w:val="white"/>
          <w:rtl w:val="0"/>
        </w:rPr>
        <w:t xml:space="preserve"> </w:t>
      </w:r>
      <w:r w:rsidDel="00000000" w:rsidR="00000000" w:rsidRPr="00000000">
        <w:rPr>
          <w:color w:val="b80a18"/>
          <w:highlight w:val="white"/>
          <w:rtl w:val="0"/>
        </w:rPr>
        <w:t xml:space="preserve">couponId</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008080"/>
          <w:highlight w:val="white"/>
          <w:rtl w:val="0"/>
        </w:rPr>
        <w:t xml:space="preserve">123</w:t>
      </w:r>
      <w:r w:rsidDel="00000000" w:rsidR="00000000" w:rsidRPr="00000000">
        <w:rPr>
          <w:color w:val="2b303b"/>
          <w:highlight w:val="white"/>
          <w:rtl w:val="0"/>
        </w:rPr>
        <w:t xml:space="preserve">,</w:t>
      </w:r>
      <w:r w:rsidDel="00000000" w:rsidR="00000000" w:rsidRPr="00000000">
        <w:rPr>
          <w:highlight w:val="white"/>
          <w:rtl w:val="0"/>
        </w:rPr>
        <w:t xml:space="preserve"> </w:t>
      </w:r>
      <w:r w:rsidDel="00000000" w:rsidR="00000000" w:rsidRPr="00000000">
        <w:rPr>
          <w:color w:val="b80a18"/>
          <w:highlight w:val="white"/>
          <w:rtl w:val="0"/>
        </w:rPr>
        <w:t xml:space="preserve">reason</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008000"/>
          <w:highlight w:val="white"/>
          <w:rtl w:val="0"/>
        </w:rPr>
        <w:t xml:space="preserve">"Fraud suspected"</w:t>
      </w:r>
      <w:r w:rsidDel="00000000" w:rsidR="00000000" w:rsidRPr="00000000">
        <w:rPr>
          <w:color w:val="2b303b"/>
          <w:highlight w:val="white"/>
          <w:rtl w:val="0"/>
        </w:rPr>
        <w:t xml:space="preserve">,</w:t>
      </w:r>
      <w:r w:rsidDel="00000000" w:rsidR="00000000" w:rsidRPr="00000000">
        <w:rPr>
          <w:highlight w:val="white"/>
          <w:rtl w:val="0"/>
        </w:rPr>
        <w:t xml:space="preserve"> </w:t>
      </w:r>
      <w:r w:rsidDel="00000000" w:rsidR="00000000" w:rsidRPr="00000000">
        <w:rPr>
          <w:color w:val="b80a18"/>
          <w:highlight w:val="white"/>
          <w:rtl w:val="0"/>
        </w:rPr>
        <w:t xml:space="preserve">notes</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008000"/>
          <w:highlight w:val="white"/>
          <w:rtl w:val="0"/>
        </w:rPr>
        <w:t xml:space="preserve">"Duplicate verification attempt detected"</w:t>
      </w:r>
      <w:r w:rsidDel="00000000" w:rsidR="00000000" w:rsidRPr="00000000">
        <w:rPr>
          <w:color w:val="2b303b"/>
          <w:highlight w:val="white"/>
          <w:rtl w:val="0"/>
        </w:rPr>
        <w:t xml:space="preserve">,</w:t>
      </w:r>
      <w:r w:rsidDel="00000000" w:rsidR="00000000" w:rsidRPr="00000000">
        <w:rPr>
          <w:highlight w:val="white"/>
          <w:rtl w:val="0"/>
        </w:rPr>
        <w:t xml:space="preserve"> </w:t>
      </w:r>
      <w:r w:rsidDel="00000000" w:rsidR="00000000" w:rsidRPr="00000000">
        <w:rPr>
          <w:color w:val="b80a18"/>
          <w:highlight w:val="white"/>
          <w:rtl w:val="0"/>
        </w:rPr>
        <w:t xml:space="preserve">adminUserId</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008000"/>
          <w:highlight w:val="white"/>
          <w:rtl w:val="0"/>
        </w:rPr>
        <w:t xml:space="preserve">"ADMIN-001"</w:t>
      </w:r>
      <w:r w:rsidDel="00000000" w:rsidR="00000000" w:rsidRPr="00000000">
        <w:rPr>
          <w:highlight w:val="white"/>
          <w:rtl w:val="0"/>
        </w:rPr>
        <w:t xml:space="preserve"> </w:t>
      </w:r>
      <w:r w:rsidDel="00000000" w:rsidR="00000000" w:rsidRPr="00000000">
        <w:rPr>
          <w:color w:val="2b303b"/>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58F">
      <w:pPr>
        <w:spacing w:line="240" w:lineRule="auto"/>
        <w:rPr>
          <w:color w:val="b80a18"/>
          <w:highlight w:val="white"/>
        </w:rPr>
      </w:pPr>
      <w:r w:rsidDel="00000000" w:rsidR="00000000" w:rsidRPr="00000000">
        <w:rPr>
          <w:rtl w:val="0"/>
        </w:rPr>
      </w:r>
    </w:p>
    <w:p w:rsidR="00000000" w:rsidDel="00000000" w:rsidP="00000000" w:rsidRDefault="00000000" w:rsidRPr="00000000" w14:paraId="00000590">
      <w:pPr>
        <w:spacing w:line="240" w:lineRule="auto"/>
        <w:rPr>
          <w:highlight w:val="white"/>
        </w:rPr>
      </w:pPr>
      <w:r w:rsidDel="00000000" w:rsidR="00000000" w:rsidRPr="00000000">
        <w:rPr>
          <w:color w:val="b80a18"/>
          <w:highlight w:val="white"/>
          <w:rtl w:val="0"/>
        </w:rPr>
        <w:t xml:space="preserve">Processing</w:t>
      </w:r>
      <w:r w:rsidDel="00000000" w:rsidR="00000000" w:rsidRPr="00000000">
        <w:rPr>
          <w:color w:val="14181f"/>
          <w:highlight w:val="white"/>
          <w:rtl w:val="0"/>
        </w:rPr>
        <w:t xml:space="preserve">:</w:t>
      </w:r>
      <w:r w:rsidDel="00000000" w:rsidR="00000000" w:rsidRPr="00000000">
        <w:rPr>
          <w:rtl w:val="0"/>
        </w:rPr>
      </w:r>
    </w:p>
    <w:p w:rsidR="00000000" w:rsidDel="00000000" w:rsidP="00000000" w:rsidRDefault="00000000" w:rsidRPr="00000000" w14:paraId="00000591">
      <w:pPr>
        <w:numPr>
          <w:ilvl w:val="0"/>
          <w:numId w:val="38"/>
        </w:numPr>
        <w:spacing w:line="240" w:lineRule="auto"/>
        <w:ind w:left="720" w:hanging="360"/>
        <w:rPr>
          <w:highlight w:val="white"/>
          <w:u w:val="none"/>
        </w:rPr>
      </w:pPr>
      <w:r w:rsidDel="00000000" w:rsidR="00000000" w:rsidRPr="00000000">
        <w:rPr>
          <w:color w:val="b80a18"/>
          <w:highlight w:val="white"/>
          <w:rtl w:val="0"/>
        </w:rPr>
        <w:t xml:space="preserve">Validate</w:t>
      </w:r>
      <w:r w:rsidDel="00000000" w:rsidR="00000000" w:rsidRPr="00000000">
        <w:rPr>
          <w:color w:val="14181f"/>
          <w:highlight w:val="white"/>
          <w:rtl w:val="0"/>
        </w:rPr>
        <w:t xml:space="preserve">:</w:t>
      </w:r>
      <w:r w:rsidDel="00000000" w:rsidR="00000000" w:rsidRPr="00000000">
        <w:rPr>
          <w:rtl w:val="0"/>
        </w:rPr>
      </w:r>
    </w:p>
    <w:p w:rsidR="00000000" w:rsidDel="00000000" w:rsidP="00000000" w:rsidRDefault="00000000" w:rsidRPr="00000000" w14:paraId="00000592">
      <w:pPr>
        <w:numPr>
          <w:ilvl w:val="1"/>
          <w:numId w:val="38"/>
        </w:numPr>
        <w:spacing w:line="240" w:lineRule="auto"/>
        <w:ind w:left="1440" w:hanging="360"/>
        <w:rPr>
          <w:highlight w:val="white"/>
          <w:u w:val="none"/>
        </w:rPr>
      </w:pPr>
      <w:r w:rsidDel="00000000" w:rsidR="00000000" w:rsidRPr="00000000">
        <w:rPr>
          <w:color w:val="b34a00"/>
          <w:highlight w:val="white"/>
          <w:rtl w:val="0"/>
        </w:rPr>
        <w:t xml:space="preserve">Coupon</w:t>
      </w:r>
      <w:r w:rsidDel="00000000" w:rsidR="00000000" w:rsidRPr="00000000">
        <w:rPr>
          <w:highlight w:val="white"/>
          <w:rtl w:val="0"/>
        </w:rPr>
        <w:t xml:space="preserve"> exists </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b34a00"/>
          <w:highlight w:val="white"/>
          <w:rtl w:val="0"/>
        </w:rPr>
        <w:t xml:space="preserve">Not</w:t>
      </w:r>
      <w:r w:rsidDel="00000000" w:rsidR="00000000" w:rsidRPr="00000000">
        <w:rPr>
          <w:highlight w:val="white"/>
          <w:rtl w:val="0"/>
        </w:rPr>
        <w:t xml:space="preserve"> already revoked</w:t>
      </w:r>
    </w:p>
    <w:p w:rsidR="00000000" w:rsidDel="00000000" w:rsidP="00000000" w:rsidRDefault="00000000" w:rsidRPr="00000000" w14:paraId="00000593">
      <w:pPr>
        <w:numPr>
          <w:ilvl w:val="0"/>
          <w:numId w:val="38"/>
        </w:numPr>
        <w:spacing w:line="240" w:lineRule="auto"/>
        <w:ind w:left="720" w:hanging="360"/>
        <w:rPr>
          <w:highlight w:val="white"/>
          <w:u w:val="none"/>
        </w:rPr>
      </w:pPr>
      <w:r w:rsidDel="00000000" w:rsidR="00000000" w:rsidRPr="00000000">
        <w:rPr>
          <w:color w:val="b80a18"/>
          <w:highlight w:val="white"/>
          <w:rtl w:val="0"/>
        </w:rPr>
        <w:t xml:space="preserve">Update</w:t>
      </w:r>
      <w:r w:rsidDel="00000000" w:rsidR="00000000" w:rsidRPr="00000000">
        <w:rPr>
          <w:color w:val="14181f"/>
          <w:highlight w:val="white"/>
          <w:rtl w:val="0"/>
        </w:rPr>
        <w:t xml:space="preserve">:</w:t>
      </w:r>
      <w:r w:rsidDel="00000000" w:rsidR="00000000" w:rsidRPr="00000000">
        <w:rPr>
          <w:rtl w:val="0"/>
        </w:rPr>
      </w:r>
    </w:p>
    <w:p w:rsidR="00000000" w:rsidDel="00000000" w:rsidP="00000000" w:rsidRDefault="00000000" w:rsidRPr="00000000" w14:paraId="00000594">
      <w:pPr>
        <w:numPr>
          <w:ilvl w:val="1"/>
          <w:numId w:val="38"/>
        </w:numPr>
        <w:spacing w:line="240" w:lineRule="auto"/>
        <w:ind w:left="1440" w:hanging="360"/>
        <w:rPr>
          <w:highlight w:val="white"/>
          <w:u w:val="none"/>
        </w:rPr>
      </w:pPr>
      <w:r w:rsidDel="00000000" w:rsidR="00000000" w:rsidRPr="00000000">
        <w:rPr>
          <w:highlight w:val="white"/>
          <w:rtl w:val="0"/>
        </w:rPr>
        <w:t xml:space="preserve">status </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008000"/>
          <w:highlight w:val="white"/>
          <w:rtl w:val="0"/>
        </w:rPr>
        <w:t xml:space="preserve">'revoked'</w:t>
      </w:r>
      <w:r w:rsidDel="00000000" w:rsidR="00000000" w:rsidRPr="00000000">
        <w:rPr>
          <w:rtl w:val="0"/>
        </w:rPr>
      </w:r>
    </w:p>
    <w:p w:rsidR="00000000" w:rsidDel="00000000" w:rsidP="00000000" w:rsidRDefault="00000000" w:rsidRPr="00000000" w14:paraId="00000595">
      <w:pPr>
        <w:numPr>
          <w:ilvl w:val="1"/>
          <w:numId w:val="38"/>
        </w:numPr>
        <w:spacing w:line="240" w:lineRule="auto"/>
        <w:ind w:left="1440" w:hanging="360"/>
        <w:rPr>
          <w:highlight w:val="white"/>
          <w:u w:val="none"/>
        </w:rPr>
      </w:pPr>
      <w:r w:rsidDel="00000000" w:rsidR="00000000" w:rsidRPr="00000000">
        <w:rPr>
          <w:highlight w:val="white"/>
          <w:rtl w:val="0"/>
        </w:rPr>
        <w:t xml:space="preserve">revoked_at </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008080"/>
          <w:highlight w:val="white"/>
          <w:rtl w:val="0"/>
        </w:rPr>
        <w:t xml:space="preserve">NOW (Date and timestamp)</w:t>
      </w:r>
      <w:r w:rsidDel="00000000" w:rsidR="00000000" w:rsidRPr="00000000">
        <w:rPr>
          <w:rtl w:val="0"/>
        </w:rPr>
      </w:r>
    </w:p>
    <w:p w:rsidR="00000000" w:rsidDel="00000000" w:rsidP="00000000" w:rsidRDefault="00000000" w:rsidRPr="00000000" w14:paraId="00000596">
      <w:pPr>
        <w:numPr>
          <w:ilvl w:val="1"/>
          <w:numId w:val="38"/>
        </w:numPr>
        <w:spacing w:line="240" w:lineRule="auto"/>
        <w:ind w:left="1440" w:hanging="360"/>
        <w:rPr>
          <w:highlight w:val="white"/>
          <w:u w:val="none"/>
        </w:rPr>
      </w:pPr>
      <w:r w:rsidDel="00000000" w:rsidR="00000000" w:rsidRPr="00000000">
        <w:rPr>
          <w:highlight w:val="white"/>
          <w:rtl w:val="0"/>
        </w:rPr>
        <w:t xml:space="preserve">revoked_by </w:t>
      </w:r>
      <w:r w:rsidDel="00000000" w:rsidR="00000000" w:rsidRPr="00000000">
        <w:rPr>
          <w:color w:val="14181f"/>
          <w:highlight w:val="white"/>
          <w:rtl w:val="0"/>
        </w:rPr>
        <w:t xml:space="preserve">=</w:t>
      </w:r>
      <w:r w:rsidDel="00000000" w:rsidR="00000000" w:rsidRPr="00000000">
        <w:rPr>
          <w:highlight w:val="white"/>
          <w:rtl w:val="0"/>
        </w:rPr>
        <w:t xml:space="preserve"> admin_user_id</w:t>
      </w:r>
    </w:p>
    <w:p w:rsidR="00000000" w:rsidDel="00000000" w:rsidP="00000000" w:rsidRDefault="00000000" w:rsidRPr="00000000" w14:paraId="00000597">
      <w:pPr>
        <w:numPr>
          <w:ilvl w:val="1"/>
          <w:numId w:val="38"/>
        </w:numPr>
        <w:spacing w:line="240" w:lineRule="auto"/>
        <w:ind w:left="1440" w:hanging="360"/>
        <w:rPr>
          <w:highlight w:val="white"/>
          <w:u w:val="none"/>
        </w:rPr>
      </w:pPr>
      <w:r w:rsidDel="00000000" w:rsidR="00000000" w:rsidRPr="00000000">
        <w:rPr>
          <w:highlight w:val="white"/>
          <w:rtl w:val="0"/>
        </w:rPr>
        <w:t xml:space="preserve">revoked_reason </w:t>
      </w:r>
      <w:r w:rsidDel="00000000" w:rsidR="00000000" w:rsidRPr="00000000">
        <w:rPr>
          <w:color w:val="14181f"/>
          <w:highlight w:val="white"/>
          <w:rtl w:val="0"/>
        </w:rPr>
        <w:t xml:space="preserve">=</w:t>
      </w:r>
      <w:r w:rsidDel="00000000" w:rsidR="00000000" w:rsidRPr="00000000">
        <w:rPr>
          <w:highlight w:val="white"/>
          <w:rtl w:val="0"/>
        </w:rPr>
        <w:t xml:space="preserve"> reason </w:t>
      </w:r>
      <w:r w:rsidDel="00000000" w:rsidR="00000000" w:rsidRPr="00000000">
        <w:rPr>
          <w:color w:val="14181f"/>
          <w:highlight w:val="white"/>
          <w:rtl w:val="0"/>
        </w:rPr>
        <w:t xml:space="preserve">+</w:t>
      </w:r>
      <w:r w:rsidDel="00000000" w:rsidR="00000000" w:rsidRPr="00000000">
        <w:rPr>
          <w:highlight w:val="white"/>
          <w:rtl w:val="0"/>
        </w:rPr>
        <w:t xml:space="preserve">notes</w:t>
      </w:r>
    </w:p>
    <w:p w:rsidR="00000000" w:rsidDel="00000000" w:rsidP="00000000" w:rsidRDefault="00000000" w:rsidRPr="00000000" w14:paraId="00000598">
      <w:pPr>
        <w:numPr>
          <w:ilvl w:val="0"/>
          <w:numId w:val="38"/>
        </w:numPr>
        <w:spacing w:line="240" w:lineRule="auto"/>
        <w:ind w:left="720" w:hanging="360"/>
        <w:rPr>
          <w:highlight w:val="white"/>
          <w:u w:val="none"/>
        </w:rPr>
      </w:pPr>
      <w:r w:rsidDel="00000000" w:rsidR="00000000" w:rsidRPr="00000000">
        <w:rPr>
          <w:color w:val="b34a00"/>
          <w:highlight w:val="white"/>
          <w:rtl w:val="0"/>
        </w:rPr>
        <w:t xml:space="preserve">If</w:t>
      </w:r>
      <w:r w:rsidDel="00000000" w:rsidR="00000000" w:rsidRPr="00000000">
        <w:rPr>
          <w:highlight w:val="white"/>
          <w:rtl w:val="0"/>
        </w:rPr>
        <w:t xml:space="preserve"> coupon was reserved</w:t>
      </w:r>
      <w:r w:rsidDel="00000000" w:rsidR="00000000" w:rsidRPr="00000000">
        <w:rPr>
          <w:color w:val="14181f"/>
          <w:highlight w:val="white"/>
          <w:rtl w:val="0"/>
        </w:rPr>
        <w:t xml:space="preserve">:</w:t>
      </w:r>
      <w:r w:rsidDel="00000000" w:rsidR="00000000" w:rsidRPr="00000000">
        <w:rPr>
          <w:rtl w:val="0"/>
        </w:rPr>
      </w:r>
    </w:p>
    <w:p w:rsidR="00000000" w:rsidDel="00000000" w:rsidP="00000000" w:rsidRDefault="00000000" w:rsidRPr="00000000" w14:paraId="00000599">
      <w:pPr>
        <w:numPr>
          <w:ilvl w:val="1"/>
          <w:numId w:val="38"/>
        </w:numPr>
        <w:spacing w:line="240" w:lineRule="auto"/>
        <w:ind w:left="1440" w:hanging="360"/>
        <w:rPr>
          <w:highlight w:val="white"/>
          <w:u w:val="none"/>
        </w:rPr>
      </w:pPr>
      <w:r w:rsidDel="00000000" w:rsidR="00000000" w:rsidRPr="00000000">
        <w:rPr>
          <w:color w:val="b34a00"/>
          <w:highlight w:val="white"/>
          <w:rtl w:val="0"/>
        </w:rPr>
        <w:t xml:space="preserve">Unlink</w:t>
      </w:r>
      <w:r w:rsidDel="00000000" w:rsidR="00000000" w:rsidRPr="00000000">
        <w:rPr>
          <w:highlight w:val="white"/>
          <w:rtl w:val="0"/>
        </w:rPr>
        <w:t xml:space="preserve"> </w:t>
      </w:r>
      <w:r w:rsidDel="00000000" w:rsidR="00000000" w:rsidRPr="00000000">
        <w:rPr>
          <w:color w:val="8100c2"/>
          <w:highlight w:val="white"/>
          <w:rtl w:val="0"/>
        </w:rPr>
        <w:t xml:space="preserve">from</w:t>
      </w:r>
      <w:r w:rsidDel="00000000" w:rsidR="00000000" w:rsidRPr="00000000">
        <w:rPr>
          <w:highlight w:val="white"/>
          <w:rtl w:val="0"/>
        </w:rPr>
        <w:t xml:space="preserve"> </w:t>
      </w:r>
      <w:r w:rsidDel="00000000" w:rsidR="00000000" w:rsidRPr="00000000">
        <w:rPr>
          <w:color w:val="0051c2"/>
          <w:highlight w:val="white"/>
          <w:rtl w:val="0"/>
        </w:rPr>
        <w:t xml:space="preserve">lead</w:t>
      </w:r>
      <w:r w:rsidDel="00000000" w:rsidR="00000000" w:rsidRPr="00000000">
        <w:rPr>
          <w:highlight w:val="white"/>
          <w:rtl w:val="0"/>
        </w:rPr>
        <w:t xml:space="preserve"> </w:t>
      </w:r>
      <w:r w:rsidDel="00000000" w:rsidR="00000000" w:rsidRPr="00000000">
        <w:rPr>
          <w:color w:val="2b303b"/>
          <w:highlight w:val="white"/>
          <w:rtl w:val="0"/>
        </w:rPr>
        <w:t xml:space="preserve">(</w:t>
      </w:r>
      <w:r w:rsidDel="00000000" w:rsidR="00000000" w:rsidRPr="00000000">
        <w:rPr>
          <w:color w:val="8100c2"/>
          <w:highlight w:val="white"/>
          <w:rtl w:val="0"/>
        </w:rPr>
        <w:t xml:space="preserve">set</w:t>
      </w:r>
      <w:r w:rsidDel="00000000" w:rsidR="00000000" w:rsidRPr="00000000">
        <w:rPr>
          <w:highlight w:val="white"/>
          <w:rtl w:val="0"/>
        </w:rPr>
        <w:t xml:space="preserve"> reserved_for_lead_id </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008080"/>
          <w:highlight w:val="white"/>
          <w:rtl w:val="0"/>
        </w:rPr>
        <w:t xml:space="preserve">NULL</w:t>
      </w:r>
      <w:r w:rsidDel="00000000" w:rsidR="00000000" w:rsidRPr="00000000">
        <w:rPr>
          <w:color w:val="2b303b"/>
          <w:highlight w:val="white"/>
          <w:rtl w:val="0"/>
        </w:rPr>
        <w:t xml:space="preserve">)</w:t>
      </w:r>
      <w:r w:rsidDel="00000000" w:rsidR="00000000" w:rsidRPr="00000000">
        <w:rPr>
          <w:rtl w:val="0"/>
        </w:rPr>
      </w:r>
    </w:p>
    <w:p w:rsidR="00000000" w:rsidDel="00000000" w:rsidP="00000000" w:rsidRDefault="00000000" w:rsidRPr="00000000" w14:paraId="0000059A">
      <w:pPr>
        <w:numPr>
          <w:ilvl w:val="1"/>
          <w:numId w:val="38"/>
        </w:numPr>
        <w:spacing w:line="240" w:lineRule="auto"/>
        <w:ind w:left="1440" w:hanging="360"/>
        <w:rPr>
          <w:highlight w:val="white"/>
          <w:u w:val="none"/>
        </w:rPr>
      </w:pPr>
      <w:r w:rsidDel="00000000" w:rsidR="00000000" w:rsidRPr="00000000">
        <w:rPr>
          <w:color w:val="b34a00"/>
          <w:highlight w:val="white"/>
          <w:rtl w:val="0"/>
        </w:rPr>
        <w:t xml:space="preserve">Notify</w:t>
      </w:r>
      <w:r w:rsidDel="00000000" w:rsidR="00000000" w:rsidRPr="00000000">
        <w:rPr>
          <w:highlight w:val="white"/>
          <w:rtl w:val="0"/>
        </w:rPr>
        <w:t xml:space="preserve"> dealer </w:t>
      </w:r>
      <w:r w:rsidDel="00000000" w:rsidR="00000000" w:rsidRPr="00000000">
        <w:rPr>
          <w:color w:val="8100c2"/>
          <w:highlight w:val="white"/>
          <w:rtl w:val="0"/>
        </w:rPr>
        <w:t xml:space="preserve">of</w:t>
      </w:r>
      <w:r w:rsidDel="00000000" w:rsidR="00000000" w:rsidRPr="00000000">
        <w:rPr>
          <w:highlight w:val="white"/>
          <w:rtl w:val="0"/>
        </w:rPr>
        <w:t xml:space="preserve"> revocation</w:t>
      </w:r>
    </w:p>
    <w:p w:rsidR="00000000" w:rsidDel="00000000" w:rsidP="00000000" w:rsidRDefault="00000000" w:rsidRPr="00000000" w14:paraId="0000059B">
      <w:pPr>
        <w:numPr>
          <w:ilvl w:val="0"/>
          <w:numId w:val="38"/>
        </w:numPr>
        <w:spacing w:line="240" w:lineRule="auto"/>
        <w:ind w:left="720" w:hanging="360"/>
        <w:rPr>
          <w:highlight w:val="white"/>
          <w:u w:val="none"/>
        </w:rPr>
      </w:pPr>
      <w:r w:rsidDel="00000000" w:rsidR="00000000" w:rsidRPr="00000000">
        <w:rPr>
          <w:color w:val="b34a00"/>
          <w:highlight w:val="white"/>
          <w:rtl w:val="0"/>
        </w:rPr>
        <w:t xml:space="preserve">Audit</w:t>
      </w:r>
      <w:r w:rsidDel="00000000" w:rsidR="00000000" w:rsidRPr="00000000">
        <w:rPr>
          <w:highlight w:val="white"/>
          <w:rtl w:val="0"/>
        </w:rPr>
        <w:t xml:space="preserve"> log</w:t>
      </w:r>
      <w:r w:rsidDel="00000000" w:rsidR="00000000" w:rsidRPr="00000000">
        <w:rPr>
          <w:color w:val="14181f"/>
          <w:highlight w:val="white"/>
          <w:rtl w:val="0"/>
        </w:rPr>
        <w:t xml:space="preserve">:</w:t>
      </w:r>
      <w:r w:rsidDel="00000000" w:rsidR="00000000" w:rsidRPr="00000000">
        <w:rPr>
          <w:rtl w:val="0"/>
        </w:rPr>
      </w:r>
    </w:p>
    <w:p w:rsidR="00000000" w:rsidDel="00000000" w:rsidP="00000000" w:rsidRDefault="00000000" w:rsidRPr="00000000" w14:paraId="0000059C">
      <w:pPr>
        <w:numPr>
          <w:ilvl w:val="1"/>
          <w:numId w:val="38"/>
        </w:numPr>
        <w:spacing w:line="240" w:lineRule="auto"/>
        <w:ind w:left="1440" w:hanging="360"/>
        <w:rPr>
          <w:highlight w:val="white"/>
          <w:u w:val="none"/>
        </w:rPr>
      </w:pPr>
      <w:r w:rsidDel="00000000" w:rsidR="00000000" w:rsidRPr="00000000">
        <w:rPr>
          <w:highlight w:val="white"/>
          <w:rtl w:val="0"/>
        </w:rPr>
        <w:t xml:space="preserve">action </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008000"/>
          <w:highlight w:val="white"/>
          <w:rtl w:val="0"/>
        </w:rPr>
        <w:t xml:space="preserve">'revoked'</w:t>
      </w:r>
      <w:r w:rsidDel="00000000" w:rsidR="00000000" w:rsidRPr="00000000">
        <w:rPr>
          <w:highlight w:val="white"/>
          <w:rtl w:val="0"/>
        </w:rPr>
        <w:t xml:space="preserve"> </w:t>
      </w:r>
    </w:p>
    <w:p w:rsidR="00000000" w:rsidDel="00000000" w:rsidP="00000000" w:rsidRDefault="00000000" w:rsidRPr="00000000" w14:paraId="0000059D">
      <w:pPr>
        <w:numPr>
          <w:ilvl w:val="1"/>
          <w:numId w:val="38"/>
        </w:numPr>
        <w:spacing w:line="240" w:lineRule="auto"/>
        <w:ind w:left="1440" w:hanging="360"/>
        <w:rPr>
          <w:highlight w:val="white"/>
          <w:u w:val="none"/>
        </w:rPr>
      </w:pPr>
      <w:r w:rsidDel="00000000" w:rsidR="00000000" w:rsidRPr="00000000">
        <w:rPr>
          <w:highlight w:val="white"/>
          <w:rtl w:val="0"/>
        </w:rPr>
        <w:t xml:space="preserve">details </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2b303b"/>
          <w:highlight w:val="white"/>
          <w:rtl w:val="0"/>
        </w:rPr>
        <w:t xml:space="preserve">{</w:t>
      </w:r>
      <w:r w:rsidDel="00000000" w:rsidR="00000000" w:rsidRPr="00000000">
        <w:rPr>
          <w:highlight w:val="white"/>
          <w:rtl w:val="0"/>
        </w:rPr>
        <w:t xml:space="preserve"> reason</w:t>
      </w:r>
      <w:r w:rsidDel="00000000" w:rsidR="00000000" w:rsidRPr="00000000">
        <w:rPr>
          <w:color w:val="2b303b"/>
          <w:highlight w:val="white"/>
          <w:rtl w:val="0"/>
        </w:rPr>
        <w:t xml:space="preserve">,</w:t>
      </w:r>
      <w:r w:rsidDel="00000000" w:rsidR="00000000" w:rsidRPr="00000000">
        <w:rPr>
          <w:highlight w:val="white"/>
          <w:rtl w:val="0"/>
        </w:rPr>
        <w:t xml:space="preserve"> notes </w:t>
      </w:r>
      <w:r w:rsidDel="00000000" w:rsidR="00000000" w:rsidRPr="00000000">
        <w:rPr>
          <w:color w:val="2b303b"/>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59E">
      <w:pPr>
        <w:spacing w:line="240" w:lineRule="auto"/>
        <w:ind w:left="1440" w:firstLine="0"/>
        <w:rPr>
          <w:color w:val="b80a18"/>
          <w:highlight w:val="white"/>
        </w:rPr>
      </w:pPr>
      <w:r w:rsidDel="00000000" w:rsidR="00000000" w:rsidRPr="00000000">
        <w:rPr>
          <w:rtl w:val="0"/>
        </w:rPr>
      </w:r>
    </w:p>
    <w:p w:rsidR="00000000" w:rsidDel="00000000" w:rsidP="00000000" w:rsidRDefault="00000000" w:rsidRPr="00000000" w14:paraId="0000059F">
      <w:pPr>
        <w:spacing w:line="240" w:lineRule="auto"/>
        <w:ind w:left="0" w:firstLine="0"/>
        <w:rPr>
          <w:b w:val="1"/>
          <w:bCs w:val="1"/>
          <w:highlight w:val="white"/>
        </w:rPr>
      </w:pPr>
      <w:r w:rsidDel="00000000" w:rsidR="00000000" w:rsidRPr="00000000">
        <w:rPr>
          <w:color w:val="b80a18"/>
          <w:highlight w:val="white"/>
          <w:rtl w:val="0"/>
        </w:rPr>
        <w:t xml:space="preserve">Response</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2b303b"/>
          <w:highlight w:val="white"/>
          <w:rtl w:val="0"/>
        </w:rPr>
        <w:t xml:space="preserve">{</w:t>
      </w:r>
      <w:r w:rsidDel="00000000" w:rsidR="00000000" w:rsidRPr="00000000">
        <w:rPr>
          <w:highlight w:val="white"/>
          <w:rtl w:val="0"/>
        </w:rPr>
        <w:t xml:space="preserve"> </w:t>
      </w:r>
      <w:r w:rsidDel="00000000" w:rsidR="00000000" w:rsidRPr="00000000">
        <w:rPr>
          <w:color w:val="b80a18"/>
          <w:highlight w:val="white"/>
          <w:rtl w:val="0"/>
        </w:rPr>
        <w:t xml:space="preserve">success</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008080"/>
          <w:highlight w:val="white"/>
          <w:rtl w:val="0"/>
        </w:rPr>
        <w:t xml:space="preserve">true</w:t>
      </w:r>
      <w:r w:rsidDel="00000000" w:rsidR="00000000" w:rsidRPr="00000000">
        <w:rPr>
          <w:color w:val="2b303b"/>
          <w:highlight w:val="white"/>
          <w:rtl w:val="0"/>
        </w:rPr>
        <w:t xml:space="preserve">,</w:t>
      </w:r>
      <w:r w:rsidDel="00000000" w:rsidR="00000000" w:rsidRPr="00000000">
        <w:rPr>
          <w:highlight w:val="white"/>
          <w:rtl w:val="0"/>
        </w:rPr>
        <w:t xml:space="preserve"> </w:t>
      </w:r>
      <w:r w:rsidDel="00000000" w:rsidR="00000000" w:rsidRPr="00000000">
        <w:rPr>
          <w:color w:val="b80a18"/>
          <w:highlight w:val="white"/>
          <w:rtl w:val="0"/>
        </w:rPr>
        <w:t xml:space="preserve">message</w:t>
      </w:r>
      <w:r w:rsidDel="00000000" w:rsidR="00000000" w:rsidRPr="00000000">
        <w:rPr>
          <w:color w:val="14181f"/>
          <w:highlight w:val="white"/>
          <w:rtl w:val="0"/>
        </w:rPr>
        <w:t xml:space="preserve">:</w:t>
      </w:r>
      <w:r w:rsidDel="00000000" w:rsidR="00000000" w:rsidRPr="00000000">
        <w:rPr>
          <w:highlight w:val="white"/>
          <w:rtl w:val="0"/>
        </w:rPr>
        <w:t xml:space="preserve"> </w:t>
      </w:r>
      <w:r w:rsidDel="00000000" w:rsidR="00000000" w:rsidRPr="00000000">
        <w:rPr>
          <w:color w:val="008000"/>
          <w:highlight w:val="white"/>
          <w:rtl w:val="0"/>
        </w:rPr>
        <w:t xml:space="preserve">"Coupon revoked successfully"</w:t>
      </w:r>
      <w:r w:rsidDel="00000000" w:rsidR="00000000" w:rsidRPr="00000000">
        <w:rPr>
          <w:highlight w:val="white"/>
          <w:rtl w:val="0"/>
        </w:rPr>
        <w:t xml:space="preserve"> </w:t>
      </w:r>
      <w:r w:rsidDel="00000000" w:rsidR="00000000" w:rsidRPr="00000000">
        <w:rPr>
          <w:color w:val="2b303b"/>
          <w:highlight w:val="white"/>
          <w:rtl w:val="0"/>
        </w:rPr>
        <w:t xml:space="preserve">}</w:t>
      </w:r>
      <w:r w:rsidDel="00000000" w:rsidR="00000000" w:rsidRPr="00000000">
        <w:rPr>
          <w:rtl w:val="0"/>
        </w:rPr>
      </w:r>
    </w:p>
    <w:p w:rsidR="00000000" w:rsidDel="00000000" w:rsidP="00000000" w:rsidRDefault="00000000" w:rsidRPr="00000000" w14:paraId="000005A0">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5A1">
      <w:pPr>
        <w:spacing w:line="240" w:lineRule="auto"/>
        <w:rPr>
          <w:b w:val="1"/>
          <w:bCs w:val="1"/>
          <w:highlight w:val="white"/>
        </w:rPr>
      </w:pPr>
      <w:r w:rsidDel="00000000" w:rsidR="00000000" w:rsidRPr="00000000">
        <w:rPr>
          <w:b w:val="1"/>
          <w:bCs w:val="1"/>
          <w:highlight w:val="white"/>
          <w:rtl w:val="0"/>
        </w:rPr>
        <w:t xml:space="preserve">Expire Batch (Bulk Action)</w:t>
      </w:r>
    </w:p>
    <w:p w:rsidR="00000000" w:rsidDel="00000000" w:rsidP="00000000" w:rsidRDefault="00000000" w:rsidRPr="00000000" w14:paraId="000005A2">
      <w:pPr>
        <w:spacing w:after="240" w:before="240" w:line="240" w:lineRule="auto"/>
        <w:rPr>
          <w:highlight w:val="white"/>
        </w:rPr>
      </w:pPr>
      <w:r w:rsidDel="00000000" w:rsidR="00000000" w:rsidRPr="00000000">
        <w:rPr>
          <w:highlight w:val="white"/>
          <w:rtl w:val="0"/>
        </w:rPr>
        <w:t xml:space="preserve">Scenario: Batch reached expiry date, or admin wants to force-expire old batch.</w:t>
      </w:r>
    </w:p>
    <w:p w:rsidR="00000000" w:rsidDel="00000000" w:rsidP="00000000" w:rsidRDefault="00000000" w:rsidRPr="00000000" w14:paraId="000005A3">
      <w:pPr>
        <w:spacing w:after="240" w:before="240" w:line="240" w:lineRule="auto"/>
        <w:rPr>
          <w:highlight w:val="white"/>
        </w:rPr>
      </w:pPr>
      <w:r w:rsidDel="00000000" w:rsidR="00000000" w:rsidRPr="00000000">
        <w:rPr>
          <w:highlight w:val="white"/>
          <w:rtl w:val="0"/>
        </w:rPr>
        <w:t xml:space="preserve">Button: </w:t>
      </w:r>
      <w:r w:rsidDel="00000000" w:rsidR="00000000" w:rsidRPr="00000000">
        <w:rPr>
          <w:color w:val="b34a00"/>
          <w:highlight w:val="white"/>
          <w:rtl w:val="0"/>
        </w:rPr>
        <w:t xml:space="preserve">Expire</w:t>
      </w:r>
      <w:r w:rsidDel="00000000" w:rsidR="00000000" w:rsidRPr="00000000">
        <w:rPr>
          <w:highlight w:val="white"/>
          <w:rtl w:val="0"/>
        </w:rPr>
        <w:t xml:space="preserve"> </w:t>
      </w:r>
      <w:r w:rsidDel="00000000" w:rsidR="00000000" w:rsidRPr="00000000">
        <w:rPr>
          <w:color w:val="b34a00"/>
          <w:highlight w:val="white"/>
          <w:rtl w:val="0"/>
        </w:rPr>
        <w:t xml:space="preserve">All</w:t>
      </w:r>
      <w:r w:rsidDel="00000000" w:rsidR="00000000" w:rsidRPr="00000000">
        <w:rPr>
          <w:color w:val="008000"/>
          <w:highlight w:val="white"/>
          <w:rtl w:val="0"/>
        </w:rPr>
        <w:t xml:space="preserve"> (in Batch Detail view)</w:t>
      </w:r>
      <w:r w:rsidDel="00000000" w:rsidR="00000000" w:rsidRPr="00000000">
        <w:rPr>
          <w:rtl w:val="0"/>
        </w:rPr>
      </w:r>
    </w:p>
    <w:p w:rsidR="00000000" w:rsidDel="00000000" w:rsidP="00000000" w:rsidRDefault="00000000" w:rsidRPr="00000000" w14:paraId="000005A4">
      <w:pPr>
        <w:spacing w:after="240" w:before="240" w:line="240" w:lineRule="auto"/>
        <w:rPr>
          <w:highlight w:val="white"/>
        </w:rPr>
      </w:pPr>
      <w:r w:rsidDel="00000000" w:rsidR="00000000" w:rsidRPr="00000000">
        <w:rPr>
          <w:highlight w:val="white"/>
          <w:rtl w:val="0"/>
        </w:rPr>
        <w:t xml:space="preserve">Modal:</w:t>
      </w:r>
    </w:p>
    <w:tbl>
      <w:tblPr>
        <w:tblStyle w:val="Table16"/>
        <w:tblW w:w="5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tblGridChange w:id="0">
          <w:tblGrid>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highlight w:val="white"/>
              </w:rPr>
            </w:pPr>
            <w:r w:rsidDel="00000000" w:rsidR="00000000" w:rsidRPr="00000000">
              <w:rPr>
                <w:color w:val="b34a00"/>
                <w:highlight w:val="white"/>
                <w:rtl w:val="0"/>
              </w:rPr>
              <w:t xml:space="preserve">Expire</w:t>
            </w:r>
            <w:r w:rsidDel="00000000" w:rsidR="00000000" w:rsidRPr="00000000">
              <w:rPr>
                <w:highlight w:val="white"/>
                <w:rtl w:val="0"/>
              </w:rPr>
              <w:t xml:space="preserve"> </w:t>
            </w:r>
            <w:r w:rsidDel="00000000" w:rsidR="00000000" w:rsidRPr="00000000">
              <w:rPr>
                <w:color w:val="b34a00"/>
                <w:highlight w:val="white"/>
                <w:rtl w:val="0"/>
              </w:rPr>
              <w:t xml:space="preserve">Entire</w:t>
            </w:r>
            <w:r w:rsidDel="00000000" w:rsidR="00000000" w:rsidRPr="00000000">
              <w:rPr>
                <w:highlight w:val="white"/>
                <w:rtl w:val="0"/>
              </w:rPr>
              <w:t xml:space="preserve"> </w:t>
            </w:r>
            <w:r w:rsidDel="00000000" w:rsidR="00000000" w:rsidRPr="00000000">
              <w:rPr>
                <w:color w:val="b34a00"/>
                <w:highlight w:val="white"/>
                <w:rtl w:val="0"/>
              </w:rPr>
              <w:t xml:space="preserve">Batch</w:t>
            </w:r>
            <w:r w:rsidDel="00000000" w:rsidR="00000000" w:rsidRPr="00000000">
              <w:rPr>
                <w:color w:val="14181f"/>
                <w:highlight w:val="white"/>
                <w:rtl w:val="0"/>
              </w:rPr>
              <w:t xml:space="preserve">?</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highlight w:val="whit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highlight w:val="white"/>
              </w:rPr>
            </w:pPr>
            <w:r w:rsidDel="00000000" w:rsidR="00000000" w:rsidRPr="00000000">
              <w:rPr>
                <w:color w:val="b34a00"/>
                <w:highlight w:val="white"/>
                <w:rtl w:val="0"/>
              </w:rPr>
              <w:t xml:space="preserve">This</w:t>
            </w:r>
            <w:r w:rsidDel="00000000" w:rsidR="00000000" w:rsidRPr="00000000">
              <w:rPr>
                <w:color w:val="14181f"/>
                <w:highlight w:val="white"/>
                <w:rtl w:val="0"/>
              </w:rPr>
              <w:t xml:space="preserve"> will expire all coupons </w:t>
            </w:r>
            <w:r w:rsidDel="00000000" w:rsidR="00000000" w:rsidRPr="00000000">
              <w:rPr>
                <w:color w:val="8100c2"/>
                <w:highlight w:val="white"/>
                <w:rtl w:val="0"/>
              </w:rPr>
              <w:t xml:space="preserve">in</w:t>
            </w:r>
            <w:r w:rsidDel="00000000" w:rsidR="00000000" w:rsidRPr="00000000">
              <w:rPr>
                <w:color w:val="14181f"/>
                <w:highlight w:val="white"/>
                <w:rtl w:val="0"/>
              </w:rPr>
              <w:t xml:space="preserve"> </w:t>
            </w:r>
            <w:r w:rsidDel="00000000" w:rsidR="00000000" w:rsidRPr="00000000">
              <w:rPr>
                <w:color w:val="b80a18"/>
                <w:highlight w:val="white"/>
                <w:rtl w:val="0"/>
              </w:rPr>
              <w:t xml:space="preserve">batch</w:t>
            </w:r>
            <w:r w:rsidDel="00000000" w:rsidR="00000000" w:rsidRPr="00000000">
              <w:rPr>
                <w:color w:val="14181f"/>
                <w:highlight w:val="white"/>
                <w:rtl w:val="0"/>
              </w:rPr>
              <w:t xml:space="preserv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highlight w:val="white"/>
              </w:rPr>
            </w:pPr>
            <w:r w:rsidDel="00000000" w:rsidR="00000000" w:rsidRPr="00000000">
              <w:rPr>
                <w:color w:val="008080"/>
                <w:highlight w:val="white"/>
                <w:rtl w:val="0"/>
              </w:rPr>
              <w:t xml:space="preserve">BATCH</w:t>
            </w:r>
            <w:r w:rsidDel="00000000" w:rsidR="00000000" w:rsidRPr="00000000">
              <w:rPr>
                <w:color w:val="14181f"/>
                <w:highlight w:val="white"/>
                <w:rtl w:val="0"/>
              </w:rPr>
              <w:t xml:space="preserve">-</w:t>
            </w:r>
            <w:r w:rsidDel="00000000" w:rsidR="00000000" w:rsidRPr="00000000">
              <w:rPr>
                <w:color w:val="008080"/>
                <w:highlight w:val="white"/>
                <w:rtl w:val="0"/>
              </w:rPr>
              <w:t xml:space="preserve">001</w:t>
            </w:r>
            <w:r w:rsidDel="00000000" w:rsidR="00000000" w:rsidRPr="00000000">
              <w:rPr>
                <w:color w:val="14181f"/>
                <w:highlight w:val="white"/>
                <w:rtl w:val="0"/>
              </w:rPr>
              <w:t xml:space="preserve"> </w:t>
            </w:r>
            <w:r w:rsidDel="00000000" w:rsidR="00000000" w:rsidRPr="00000000">
              <w:rPr>
                <w:color w:val="2b303b"/>
                <w:highlight w:val="white"/>
                <w:rtl w:val="0"/>
              </w:rPr>
              <w:t xml:space="preserve">(</w:t>
            </w:r>
            <w:r w:rsidDel="00000000" w:rsidR="00000000" w:rsidRPr="00000000">
              <w:rPr>
                <w:color w:val="008080"/>
                <w:highlight w:val="white"/>
                <w:rtl w:val="0"/>
              </w:rPr>
              <w:t xml:space="preserve">ABC</w:t>
            </w:r>
            <w:r w:rsidDel="00000000" w:rsidR="00000000" w:rsidRPr="00000000">
              <w:rPr>
                <w:color w:val="14181f"/>
                <w:highlight w:val="white"/>
                <w:rtl w:val="0"/>
              </w:rPr>
              <w:t xml:space="preserve"> </w:t>
            </w:r>
            <w:r w:rsidDel="00000000" w:rsidR="00000000" w:rsidRPr="00000000">
              <w:rPr>
                <w:color w:val="b34a00"/>
                <w:highlight w:val="white"/>
                <w:rtl w:val="0"/>
              </w:rPr>
              <w:t xml:space="preserve">Motors</w:t>
            </w:r>
            <w:r w:rsidDel="00000000" w:rsidR="00000000" w:rsidRPr="00000000">
              <w:rPr>
                <w:color w:val="14181f"/>
                <w:highlight w:val="white"/>
                <w:rtl w:val="0"/>
              </w:rPr>
              <w:t xml:space="preserve"> - </w:t>
            </w:r>
            <w:r w:rsidDel="00000000" w:rsidR="00000000" w:rsidRPr="00000000">
              <w:rPr>
                <w:color w:val="b34a00"/>
                <w:highlight w:val="white"/>
                <w:rtl w:val="0"/>
              </w:rPr>
              <w:t xml:space="preserve">January</w:t>
            </w:r>
            <w:r w:rsidDel="00000000" w:rsidR="00000000" w:rsidRPr="00000000">
              <w:rPr>
                <w:color w:val="14181f"/>
                <w:highlight w:val="white"/>
                <w:rtl w:val="0"/>
              </w:rPr>
              <w:t xml:space="preserve"> </w:t>
            </w:r>
            <w:r w:rsidDel="00000000" w:rsidR="00000000" w:rsidRPr="00000000">
              <w:rPr>
                <w:color w:val="008080"/>
                <w:highlight w:val="white"/>
                <w:rtl w:val="0"/>
              </w:rPr>
              <w:t xml:space="preserve">2026</w:t>
            </w:r>
            <w:r w:rsidDel="00000000" w:rsidR="00000000" w:rsidRPr="00000000">
              <w:rPr>
                <w:color w:val="2b303b"/>
                <w:highlight w:val="white"/>
                <w:rtl w:val="0"/>
              </w:rPr>
              <w:t xml:space="preserv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highlight w:val="whit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highlight w:val="white"/>
              </w:rPr>
            </w:pPr>
            <w:r w:rsidDel="00000000" w:rsidR="00000000" w:rsidRPr="00000000">
              <w:rPr>
                <w:color w:val="b34a00"/>
                <w:highlight w:val="white"/>
                <w:rtl w:val="0"/>
              </w:rPr>
              <w:t xml:space="preserve">Affected</w:t>
            </w:r>
            <w:r w:rsidDel="00000000" w:rsidR="00000000" w:rsidRPr="00000000">
              <w:rPr>
                <w:color w:val="2b303b"/>
                <w:highlight w:val="white"/>
                <w:rtl w:val="0"/>
              </w:rPr>
              <w:t xml:space="preserve"> </w:t>
            </w:r>
            <w:r w:rsidDel="00000000" w:rsidR="00000000" w:rsidRPr="00000000">
              <w:rPr>
                <w:color w:val="b34a00"/>
                <w:highlight w:val="white"/>
                <w:rtl w:val="0"/>
              </w:rPr>
              <w:t xml:space="preserve">Coupons</w:t>
            </w:r>
            <w:r w:rsidDel="00000000" w:rsidR="00000000" w:rsidRPr="00000000">
              <w:rPr>
                <w:color w:val="14181f"/>
                <w:highlight w:val="white"/>
                <w:rtl w:val="0"/>
              </w:rPr>
              <w:t xml:space="preserve">:</w:t>
            </w:r>
            <w:r w:rsidDel="00000000" w:rsidR="00000000" w:rsidRPr="00000000">
              <w:rPr>
                <w:color w:val="2b303b"/>
                <w:highlight w:val="white"/>
                <w:rtl w:val="0"/>
              </w:rPr>
              <w:t xml:space="preserve"> │ │  </w:t>
            </w:r>
            <w:r w:rsidDel="00000000" w:rsidR="00000000" w:rsidRPr="00000000">
              <w:rPr>
                <w:color w:val="b34a00"/>
                <w:highlight w:val="white"/>
                <w:rtl w:val="0"/>
              </w:rPr>
              <w:t xml:space="preserve">Available</w:t>
            </w:r>
            <w:r w:rsidDel="00000000" w:rsidR="00000000" w:rsidRPr="00000000">
              <w:rPr>
                <w:color w:val="14181f"/>
                <w:highlight w:val="white"/>
                <w:rtl w:val="0"/>
              </w:rPr>
              <w:t xml:space="preserve">:</w:t>
            </w:r>
            <w:r w:rsidDel="00000000" w:rsidR="00000000" w:rsidRPr="00000000">
              <w:rPr>
                <w:color w:val="2b303b"/>
                <w:highlight w:val="white"/>
                <w:rtl w:val="0"/>
              </w:rPr>
              <w:t xml:space="preserve"> </w:t>
            </w:r>
            <w:r w:rsidDel="00000000" w:rsidR="00000000" w:rsidRPr="00000000">
              <w:rPr>
                <w:color w:val="008080"/>
                <w:highlight w:val="white"/>
                <w:rtl w:val="0"/>
              </w:rPr>
              <w:t xml:space="preserve">182</w:t>
            </w:r>
            <w:r w:rsidDel="00000000" w:rsidR="00000000" w:rsidRPr="00000000">
              <w:rPr>
                <w:color w:val="2b303b"/>
                <w:highlight w:val="white"/>
                <w:rtl w:val="0"/>
              </w:rPr>
              <w:t xml:space="preserve"> │ │  </w:t>
            </w:r>
            <w:r w:rsidDel="00000000" w:rsidR="00000000" w:rsidRPr="00000000">
              <w:rPr>
                <w:color w:val="b34a00"/>
                <w:highlight w:val="white"/>
                <w:rtl w:val="0"/>
              </w:rPr>
              <w:t xml:space="preserve">Reserved</w:t>
            </w:r>
            <w:r w:rsidDel="00000000" w:rsidR="00000000" w:rsidRPr="00000000">
              <w:rPr>
                <w:color w:val="14181f"/>
                <w:highlight w:val="white"/>
                <w:rtl w:val="0"/>
              </w:rPr>
              <w:t xml:space="preserve">:</w:t>
            </w:r>
            <w:r w:rsidDel="00000000" w:rsidR="00000000" w:rsidRPr="00000000">
              <w:rPr>
                <w:color w:val="2b303b"/>
                <w:highlight w:val="white"/>
                <w:rtl w:val="0"/>
              </w:rPr>
              <w:t xml:space="preserve"> </w:t>
            </w:r>
            <w:r w:rsidDel="00000000" w:rsidR="00000000" w:rsidRPr="00000000">
              <w:rPr>
                <w:color w:val="008080"/>
                <w:highlight w:val="white"/>
                <w:rtl w:val="0"/>
              </w:rPr>
              <w:t xml:space="preserve">15</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highlight w:val="whit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highlight w:val="white"/>
              </w:rPr>
            </w:pPr>
            <w:r w:rsidDel="00000000" w:rsidR="00000000" w:rsidRPr="00000000">
              <w:rPr>
                <w:color w:val="b34a00"/>
                <w:highlight w:val="white"/>
                <w:rtl w:val="0"/>
              </w:rPr>
              <w:t xml:space="preserve">Used</w:t>
            </w:r>
            <w:r w:rsidDel="00000000" w:rsidR="00000000" w:rsidRPr="00000000">
              <w:rPr>
                <w:color w:val="008080"/>
                <w:highlight w:val="white"/>
                <w:rtl w:val="0"/>
              </w:rPr>
              <w:t xml:space="preserve"> and already</w:t>
            </w:r>
            <w:r w:rsidDel="00000000" w:rsidR="00000000" w:rsidRPr="00000000">
              <w:rPr>
                <w:color w:val="14181f"/>
                <w:highlight w:val="white"/>
                <w:rtl w:val="0"/>
              </w:rPr>
              <w:t xml:space="preserve">-</w:t>
            </w:r>
            <w:r w:rsidDel="00000000" w:rsidR="00000000" w:rsidRPr="00000000">
              <w:rPr>
                <w:color w:val="008080"/>
                <w:highlight w:val="white"/>
                <w:rtl w:val="0"/>
              </w:rPr>
              <w:t xml:space="preserve">expired coupons unaffected</w:t>
            </w:r>
            <w:r w:rsidDel="00000000" w:rsidR="00000000" w:rsidRPr="00000000">
              <w:rPr>
                <w:color w:val="2b303b"/>
                <w:highlight w:val="white"/>
                <w:rtl w:val="0"/>
              </w:rPr>
              <w:t xml:space="preserv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highlight w:val="whit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highlight w:val="white"/>
              </w:rPr>
            </w:pPr>
            <w:r w:rsidDel="00000000" w:rsidR="00000000" w:rsidRPr="00000000">
              <w:rPr>
                <w:color w:val="2b303b"/>
                <w:highlight w:val="white"/>
                <w:rtl w:val="0"/>
              </w:rPr>
              <w:t xml:space="preserve">[</w:t>
            </w:r>
            <w:r w:rsidDel="00000000" w:rsidR="00000000" w:rsidRPr="00000000">
              <w:rPr>
                <w:color w:val="b34a00"/>
                <w:highlight w:val="white"/>
                <w:rtl w:val="0"/>
              </w:rPr>
              <w:t xml:space="preserve">Cancel</w:t>
            </w:r>
            <w:r w:rsidDel="00000000" w:rsidR="00000000" w:rsidRPr="00000000">
              <w:rPr>
                <w:color w:val="2b303b"/>
                <w:highlight w:val="white"/>
                <w:rtl w:val="0"/>
              </w:rPr>
              <w:t xml:space="preserve">]                       [</w:t>
            </w:r>
            <w:r w:rsidDel="00000000" w:rsidR="00000000" w:rsidRPr="00000000">
              <w:rPr>
                <w:color w:val="b34a00"/>
                <w:highlight w:val="white"/>
                <w:rtl w:val="0"/>
              </w:rPr>
              <w:t xml:space="preserve">Expire</w:t>
            </w:r>
            <w:r w:rsidDel="00000000" w:rsidR="00000000" w:rsidRPr="00000000">
              <w:rPr>
                <w:color w:val="2b303b"/>
                <w:highlight w:val="white"/>
                <w:rtl w:val="0"/>
              </w:rPr>
              <w:t xml:space="preserve"> </w:t>
            </w:r>
            <w:r w:rsidDel="00000000" w:rsidR="00000000" w:rsidRPr="00000000">
              <w:rPr>
                <w:color w:val="b34a00"/>
                <w:highlight w:val="white"/>
                <w:rtl w:val="0"/>
              </w:rPr>
              <w:t xml:space="preserve">All</w:t>
            </w:r>
            <w:r w:rsidDel="00000000" w:rsidR="00000000" w:rsidRPr="00000000">
              <w:rPr>
                <w:color w:val="2b303b"/>
                <w:highlight w:val="white"/>
                <w:rtl w:val="0"/>
              </w:rPr>
              <w:t xml:space="preserve"> </w:t>
            </w:r>
            <w:r w:rsidDel="00000000" w:rsidR="00000000" w:rsidRPr="00000000">
              <w:rPr>
                <w:color w:val="b34a00"/>
                <w:highlight w:val="white"/>
                <w:rtl w:val="0"/>
              </w:rPr>
              <w:t xml:space="preserve">Available</w:t>
            </w:r>
            <w:r w:rsidDel="00000000" w:rsidR="00000000" w:rsidRPr="00000000">
              <w:rPr>
                <w:color w:val="2b303b"/>
                <w:highlight w:val="white"/>
                <w:rtl w:val="0"/>
              </w:rPr>
              <w:t xml:space="preserve"> </w:t>
            </w:r>
            <w:r w:rsidDel="00000000" w:rsidR="00000000" w:rsidRPr="00000000">
              <w:rPr>
                <w:color w:val="b34a00"/>
                <w:highlight w:val="white"/>
                <w:rtl w:val="0"/>
              </w:rPr>
              <w:t xml:space="preserve">Coupons</w:t>
            </w:r>
            <w:r w:rsidDel="00000000" w:rsidR="00000000" w:rsidRPr="00000000">
              <w:rPr>
                <w:color w:val="2b303b"/>
                <w:highlight w:val="white"/>
                <w:rtl w:val="0"/>
              </w:rPr>
              <w:t xml:space="preserve">]</w:t>
            </w:r>
          </w:p>
        </w:tc>
      </w:tr>
    </w:tbl>
    <w:p w:rsidR="00000000" w:rsidDel="00000000" w:rsidP="00000000" w:rsidRDefault="00000000" w:rsidRPr="00000000" w14:paraId="000005AF">
      <w:pPr>
        <w:spacing w:after="240" w:before="240" w:line="240" w:lineRule="auto"/>
        <w:rPr>
          <w:b w:val="1"/>
          <w:bCs w:val="1"/>
          <w:highlight w:val="white"/>
        </w:rPr>
      </w:pPr>
      <w:r w:rsidDel="00000000" w:rsidR="00000000" w:rsidRPr="00000000">
        <w:rPr>
          <w:b w:val="1"/>
          <w:bCs w:val="1"/>
          <w:highlight w:val="white"/>
          <w:rtl w:val="0"/>
        </w:rPr>
        <w:t xml:space="preserve">Backend:</w:t>
      </w:r>
    </w:p>
    <w:p w:rsidR="00000000" w:rsidDel="00000000" w:rsidP="00000000" w:rsidRDefault="00000000" w:rsidRPr="00000000" w14:paraId="000005B0">
      <w:pPr>
        <w:spacing w:line="240" w:lineRule="auto"/>
        <w:rPr>
          <w:sz w:val="24"/>
          <w:szCs w:val="24"/>
          <w:highlight w:val="white"/>
        </w:rPr>
      </w:pPr>
      <w:r w:rsidDel="00000000" w:rsidR="00000000" w:rsidRPr="00000000">
        <w:rPr>
          <w:color w:val="008080"/>
          <w:sz w:val="24"/>
          <w:szCs w:val="24"/>
          <w:highlight w:val="white"/>
          <w:rtl w:val="0"/>
        </w:rPr>
        <w:t xml:space="preserve">POST</w:t>
      </w:r>
      <w:r w:rsidDel="00000000" w:rsidR="00000000" w:rsidRPr="00000000">
        <w:rPr>
          <w:sz w:val="24"/>
          <w:szCs w:val="24"/>
          <w:highlight w:val="white"/>
          <w:rtl w:val="0"/>
        </w:rPr>
        <w:t xml:space="preserve">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api</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admin</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coupons</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batch</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batchId</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expire</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all</w:t>
      </w:r>
    </w:p>
    <w:p w:rsidR="00000000" w:rsidDel="00000000" w:rsidP="00000000" w:rsidRDefault="00000000" w:rsidRPr="00000000" w14:paraId="000005B1">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5B2">
      <w:pPr>
        <w:spacing w:line="240" w:lineRule="auto"/>
        <w:rPr>
          <w:sz w:val="24"/>
          <w:szCs w:val="24"/>
          <w:highlight w:val="white"/>
        </w:rPr>
      </w:pPr>
      <w:r w:rsidDel="00000000" w:rsidR="00000000" w:rsidRPr="00000000">
        <w:rPr>
          <w:color w:val="b80a18"/>
          <w:sz w:val="24"/>
          <w:szCs w:val="24"/>
          <w:highlight w:val="white"/>
          <w:rtl w:val="0"/>
        </w:rPr>
        <w:t xml:space="preserve">Processing</w:t>
      </w:r>
      <w:r w:rsidDel="00000000" w:rsidR="00000000" w:rsidRPr="00000000">
        <w:rPr>
          <w:color w:val="14181f"/>
          <w:sz w:val="24"/>
          <w:szCs w:val="24"/>
          <w:highlight w:val="white"/>
          <w:rtl w:val="0"/>
        </w:rPr>
        <w:t xml:space="preserve">:</w:t>
      </w:r>
      <w:r w:rsidDel="00000000" w:rsidR="00000000" w:rsidRPr="00000000">
        <w:rPr>
          <w:rtl w:val="0"/>
        </w:rPr>
      </w:r>
    </w:p>
    <w:p w:rsidR="00000000" w:rsidDel="00000000" w:rsidP="00000000" w:rsidRDefault="00000000" w:rsidRPr="00000000" w14:paraId="000005B3">
      <w:pPr>
        <w:numPr>
          <w:ilvl w:val="0"/>
          <w:numId w:val="98"/>
        </w:numPr>
        <w:spacing w:line="240" w:lineRule="auto"/>
        <w:ind w:left="720" w:hanging="360"/>
        <w:rPr>
          <w:sz w:val="24"/>
          <w:szCs w:val="24"/>
          <w:highlight w:val="white"/>
          <w:u w:val="none"/>
        </w:rPr>
      </w:pPr>
      <w:r w:rsidDel="00000000" w:rsidR="00000000" w:rsidRPr="00000000">
        <w:rPr>
          <w:color w:val="b34a00"/>
          <w:sz w:val="24"/>
          <w:szCs w:val="24"/>
          <w:highlight w:val="white"/>
          <w:rtl w:val="0"/>
        </w:rPr>
        <w:t xml:space="preserve">Update</w:t>
      </w:r>
      <w:r w:rsidDel="00000000" w:rsidR="00000000" w:rsidRPr="00000000">
        <w:rPr>
          <w:sz w:val="24"/>
          <w:szCs w:val="24"/>
          <w:highlight w:val="white"/>
          <w:rtl w:val="0"/>
        </w:rPr>
        <w:t xml:space="preserve"> all coupons </w:t>
      </w:r>
      <w:r w:rsidDel="00000000" w:rsidR="00000000" w:rsidRPr="00000000">
        <w:rPr>
          <w:color w:val="8100c2"/>
          <w:sz w:val="24"/>
          <w:szCs w:val="24"/>
          <w:highlight w:val="white"/>
          <w:rtl w:val="0"/>
        </w:rPr>
        <w:t xml:space="preserve">in</w:t>
      </w:r>
      <w:r w:rsidDel="00000000" w:rsidR="00000000" w:rsidRPr="00000000">
        <w:rPr>
          <w:sz w:val="24"/>
          <w:szCs w:val="24"/>
          <w:highlight w:val="white"/>
          <w:rtl w:val="0"/>
        </w:rPr>
        <w:t xml:space="preserve"> </w:t>
      </w:r>
      <w:r w:rsidDel="00000000" w:rsidR="00000000" w:rsidRPr="00000000">
        <w:rPr>
          <w:color w:val="b80a18"/>
          <w:sz w:val="24"/>
          <w:szCs w:val="24"/>
          <w:highlight w:val="white"/>
          <w:rtl w:val="0"/>
        </w:rPr>
        <w:t xml:space="preserve">batch</w:t>
      </w:r>
      <w:r w:rsidDel="00000000" w:rsidR="00000000" w:rsidRPr="00000000">
        <w:rPr>
          <w:color w:val="14181f"/>
          <w:sz w:val="24"/>
          <w:szCs w:val="24"/>
          <w:highlight w:val="white"/>
          <w:rtl w:val="0"/>
        </w:rPr>
        <w:t xml:space="preserve">:</w:t>
      </w:r>
      <w:r w:rsidDel="00000000" w:rsidR="00000000" w:rsidRPr="00000000">
        <w:rPr>
          <w:rtl w:val="0"/>
        </w:rPr>
      </w:r>
    </w:p>
    <w:p w:rsidR="00000000" w:rsidDel="00000000" w:rsidP="00000000" w:rsidRDefault="00000000" w:rsidRPr="00000000" w14:paraId="000005B4">
      <w:pPr>
        <w:spacing w:line="240" w:lineRule="auto"/>
        <w:ind w:left="1440" w:firstLine="0"/>
        <w:rPr>
          <w:sz w:val="24"/>
          <w:szCs w:val="24"/>
          <w:highlight w:val="white"/>
        </w:rPr>
      </w:pPr>
      <w:r w:rsidDel="00000000" w:rsidR="00000000" w:rsidRPr="00000000">
        <w:rPr>
          <w:color w:val="008080"/>
          <w:sz w:val="24"/>
          <w:szCs w:val="24"/>
          <w:highlight w:val="white"/>
          <w:rtl w:val="0"/>
        </w:rPr>
        <w:t xml:space="preserve">UPDATE</w:t>
      </w:r>
      <w:r w:rsidDel="00000000" w:rsidR="00000000" w:rsidRPr="00000000">
        <w:rPr>
          <w:sz w:val="24"/>
          <w:szCs w:val="24"/>
          <w:highlight w:val="white"/>
          <w:rtl w:val="0"/>
        </w:rPr>
        <w:t xml:space="preserve"> coupons </w:t>
      </w:r>
    </w:p>
    <w:p w:rsidR="00000000" w:rsidDel="00000000" w:rsidP="00000000" w:rsidRDefault="00000000" w:rsidRPr="00000000" w14:paraId="000005B5">
      <w:pPr>
        <w:spacing w:line="240" w:lineRule="auto"/>
        <w:ind w:left="1440" w:firstLine="0"/>
        <w:rPr>
          <w:sz w:val="24"/>
          <w:szCs w:val="24"/>
          <w:highlight w:val="white"/>
        </w:rPr>
      </w:pPr>
      <w:r w:rsidDel="00000000" w:rsidR="00000000" w:rsidRPr="00000000">
        <w:rPr>
          <w:color w:val="008080"/>
          <w:sz w:val="24"/>
          <w:szCs w:val="24"/>
          <w:highlight w:val="white"/>
          <w:rtl w:val="0"/>
        </w:rPr>
        <w:t xml:space="preserve">SET</w:t>
      </w:r>
      <w:r w:rsidDel="00000000" w:rsidR="00000000" w:rsidRPr="00000000">
        <w:rPr>
          <w:sz w:val="24"/>
          <w:szCs w:val="24"/>
          <w:highlight w:val="white"/>
          <w:rtl w:val="0"/>
        </w:rPr>
        <w:t xml:space="preserve">status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00"/>
          <w:sz w:val="24"/>
          <w:szCs w:val="24"/>
          <w:highlight w:val="white"/>
          <w:rtl w:val="0"/>
        </w:rPr>
        <w:t xml:space="preserve">'expired'</w:t>
      </w:r>
      <w:r w:rsidDel="00000000" w:rsidR="00000000" w:rsidRPr="00000000">
        <w:rPr>
          <w:sz w:val="24"/>
          <w:szCs w:val="24"/>
          <w:highlight w:val="white"/>
          <w:rtl w:val="0"/>
        </w:rPr>
        <w:t xml:space="preserve"> </w:t>
      </w:r>
    </w:p>
    <w:p w:rsidR="00000000" w:rsidDel="00000000" w:rsidP="00000000" w:rsidRDefault="00000000" w:rsidRPr="00000000" w14:paraId="000005B6">
      <w:pPr>
        <w:spacing w:line="240" w:lineRule="auto"/>
        <w:ind w:left="1440" w:firstLine="0"/>
        <w:rPr>
          <w:sz w:val="24"/>
          <w:szCs w:val="24"/>
          <w:highlight w:val="white"/>
        </w:rPr>
      </w:pPr>
      <w:r w:rsidDel="00000000" w:rsidR="00000000" w:rsidRPr="00000000">
        <w:rPr>
          <w:color w:val="008080"/>
          <w:sz w:val="24"/>
          <w:szCs w:val="24"/>
          <w:highlight w:val="white"/>
          <w:rtl w:val="0"/>
        </w:rPr>
        <w:t xml:space="preserve">WHERE</w:t>
      </w:r>
      <w:r w:rsidDel="00000000" w:rsidR="00000000" w:rsidRPr="00000000">
        <w:rPr>
          <w:sz w:val="24"/>
          <w:szCs w:val="24"/>
          <w:highlight w:val="white"/>
          <w:rtl w:val="0"/>
        </w:rPr>
        <w:t xml:space="preserve"> batch_id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batchId </w:t>
      </w:r>
      <w:r w:rsidDel="00000000" w:rsidR="00000000" w:rsidRPr="00000000">
        <w:rPr>
          <w:color w:val="008080"/>
          <w:sz w:val="24"/>
          <w:szCs w:val="24"/>
          <w:highlight w:val="white"/>
          <w:rtl w:val="0"/>
        </w:rPr>
        <w:t xml:space="preserve">AND</w:t>
      </w:r>
      <w:r w:rsidDel="00000000" w:rsidR="00000000" w:rsidRPr="00000000">
        <w:rPr>
          <w:sz w:val="24"/>
          <w:szCs w:val="24"/>
          <w:highlight w:val="white"/>
          <w:rtl w:val="0"/>
        </w:rPr>
        <w:t xml:space="preserve"> status </w:t>
      </w:r>
      <w:r w:rsidDel="00000000" w:rsidR="00000000" w:rsidRPr="00000000">
        <w:rPr>
          <w:color w:val="008080"/>
          <w:sz w:val="24"/>
          <w:szCs w:val="24"/>
          <w:highlight w:val="white"/>
          <w:rtl w:val="0"/>
        </w:rPr>
        <w:t xml:space="preserve">IN</w:t>
      </w:r>
      <w:r w:rsidDel="00000000" w:rsidR="00000000" w:rsidRPr="00000000">
        <w:rPr>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color w:val="008000"/>
          <w:sz w:val="24"/>
          <w:szCs w:val="24"/>
          <w:highlight w:val="white"/>
          <w:rtl w:val="0"/>
        </w:rPr>
        <w:t xml:space="preserve">'available'</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00"/>
          <w:sz w:val="24"/>
          <w:szCs w:val="24"/>
          <w:highlight w:val="white"/>
          <w:rtl w:val="0"/>
        </w:rPr>
        <w:t xml:space="preserve">'reserved'</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5B7">
      <w:pPr>
        <w:numPr>
          <w:ilvl w:val="0"/>
          <w:numId w:val="90"/>
        </w:numPr>
        <w:spacing w:line="240" w:lineRule="auto"/>
        <w:ind w:left="720" w:hanging="360"/>
        <w:rPr>
          <w:sz w:val="24"/>
          <w:szCs w:val="24"/>
          <w:highlight w:val="white"/>
          <w:u w:val="none"/>
        </w:rPr>
      </w:pPr>
      <w:r w:rsidDel="00000000" w:rsidR="00000000" w:rsidRPr="00000000">
        <w:rPr>
          <w:color w:val="b34a00"/>
          <w:sz w:val="24"/>
          <w:szCs w:val="24"/>
          <w:highlight w:val="white"/>
          <w:rtl w:val="0"/>
        </w:rPr>
        <w:t xml:space="preserve">Update</w:t>
      </w:r>
      <w:r w:rsidDel="00000000" w:rsidR="00000000" w:rsidRPr="00000000">
        <w:rPr>
          <w:sz w:val="24"/>
          <w:szCs w:val="24"/>
          <w:highlight w:val="white"/>
          <w:rtl w:val="0"/>
        </w:rPr>
        <w:t xml:space="preserve"> batch</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p>
    <w:p w:rsidR="00000000" w:rsidDel="00000000" w:rsidP="00000000" w:rsidRDefault="00000000" w:rsidRPr="00000000" w14:paraId="000005B8">
      <w:pPr>
        <w:spacing w:line="240" w:lineRule="auto"/>
        <w:ind w:left="1440" w:firstLine="0"/>
        <w:rPr>
          <w:sz w:val="24"/>
          <w:szCs w:val="24"/>
          <w:highlight w:val="white"/>
        </w:rPr>
      </w:pPr>
      <w:r w:rsidDel="00000000" w:rsidR="00000000" w:rsidRPr="00000000">
        <w:rPr>
          <w:color w:val="008080"/>
          <w:sz w:val="24"/>
          <w:szCs w:val="24"/>
          <w:highlight w:val="white"/>
          <w:rtl w:val="0"/>
        </w:rPr>
        <w:t xml:space="preserve">UPDATE</w:t>
      </w:r>
      <w:r w:rsidDel="00000000" w:rsidR="00000000" w:rsidRPr="00000000">
        <w:rPr>
          <w:sz w:val="24"/>
          <w:szCs w:val="24"/>
          <w:highlight w:val="white"/>
          <w:rtl w:val="0"/>
        </w:rPr>
        <w:t xml:space="preserve">coupon_batches </w:t>
      </w:r>
    </w:p>
    <w:p w:rsidR="00000000" w:rsidDel="00000000" w:rsidP="00000000" w:rsidRDefault="00000000" w:rsidRPr="00000000" w14:paraId="000005B9">
      <w:pPr>
        <w:spacing w:line="240" w:lineRule="auto"/>
        <w:ind w:left="1440" w:firstLine="0"/>
        <w:rPr>
          <w:sz w:val="24"/>
          <w:szCs w:val="24"/>
          <w:highlight w:val="white"/>
        </w:rPr>
      </w:pPr>
      <w:r w:rsidDel="00000000" w:rsidR="00000000" w:rsidRPr="00000000">
        <w:rPr>
          <w:color w:val="008080"/>
          <w:sz w:val="24"/>
          <w:szCs w:val="24"/>
          <w:highlight w:val="white"/>
          <w:rtl w:val="0"/>
        </w:rPr>
        <w:t xml:space="preserve">SET</w:t>
      </w:r>
      <w:r w:rsidDel="00000000" w:rsidR="00000000" w:rsidRPr="00000000">
        <w:rPr>
          <w:sz w:val="24"/>
          <w:szCs w:val="24"/>
          <w:highlight w:val="white"/>
          <w:rtl w:val="0"/>
        </w:rPr>
        <w:t xml:space="preserve"> status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00"/>
          <w:sz w:val="24"/>
          <w:szCs w:val="24"/>
          <w:highlight w:val="white"/>
          <w:rtl w:val="0"/>
        </w:rPr>
        <w:t xml:space="preserve">'expired'</w:t>
      </w:r>
      <w:r w:rsidDel="00000000" w:rsidR="00000000" w:rsidRPr="00000000">
        <w:rPr>
          <w:sz w:val="24"/>
          <w:szCs w:val="24"/>
          <w:highlight w:val="white"/>
          <w:rtl w:val="0"/>
        </w:rPr>
        <w:t xml:space="preserve"> </w:t>
      </w:r>
    </w:p>
    <w:p w:rsidR="00000000" w:rsidDel="00000000" w:rsidP="00000000" w:rsidRDefault="00000000" w:rsidRPr="00000000" w14:paraId="000005BA">
      <w:pPr>
        <w:spacing w:line="240" w:lineRule="auto"/>
        <w:ind w:left="1440" w:firstLine="0"/>
        <w:rPr>
          <w:sz w:val="24"/>
          <w:szCs w:val="24"/>
          <w:highlight w:val="white"/>
        </w:rPr>
      </w:pPr>
      <w:r w:rsidDel="00000000" w:rsidR="00000000" w:rsidRPr="00000000">
        <w:rPr>
          <w:color w:val="008080"/>
          <w:sz w:val="24"/>
          <w:szCs w:val="24"/>
          <w:highlight w:val="white"/>
          <w:rtl w:val="0"/>
        </w:rPr>
        <w:t xml:space="preserve">WHERE</w:t>
      </w:r>
      <w:r w:rsidDel="00000000" w:rsidR="00000000" w:rsidRPr="00000000">
        <w:rPr>
          <w:sz w:val="24"/>
          <w:szCs w:val="24"/>
          <w:highlight w:val="white"/>
          <w:rtl w:val="0"/>
        </w:rPr>
        <w:t xml:space="preserve"> id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batchId</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5BB">
      <w:pPr>
        <w:numPr>
          <w:ilvl w:val="0"/>
          <w:numId w:val="35"/>
        </w:numPr>
        <w:spacing w:line="240" w:lineRule="auto"/>
        <w:ind w:left="720" w:hanging="360"/>
        <w:rPr>
          <w:sz w:val="24"/>
          <w:szCs w:val="24"/>
          <w:highlight w:val="white"/>
          <w:u w:val="none"/>
        </w:rPr>
      </w:pPr>
      <w:r w:rsidDel="00000000" w:rsidR="00000000" w:rsidRPr="00000000">
        <w:rPr>
          <w:color w:val="b34a00"/>
          <w:sz w:val="24"/>
          <w:szCs w:val="24"/>
          <w:highlight w:val="white"/>
          <w:rtl w:val="0"/>
        </w:rPr>
        <w:t xml:space="preserve">Notify</w:t>
      </w:r>
      <w:r w:rsidDel="00000000" w:rsidR="00000000" w:rsidRPr="00000000">
        <w:rPr>
          <w:sz w:val="24"/>
          <w:szCs w:val="24"/>
          <w:highlight w:val="white"/>
          <w:rtl w:val="0"/>
        </w:rPr>
        <w:t xml:space="preserve"> dealers</w:t>
      </w:r>
      <w:r w:rsidDel="00000000" w:rsidR="00000000" w:rsidRPr="00000000">
        <w:rPr>
          <w:color w:val="14181f"/>
          <w:sz w:val="24"/>
          <w:szCs w:val="24"/>
          <w:highlight w:val="white"/>
          <w:rtl w:val="0"/>
        </w:rPr>
        <w:t xml:space="preserve">:</w:t>
      </w:r>
      <w:r w:rsidDel="00000000" w:rsidR="00000000" w:rsidRPr="00000000">
        <w:rPr>
          <w:rtl w:val="0"/>
        </w:rPr>
      </w:r>
    </w:p>
    <w:p w:rsidR="00000000" w:rsidDel="00000000" w:rsidP="00000000" w:rsidRDefault="00000000" w:rsidRPr="00000000" w14:paraId="000005BC">
      <w:pPr>
        <w:spacing w:line="240" w:lineRule="auto"/>
        <w:ind w:left="1440" w:firstLine="0"/>
        <w:rPr>
          <w:sz w:val="24"/>
          <w:szCs w:val="24"/>
          <w:highlight w:val="white"/>
        </w:rPr>
      </w:pPr>
      <w:r w:rsidDel="00000000" w:rsidR="00000000" w:rsidRPr="00000000">
        <w:rPr>
          <w:color w:val="b34a00"/>
          <w:sz w:val="24"/>
          <w:szCs w:val="24"/>
          <w:highlight w:val="white"/>
          <w:rtl w:val="0"/>
        </w:rPr>
        <w:t xml:space="preserve">If</w:t>
      </w:r>
      <w:r w:rsidDel="00000000" w:rsidR="00000000" w:rsidRPr="00000000">
        <w:rPr>
          <w:sz w:val="24"/>
          <w:szCs w:val="24"/>
          <w:highlight w:val="white"/>
          <w:rtl w:val="0"/>
        </w:rPr>
        <w:t xml:space="preserve"> any reserved coupons expired</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notify dealer </w:t>
      </w:r>
    </w:p>
    <w:p w:rsidR="00000000" w:rsidDel="00000000" w:rsidP="00000000" w:rsidRDefault="00000000" w:rsidRPr="00000000" w14:paraId="000005BD">
      <w:pPr>
        <w:spacing w:line="240" w:lineRule="auto"/>
        <w:ind w:left="1440" w:firstLine="0"/>
        <w:rPr>
          <w:color w:val="b80a18"/>
          <w:sz w:val="24"/>
          <w:szCs w:val="24"/>
          <w:highlight w:val="white"/>
        </w:rPr>
      </w:pPr>
      <w:r w:rsidDel="00000000" w:rsidR="00000000" w:rsidRPr="00000000">
        <w:rPr>
          <w:rtl w:val="0"/>
        </w:rPr>
      </w:r>
    </w:p>
    <w:p w:rsidR="00000000" w:rsidDel="00000000" w:rsidP="00000000" w:rsidRDefault="00000000" w:rsidRPr="00000000" w14:paraId="000005BE">
      <w:pPr>
        <w:spacing w:line="240" w:lineRule="auto"/>
        <w:ind w:left="1440" w:firstLine="0"/>
        <w:rPr>
          <w:sz w:val="24"/>
          <w:szCs w:val="24"/>
          <w:highlight w:val="white"/>
        </w:rPr>
      </w:pPr>
      <w:r w:rsidDel="00000000" w:rsidR="00000000" w:rsidRPr="00000000">
        <w:rPr>
          <w:color w:val="b80a18"/>
          <w:sz w:val="24"/>
          <w:szCs w:val="24"/>
          <w:highlight w:val="white"/>
          <w:rtl w:val="0"/>
        </w:rPr>
        <w:t xml:space="preserve">Response</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b80a18"/>
          <w:sz w:val="24"/>
          <w:szCs w:val="24"/>
          <w:highlight w:val="white"/>
          <w:rtl w:val="0"/>
        </w:rPr>
        <w:t xml:space="preserve">success</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80"/>
          <w:sz w:val="24"/>
          <w:szCs w:val="24"/>
          <w:highlight w:val="white"/>
          <w:rtl w:val="0"/>
        </w:rPr>
        <w:t xml:space="preserve">true</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b80a18"/>
          <w:sz w:val="24"/>
          <w:szCs w:val="24"/>
          <w:highlight w:val="white"/>
          <w:rtl w:val="0"/>
        </w:rPr>
        <w:t xml:space="preserve">expiredCount</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80"/>
          <w:sz w:val="24"/>
          <w:szCs w:val="24"/>
          <w:highlight w:val="white"/>
          <w:rtl w:val="0"/>
        </w:rPr>
        <w:t xml:space="preserve">197</w:t>
      </w:r>
      <w:r w:rsidDel="00000000" w:rsidR="00000000" w:rsidRPr="00000000">
        <w:rPr>
          <w:color w:val="2b303b"/>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b80a18"/>
          <w:sz w:val="24"/>
          <w:szCs w:val="24"/>
          <w:highlight w:val="white"/>
          <w:rtl w:val="0"/>
        </w:rPr>
        <w:t xml:space="preserve">message</w:t>
      </w:r>
      <w:r w:rsidDel="00000000" w:rsidR="00000000" w:rsidRPr="00000000">
        <w:rPr>
          <w:color w:val="14181f"/>
          <w:sz w:val="24"/>
          <w:szCs w:val="24"/>
          <w:highlight w:val="white"/>
          <w:rtl w:val="0"/>
        </w:rPr>
        <w:t xml:space="preserve">:</w:t>
      </w:r>
      <w:r w:rsidDel="00000000" w:rsidR="00000000" w:rsidRPr="00000000">
        <w:rPr>
          <w:sz w:val="24"/>
          <w:szCs w:val="24"/>
          <w:highlight w:val="white"/>
          <w:rtl w:val="0"/>
        </w:rPr>
        <w:t xml:space="preserve"> </w:t>
      </w:r>
      <w:r w:rsidDel="00000000" w:rsidR="00000000" w:rsidRPr="00000000">
        <w:rPr>
          <w:color w:val="008000"/>
          <w:sz w:val="24"/>
          <w:szCs w:val="24"/>
          <w:highlight w:val="white"/>
          <w:rtl w:val="0"/>
        </w:rPr>
        <w:t xml:space="preserve">"197 coupons expired successfully"</w:t>
      </w:r>
      <w:r w:rsidDel="00000000" w:rsidR="00000000" w:rsidRPr="00000000">
        <w:rPr>
          <w:sz w:val="24"/>
          <w:szCs w:val="24"/>
          <w:highlight w:val="white"/>
          <w:rtl w:val="0"/>
        </w:rPr>
        <w:t xml:space="preserve"> </w:t>
      </w:r>
      <w:r w:rsidDel="00000000" w:rsidR="00000000" w:rsidRPr="00000000">
        <w:rPr>
          <w:color w:val="2b303b"/>
          <w:sz w:val="24"/>
          <w:szCs w:val="24"/>
          <w:highlight w:val="white"/>
          <w:rtl w:val="0"/>
        </w:rPr>
        <w:t xml:space="preserve">}</w:t>
      </w:r>
      <w:r w:rsidDel="00000000" w:rsidR="00000000" w:rsidRPr="00000000">
        <w:rPr>
          <w:rtl w:val="0"/>
        </w:rPr>
      </w:r>
    </w:p>
    <w:p w:rsidR="00000000" w:rsidDel="00000000" w:rsidP="00000000" w:rsidRDefault="00000000" w:rsidRPr="00000000" w14:paraId="000005BF">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5C0">
      <w:pPr>
        <w:spacing w:line="240" w:lineRule="auto"/>
        <w:rPr>
          <w:b w:val="1"/>
          <w:bCs w:val="1"/>
          <w:sz w:val="26"/>
          <w:szCs w:val="26"/>
          <w:shd w:fill="b6d7a8" w:val="clear"/>
        </w:rPr>
      </w:pPr>
      <w:r w:rsidDel="00000000" w:rsidR="00000000" w:rsidRPr="00000000">
        <w:rPr>
          <w:b w:val="1"/>
          <w:bCs w:val="1"/>
          <w:sz w:val="26"/>
          <w:szCs w:val="26"/>
          <w:shd w:fill="b6d7a8" w:val="clear"/>
          <w:rtl w:val="0"/>
        </w:rPr>
        <w:t xml:space="preserve">COUPON DISTRIBUTION (Manual - Phase 1)</w:t>
      </w:r>
    </w:p>
    <w:p w:rsidR="00000000" w:rsidDel="00000000" w:rsidP="00000000" w:rsidRDefault="00000000" w:rsidRPr="00000000" w14:paraId="000005C1">
      <w:pPr>
        <w:spacing w:line="240" w:lineRule="auto"/>
        <w:rPr>
          <w:b w:val="1"/>
          <w:bCs w:val="1"/>
          <w:sz w:val="26"/>
          <w:szCs w:val="26"/>
          <w:shd w:fill="b6d7a8" w:val="clear"/>
        </w:rPr>
      </w:pPr>
      <w:r w:rsidDel="00000000" w:rsidR="00000000" w:rsidRPr="00000000">
        <w:rPr>
          <w:rtl w:val="0"/>
        </w:rPr>
      </w:r>
    </w:p>
    <w:p w:rsidR="00000000" w:rsidDel="00000000" w:rsidP="00000000" w:rsidRDefault="00000000" w:rsidRPr="00000000" w14:paraId="000005C2">
      <w:pPr>
        <w:spacing w:line="240" w:lineRule="auto"/>
        <w:rPr>
          <w:highlight w:val="white"/>
        </w:rPr>
      </w:pPr>
      <w:r w:rsidDel="00000000" w:rsidR="00000000" w:rsidRPr="00000000">
        <w:rPr>
          <w:highlight w:val="white"/>
          <w:rtl w:val="0"/>
        </w:rPr>
        <w:t xml:space="preserve">1. Admin downloads coupon file</w:t>
      </w:r>
    </w:p>
    <w:p w:rsidR="00000000" w:rsidDel="00000000" w:rsidP="00000000" w:rsidRDefault="00000000" w:rsidRPr="00000000" w14:paraId="000005C3">
      <w:pPr>
        <w:spacing w:line="240" w:lineRule="auto"/>
        <w:rPr>
          <w:highlight w:val="white"/>
        </w:rPr>
      </w:pPr>
      <w:r w:rsidDel="00000000" w:rsidR="00000000" w:rsidRPr="00000000">
        <w:rPr>
          <w:highlight w:val="white"/>
          <w:rtl w:val="0"/>
        </w:rPr>
        <w:t xml:space="preserve">2. Admin sends file to dealer via:</w:t>
      </w:r>
    </w:p>
    <w:p w:rsidR="00000000" w:rsidDel="00000000" w:rsidP="00000000" w:rsidRDefault="00000000" w:rsidRPr="00000000" w14:paraId="000005C4">
      <w:pPr>
        <w:numPr>
          <w:ilvl w:val="0"/>
          <w:numId w:val="67"/>
        </w:numPr>
        <w:spacing w:line="240" w:lineRule="auto"/>
        <w:ind w:left="720" w:hanging="360"/>
        <w:rPr>
          <w:highlight w:val="white"/>
          <w:u w:val="none"/>
        </w:rPr>
      </w:pPr>
      <w:r w:rsidDel="00000000" w:rsidR="00000000" w:rsidRPr="00000000">
        <w:rPr>
          <w:highlight w:val="white"/>
          <w:rtl w:val="0"/>
        </w:rPr>
        <w:t xml:space="preserve">Email attachment</w:t>
      </w:r>
    </w:p>
    <w:p w:rsidR="00000000" w:rsidDel="00000000" w:rsidP="00000000" w:rsidRDefault="00000000" w:rsidRPr="00000000" w14:paraId="000005C5">
      <w:pPr>
        <w:numPr>
          <w:ilvl w:val="0"/>
          <w:numId w:val="67"/>
        </w:numPr>
        <w:spacing w:line="240" w:lineRule="auto"/>
        <w:ind w:left="720" w:hanging="360"/>
        <w:rPr>
          <w:highlight w:val="white"/>
          <w:u w:val="none"/>
        </w:rPr>
      </w:pPr>
      <w:r w:rsidDel="00000000" w:rsidR="00000000" w:rsidRPr="00000000">
        <w:rPr>
          <w:highlight w:val="white"/>
          <w:rtl w:val="0"/>
        </w:rPr>
        <w:t xml:space="preserve">WhatsApp file</w:t>
      </w:r>
    </w:p>
    <w:p w:rsidR="00000000" w:rsidDel="00000000" w:rsidP="00000000" w:rsidRDefault="00000000" w:rsidRPr="00000000" w14:paraId="000005C6">
      <w:pPr>
        <w:spacing w:line="240" w:lineRule="auto"/>
        <w:ind w:left="0" w:firstLine="0"/>
        <w:rPr>
          <w:highlight w:val="white"/>
        </w:rPr>
      </w:pPr>
      <w:r w:rsidDel="00000000" w:rsidR="00000000" w:rsidRPr="00000000">
        <w:rPr>
          <w:highlight w:val="white"/>
          <w:rtl w:val="0"/>
        </w:rPr>
        <w:t xml:space="preserve"> 3.Dealer receives and stores coupons locally </w:t>
      </w:r>
    </w:p>
    <w:p w:rsidR="00000000" w:rsidDel="00000000" w:rsidP="00000000" w:rsidRDefault="00000000" w:rsidRPr="00000000" w14:paraId="000005C7">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5C8">
      <w:pPr>
        <w:spacing w:line="240" w:lineRule="auto"/>
        <w:ind w:left="0" w:firstLine="0"/>
        <w:rPr>
          <w:highlight w:val="white"/>
        </w:rPr>
      </w:pPr>
      <w:r w:rsidDel="00000000" w:rsidR="00000000" w:rsidRPr="00000000">
        <w:rPr>
          <w:highlight w:val="white"/>
          <w:rtl w:val="0"/>
        </w:rPr>
        <w:t xml:space="preserve">Future Enhancement (Not in Scope Now):</w:t>
      </w:r>
    </w:p>
    <w:p w:rsidR="00000000" w:rsidDel="00000000" w:rsidP="00000000" w:rsidRDefault="00000000" w:rsidRPr="00000000" w14:paraId="000005C9">
      <w:pPr>
        <w:numPr>
          <w:ilvl w:val="0"/>
          <w:numId w:val="88"/>
        </w:numPr>
        <w:spacing w:line="240" w:lineRule="auto"/>
        <w:ind w:left="720" w:hanging="360"/>
        <w:rPr>
          <w:highlight w:val="white"/>
          <w:u w:val="none"/>
        </w:rPr>
      </w:pPr>
      <w:r w:rsidDel="00000000" w:rsidR="00000000" w:rsidRPr="00000000">
        <w:rPr>
          <w:highlight w:val="white"/>
          <w:rtl w:val="0"/>
        </w:rPr>
        <w:t xml:space="preserve">In-app coupon delivery</w:t>
      </w:r>
    </w:p>
    <w:p w:rsidR="00000000" w:rsidDel="00000000" w:rsidP="00000000" w:rsidRDefault="00000000" w:rsidRPr="00000000" w14:paraId="000005CA">
      <w:pPr>
        <w:numPr>
          <w:ilvl w:val="0"/>
          <w:numId w:val="88"/>
        </w:numPr>
        <w:spacing w:line="240" w:lineRule="auto"/>
        <w:ind w:left="720" w:hanging="360"/>
        <w:rPr>
          <w:highlight w:val="white"/>
          <w:u w:val="none"/>
        </w:rPr>
      </w:pPr>
      <w:r w:rsidDel="00000000" w:rsidR="00000000" w:rsidRPr="00000000">
        <w:rPr>
          <w:highlight w:val="white"/>
          <w:rtl w:val="0"/>
        </w:rPr>
        <w:t xml:space="preserve">Dealer dashboard showing assigned coupons</w:t>
      </w:r>
    </w:p>
    <w:p w:rsidR="00000000" w:rsidDel="00000000" w:rsidP="00000000" w:rsidRDefault="00000000" w:rsidRPr="00000000" w14:paraId="000005CB">
      <w:pPr>
        <w:numPr>
          <w:ilvl w:val="0"/>
          <w:numId w:val="88"/>
        </w:numPr>
        <w:spacing w:line="240" w:lineRule="auto"/>
        <w:ind w:left="720" w:hanging="360"/>
        <w:rPr>
          <w:highlight w:val="white"/>
          <w:u w:val="none"/>
        </w:rPr>
      </w:pPr>
      <w:r w:rsidDel="00000000" w:rsidR="00000000" w:rsidRPr="00000000">
        <w:rPr>
          <w:highlight w:val="white"/>
          <w:rtl w:val="0"/>
        </w:rPr>
        <w:t xml:space="preserve">Auto-notification on new batch allocation</w:t>
      </w:r>
    </w:p>
    <w:p w:rsidR="00000000" w:rsidDel="00000000" w:rsidP="00000000" w:rsidRDefault="00000000" w:rsidRPr="00000000" w14:paraId="000005CC">
      <w:pPr>
        <w:spacing w:line="240" w:lineRule="auto"/>
        <w:rPr>
          <w:highlight w:val="white"/>
        </w:rPr>
      </w:pPr>
      <w:r w:rsidDel="00000000" w:rsidR="00000000" w:rsidRPr="00000000">
        <w:rPr>
          <w:rtl w:val="0"/>
        </w:rPr>
      </w:r>
    </w:p>
    <w:p w:rsidR="00000000" w:rsidDel="00000000" w:rsidP="00000000" w:rsidRDefault="00000000" w:rsidRPr="00000000" w14:paraId="000005CD">
      <w:pPr>
        <w:spacing w:line="240" w:lineRule="auto"/>
        <w:rPr>
          <w:highlight w:val="white"/>
        </w:rPr>
      </w:pPr>
      <w:r w:rsidDel="00000000" w:rsidR="00000000" w:rsidRPr="00000000">
        <w:rPr>
          <w:b w:val="1"/>
          <w:bCs w:val="1"/>
          <w:sz w:val="26"/>
          <w:szCs w:val="26"/>
          <w:shd w:fill="b6d7a8" w:val="clear"/>
          <w:rtl w:val="0"/>
        </w:rPr>
        <w:t xml:space="preserve">DEALER - COUPON ENTRY &amp; VALIDATION</w:t>
      </w:r>
      <w:r w:rsidDel="00000000" w:rsidR="00000000" w:rsidRPr="00000000">
        <w:rPr>
          <w:rtl w:val="0"/>
        </w:rPr>
      </w:r>
    </w:p>
    <w:p w:rsidR="00000000" w:rsidDel="00000000" w:rsidP="00000000" w:rsidRDefault="00000000" w:rsidRPr="00000000" w14:paraId="000005CE">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5CF">
      <w:pPr>
        <w:spacing w:line="240" w:lineRule="auto"/>
        <w:rPr>
          <w:sz w:val="24"/>
          <w:szCs w:val="24"/>
          <w:highlight w:val="white"/>
        </w:rPr>
      </w:pPr>
      <w:r w:rsidDel="00000000" w:rsidR="00000000" w:rsidRPr="00000000">
        <w:rPr>
          <w:sz w:val="24"/>
          <w:szCs w:val="24"/>
          <w:highlight w:val="white"/>
          <w:rtl w:val="0"/>
        </w:rPr>
        <w:t xml:space="preserve">This is where the coupon enters the KYC workflow. </w:t>
      </w:r>
    </w:p>
    <w:p w:rsidR="00000000" w:rsidDel="00000000" w:rsidP="00000000" w:rsidRDefault="00000000" w:rsidRPr="00000000" w14:paraId="000005D0">
      <w:pPr>
        <w:spacing w:line="240" w:lineRule="auto"/>
        <w:rPr>
          <w:sz w:val="24"/>
          <w:szCs w:val="24"/>
          <w:highlight w:val="white"/>
        </w:rPr>
      </w:pPr>
      <w:r w:rsidDel="00000000" w:rsidR="00000000" w:rsidRPr="00000000">
        <w:rPr>
          <w:sz w:val="24"/>
          <w:szCs w:val="24"/>
          <w:highlight w:val="white"/>
          <w:rtl w:val="0"/>
        </w:rPr>
        <w:t xml:space="preserve">When: After all documents uploaded, before admin verification.</w:t>
      </w:r>
    </w:p>
    <w:p w:rsidR="00000000" w:rsidDel="00000000" w:rsidP="00000000" w:rsidRDefault="00000000" w:rsidRPr="00000000" w14:paraId="000005D1">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5D2">
      <w:pPr>
        <w:spacing w:line="240" w:lineRule="auto"/>
        <w:rPr>
          <w:b w:val="1"/>
          <w:bCs w:val="1"/>
          <w:sz w:val="24"/>
          <w:szCs w:val="24"/>
          <w:shd w:fill="b6d7a8" w:val="clear"/>
        </w:rPr>
      </w:pPr>
      <w:r w:rsidDel="00000000" w:rsidR="00000000" w:rsidRPr="00000000">
        <w:rPr>
          <w:b w:val="1"/>
          <w:bCs w:val="1"/>
          <w:sz w:val="26"/>
          <w:szCs w:val="26"/>
          <w:shd w:fill="b6d7a8" w:val="clear"/>
          <w:rtl w:val="0"/>
        </w:rPr>
        <w:t xml:space="preserve">Coupon Code Field</w:t>
      </w:r>
      <w:r w:rsidDel="00000000" w:rsidR="00000000" w:rsidRPr="00000000">
        <w:rPr>
          <w:rtl w:val="0"/>
        </w:rPr>
      </w:r>
    </w:p>
    <w:p w:rsidR="00000000" w:rsidDel="00000000" w:rsidP="00000000" w:rsidRDefault="00000000" w:rsidRPr="00000000" w14:paraId="000005D3">
      <w:pPr>
        <w:spacing w:line="240" w:lineRule="auto"/>
        <w:rPr>
          <w:b w:val="1"/>
          <w:bCs w:val="1"/>
          <w:sz w:val="24"/>
          <w:szCs w:val="24"/>
        </w:rPr>
      </w:pPr>
      <w:r w:rsidDel="00000000" w:rsidR="00000000" w:rsidRPr="00000000">
        <w:rPr>
          <w:b w:val="1"/>
          <w:bCs w:val="1"/>
          <w:sz w:val="24"/>
          <w:szCs w:val="24"/>
          <w:rtl w:val="0"/>
        </w:rPr>
        <w:t xml:space="preserve">Frontend:</w:t>
      </w:r>
    </w:p>
    <w:p w:rsidR="00000000" w:rsidDel="00000000" w:rsidP="00000000" w:rsidRDefault="00000000" w:rsidRPr="00000000" w14:paraId="000005D4">
      <w:pPr>
        <w:numPr>
          <w:ilvl w:val="0"/>
          <w:numId w:val="33"/>
        </w:numPr>
        <w:spacing w:line="240" w:lineRule="auto"/>
        <w:ind w:left="720" w:hanging="360"/>
        <w:rPr>
          <w:sz w:val="20"/>
          <w:szCs w:val="20"/>
        </w:rPr>
      </w:pPr>
      <w:r w:rsidDel="00000000" w:rsidR="00000000" w:rsidRPr="00000000">
        <w:rPr>
          <w:sz w:val="24"/>
          <w:szCs w:val="24"/>
          <w:rtl w:val="0"/>
        </w:rPr>
        <w:t xml:space="preserve">Text input field</w:t>
      </w:r>
    </w:p>
    <w:p w:rsidR="00000000" w:rsidDel="00000000" w:rsidP="00000000" w:rsidRDefault="00000000" w:rsidRPr="00000000" w14:paraId="000005D5">
      <w:pPr>
        <w:numPr>
          <w:ilvl w:val="0"/>
          <w:numId w:val="33"/>
        </w:numPr>
        <w:spacing w:line="240" w:lineRule="auto"/>
        <w:ind w:left="720" w:hanging="360"/>
        <w:rPr>
          <w:sz w:val="20"/>
          <w:szCs w:val="20"/>
        </w:rPr>
      </w:pPr>
      <w:r w:rsidDel="00000000" w:rsidR="00000000" w:rsidRPr="00000000">
        <w:rPr>
          <w:sz w:val="24"/>
          <w:szCs w:val="24"/>
          <w:rtl w:val="0"/>
        </w:rPr>
        <w:t xml:space="preserve">Placeholder: 'Enter verification coupon code'</w:t>
      </w:r>
    </w:p>
    <w:p w:rsidR="00000000" w:rsidDel="00000000" w:rsidP="00000000" w:rsidRDefault="00000000" w:rsidRPr="00000000" w14:paraId="000005D6">
      <w:pPr>
        <w:numPr>
          <w:ilvl w:val="0"/>
          <w:numId w:val="33"/>
        </w:numPr>
        <w:spacing w:line="240" w:lineRule="auto"/>
        <w:ind w:left="720" w:hanging="360"/>
        <w:rPr>
          <w:sz w:val="20"/>
          <w:szCs w:val="20"/>
        </w:rPr>
      </w:pPr>
      <w:r w:rsidDel="00000000" w:rsidR="00000000" w:rsidRPr="00000000">
        <w:rPr>
          <w:sz w:val="24"/>
          <w:szCs w:val="24"/>
          <w:rtl w:val="0"/>
        </w:rPr>
        <w:t xml:space="preserve">Max length: 20 characters</w:t>
      </w:r>
    </w:p>
    <w:p w:rsidR="00000000" w:rsidDel="00000000" w:rsidP="00000000" w:rsidRDefault="00000000" w:rsidRPr="00000000" w14:paraId="000005D7">
      <w:pPr>
        <w:numPr>
          <w:ilvl w:val="0"/>
          <w:numId w:val="33"/>
        </w:numPr>
        <w:spacing w:line="240" w:lineRule="auto"/>
        <w:ind w:left="720" w:hanging="360"/>
        <w:rPr>
          <w:sz w:val="20"/>
          <w:szCs w:val="20"/>
        </w:rPr>
      </w:pPr>
      <w:r w:rsidDel="00000000" w:rsidR="00000000" w:rsidRPr="00000000">
        <w:rPr>
          <w:sz w:val="24"/>
          <w:szCs w:val="24"/>
          <w:rtl w:val="0"/>
        </w:rPr>
        <w:t xml:space="preserve">Alphanumeric only</w:t>
      </w:r>
    </w:p>
    <w:p w:rsidR="00000000" w:rsidDel="00000000" w:rsidP="00000000" w:rsidRDefault="00000000" w:rsidRPr="00000000" w14:paraId="000005D8">
      <w:pPr>
        <w:numPr>
          <w:ilvl w:val="0"/>
          <w:numId w:val="33"/>
        </w:numPr>
        <w:spacing w:line="240" w:lineRule="auto"/>
        <w:ind w:left="720" w:hanging="360"/>
        <w:rPr>
          <w:sz w:val="20"/>
          <w:szCs w:val="20"/>
        </w:rPr>
      </w:pPr>
      <w:r w:rsidDel="00000000" w:rsidR="00000000" w:rsidRPr="00000000">
        <w:rPr>
          <w:sz w:val="24"/>
          <w:szCs w:val="24"/>
          <w:rtl w:val="0"/>
        </w:rPr>
        <w:t xml:space="preserve">Required</w:t>
      </w:r>
    </w:p>
    <w:p w:rsidR="00000000" w:rsidDel="00000000" w:rsidP="00000000" w:rsidRDefault="00000000" w:rsidRPr="00000000" w14:paraId="000005D9">
      <w:pPr>
        <w:spacing w:line="240" w:lineRule="auto"/>
        <w:rPr>
          <w:sz w:val="20"/>
          <w:szCs w:val="20"/>
        </w:rPr>
      </w:pPr>
      <w:r w:rsidDel="00000000" w:rsidR="00000000" w:rsidRPr="00000000">
        <w:rPr>
          <w:rtl w:val="0"/>
        </w:rPr>
      </w:r>
    </w:p>
    <w:p w:rsidR="00000000" w:rsidDel="00000000" w:rsidP="00000000" w:rsidRDefault="00000000" w:rsidRPr="00000000" w14:paraId="000005DA">
      <w:pPr>
        <w:spacing w:line="240" w:lineRule="auto"/>
        <w:rPr>
          <w:sz w:val="20"/>
          <w:szCs w:val="20"/>
        </w:rPr>
      </w:pPr>
      <w:r w:rsidDel="00000000" w:rsidR="00000000" w:rsidRPr="00000000">
        <w:rPr>
          <w:b w:val="1"/>
          <w:bCs w:val="1"/>
          <w:sz w:val="24"/>
          <w:szCs w:val="24"/>
          <w:rtl w:val="0"/>
        </w:rPr>
        <w:t xml:space="preserve">Backend:</w:t>
      </w:r>
      <w:r w:rsidDel="00000000" w:rsidR="00000000" w:rsidRPr="00000000">
        <w:rPr>
          <w:rtl w:val="0"/>
        </w:rPr>
      </w:r>
    </w:p>
    <w:p w:rsidR="00000000" w:rsidDel="00000000" w:rsidP="00000000" w:rsidRDefault="00000000" w:rsidRPr="00000000" w14:paraId="000005DB">
      <w:pPr>
        <w:numPr>
          <w:ilvl w:val="0"/>
          <w:numId w:val="33"/>
        </w:numPr>
        <w:spacing w:line="240" w:lineRule="auto"/>
        <w:ind w:left="720" w:hanging="360"/>
        <w:rPr>
          <w:sz w:val="20"/>
          <w:szCs w:val="20"/>
        </w:rPr>
      </w:pPr>
      <w:r w:rsidDel="00000000" w:rsidR="00000000" w:rsidRPr="00000000">
        <w:rPr>
          <w:sz w:val="24"/>
          <w:szCs w:val="24"/>
          <w:rtl w:val="0"/>
        </w:rPr>
        <w:t xml:space="preserve">Validates coupon code against dealer specific assigned coupon codes API</w:t>
      </w:r>
    </w:p>
    <w:p w:rsidR="00000000" w:rsidDel="00000000" w:rsidP="00000000" w:rsidRDefault="00000000" w:rsidRPr="00000000" w14:paraId="000005DC">
      <w:pPr>
        <w:numPr>
          <w:ilvl w:val="0"/>
          <w:numId w:val="33"/>
        </w:numPr>
        <w:spacing w:line="240" w:lineRule="auto"/>
        <w:ind w:left="720" w:hanging="360"/>
        <w:rPr>
          <w:sz w:val="20"/>
          <w:szCs w:val="20"/>
        </w:rPr>
      </w:pPr>
      <w:r w:rsidDel="00000000" w:rsidR="00000000" w:rsidRPr="00000000">
        <w:rPr>
          <w:sz w:val="24"/>
          <w:szCs w:val="24"/>
          <w:rtl w:val="0"/>
        </w:rPr>
        <w:t xml:space="preserve">If valid: strike off and enable verification</w:t>
      </w:r>
    </w:p>
    <w:p w:rsidR="00000000" w:rsidDel="00000000" w:rsidP="00000000" w:rsidRDefault="00000000" w:rsidRPr="00000000" w14:paraId="000005DD">
      <w:pPr>
        <w:numPr>
          <w:ilvl w:val="0"/>
          <w:numId w:val="33"/>
        </w:numPr>
        <w:spacing w:line="240" w:lineRule="auto"/>
        <w:ind w:left="720" w:hanging="360"/>
        <w:rPr>
          <w:sz w:val="20"/>
          <w:szCs w:val="20"/>
        </w:rPr>
      </w:pPr>
      <w:r w:rsidDel="00000000" w:rsidR="00000000" w:rsidRPr="00000000">
        <w:rPr>
          <w:sz w:val="24"/>
          <w:szCs w:val="24"/>
          <w:rtl w:val="0"/>
        </w:rPr>
        <w:t xml:space="preserve">If invalid: Show error 'Invalid coupon code'</w:t>
      </w:r>
    </w:p>
    <w:p w:rsidR="00000000" w:rsidDel="00000000" w:rsidP="00000000" w:rsidRDefault="00000000" w:rsidRPr="00000000" w14:paraId="000005DE">
      <w:pPr>
        <w:numPr>
          <w:ilvl w:val="0"/>
          <w:numId w:val="33"/>
        </w:numPr>
        <w:spacing w:line="240" w:lineRule="auto"/>
        <w:ind w:left="720" w:hanging="360"/>
        <w:rPr>
          <w:sz w:val="20"/>
          <w:szCs w:val="20"/>
        </w:rPr>
      </w:pPr>
      <w:r w:rsidDel="00000000" w:rsidR="00000000" w:rsidRPr="00000000">
        <w:rPr>
          <w:sz w:val="24"/>
          <w:szCs w:val="24"/>
          <w:rtl w:val="0"/>
        </w:rPr>
        <w:t xml:space="preserve">Store: coupon_code, coupon_applied_at, coupon_status change to used</w:t>
      </w:r>
    </w:p>
    <w:p w:rsidR="00000000" w:rsidDel="00000000" w:rsidP="00000000" w:rsidRDefault="00000000" w:rsidRPr="00000000" w14:paraId="000005DF">
      <w:pPr>
        <w:spacing w:line="240" w:lineRule="auto"/>
        <w:rPr>
          <w:sz w:val="24"/>
          <w:szCs w:val="24"/>
        </w:rPr>
      </w:pPr>
      <w:r w:rsidDel="00000000" w:rsidR="00000000" w:rsidRPr="00000000">
        <w:rPr>
          <w:rtl w:val="0"/>
        </w:rPr>
      </w:r>
    </w:p>
    <w:p w:rsidR="00000000" w:rsidDel="00000000" w:rsidP="00000000" w:rsidRDefault="00000000" w:rsidRPr="00000000" w14:paraId="000005E0">
      <w:pPr>
        <w:pStyle w:val="Heading3"/>
        <w:keepNext w:val="0"/>
        <w:keepLines w:val="0"/>
        <w:spacing w:after="160" w:before="160" w:line="240" w:lineRule="auto"/>
        <w:rPr>
          <w:b w:val="1"/>
          <w:bCs w:val="1"/>
          <w:color w:val="000000"/>
          <w:sz w:val="26"/>
          <w:szCs w:val="26"/>
          <w:shd w:fill="b6d7a8" w:val="clear"/>
        </w:rPr>
      </w:pPr>
      <w:bookmarkStart w:colFirst="0" w:colLast="0" w:name="_hxlicjbqnl68" w:id="32"/>
      <w:bookmarkEnd w:id="32"/>
      <w:r w:rsidDel="00000000" w:rsidR="00000000" w:rsidRPr="00000000">
        <w:rPr>
          <w:b w:val="1"/>
          <w:bCs w:val="1"/>
          <w:color w:val="000000"/>
          <w:sz w:val="26"/>
          <w:szCs w:val="26"/>
          <w:shd w:fill="b6d7a8" w:val="clear"/>
          <w:rtl w:val="0"/>
        </w:rPr>
        <w:t xml:space="preserve">Validate Button</w:t>
      </w:r>
    </w:p>
    <w:p w:rsidR="00000000" w:rsidDel="00000000" w:rsidP="00000000" w:rsidRDefault="00000000" w:rsidRPr="00000000" w14:paraId="000005E1">
      <w:pPr>
        <w:spacing w:line="240" w:lineRule="auto"/>
        <w:rPr>
          <w:sz w:val="20"/>
          <w:szCs w:val="20"/>
        </w:rPr>
      </w:pPr>
      <w:r w:rsidDel="00000000" w:rsidR="00000000" w:rsidRPr="00000000">
        <w:rPr>
          <w:b w:val="1"/>
          <w:bCs w:val="1"/>
          <w:sz w:val="24"/>
          <w:szCs w:val="24"/>
          <w:rtl w:val="0"/>
        </w:rPr>
        <w:t xml:space="preserve">Frontend:</w:t>
      </w:r>
      <w:r w:rsidDel="00000000" w:rsidR="00000000" w:rsidRPr="00000000">
        <w:rPr>
          <w:rtl w:val="0"/>
        </w:rPr>
      </w:r>
    </w:p>
    <w:p w:rsidR="00000000" w:rsidDel="00000000" w:rsidP="00000000" w:rsidRDefault="00000000" w:rsidRPr="00000000" w14:paraId="000005E2">
      <w:pPr>
        <w:numPr>
          <w:ilvl w:val="0"/>
          <w:numId w:val="33"/>
        </w:numPr>
        <w:spacing w:line="240" w:lineRule="auto"/>
        <w:ind w:left="720" w:hanging="360"/>
        <w:rPr>
          <w:sz w:val="20"/>
          <w:szCs w:val="20"/>
        </w:rPr>
      </w:pPr>
      <w:r w:rsidDel="00000000" w:rsidR="00000000" w:rsidRPr="00000000">
        <w:rPr>
          <w:sz w:val="24"/>
          <w:szCs w:val="24"/>
          <w:rtl w:val="0"/>
        </w:rPr>
        <w:t xml:space="preserve">Check if coupon code entered</w:t>
      </w:r>
    </w:p>
    <w:p w:rsidR="00000000" w:rsidDel="00000000" w:rsidP="00000000" w:rsidRDefault="00000000" w:rsidRPr="00000000" w14:paraId="000005E3">
      <w:pPr>
        <w:numPr>
          <w:ilvl w:val="0"/>
          <w:numId w:val="33"/>
        </w:numPr>
        <w:spacing w:line="240" w:lineRule="auto"/>
        <w:ind w:left="720" w:hanging="360"/>
        <w:rPr>
          <w:sz w:val="20"/>
          <w:szCs w:val="20"/>
        </w:rPr>
      </w:pPr>
      <w:r w:rsidDel="00000000" w:rsidR="00000000" w:rsidRPr="00000000">
        <w:rPr>
          <w:sz w:val="24"/>
          <w:szCs w:val="24"/>
          <w:rtl w:val="0"/>
        </w:rPr>
        <w:t xml:space="preserve">If empty: Show error 'Please enter coupon code’</w:t>
      </w:r>
    </w:p>
    <w:p w:rsidR="00000000" w:rsidDel="00000000" w:rsidP="00000000" w:rsidRDefault="00000000" w:rsidRPr="00000000" w14:paraId="000005E4">
      <w:pPr>
        <w:numPr>
          <w:ilvl w:val="0"/>
          <w:numId w:val="33"/>
        </w:numPr>
        <w:spacing w:line="240" w:lineRule="auto"/>
        <w:ind w:left="720" w:hanging="360"/>
        <w:rPr>
          <w:sz w:val="20"/>
          <w:szCs w:val="20"/>
        </w:rPr>
      </w:pPr>
      <w:r w:rsidDel="00000000" w:rsidR="00000000" w:rsidRPr="00000000">
        <w:rPr>
          <w:sz w:val="24"/>
          <w:szCs w:val="24"/>
          <w:rtl w:val="0"/>
        </w:rPr>
        <w:t xml:space="preserve">If filled:</w:t>
      </w:r>
    </w:p>
    <w:p w:rsidR="00000000" w:rsidDel="00000000" w:rsidP="00000000" w:rsidRDefault="00000000" w:rsidRPr="00000000" w14:paraId="000005E5">
      <w:pPr>
        <w:numPr>
          <w:ilvl w:val="1"/>
          <w:numId w:val="33"/>
        </w:numPr>
        <w:spacing w:line="240" w:lineRule="auto"/>
        <w:ind w:left="1440" w:hanging="360"/>
        <w:rPr>
          <w:sz w:val="20"/>
          <w:szCs w:val="20"/>
        </w:rPr>
      </w:pPr>
      <w:r w:rsidDel="00000000" w:rsidR="00000000" w:rsidRPr="00000000">
        <w:rPr>
          <w:sz w:val="24"/>
          <w:szCs w:val="24"/>
          <w:rtl w:val="0"/>
        </w:rPr>
        <w:t xml:space="preserve">Disable button</w:t>
      </w:r>
    </w:p>
    <w:p w:rsidR="00000000" w:rsidDel="00000000" w:rsidP="00000000" w:rsidRDefault="00000000" w:rsidRPr="00000000" w14:paraId="000005E6">
      <w:pPr>
        <w:numPr>
          <w:ilvl w:val="1"/>
          <w:numId w:val="33"/>
        </w:numPr>
        <w:spacing w:line="240" w:lineRule="auto"/>
        <w:ind w:left="1440" w:hanging="360"/>
        <w:rPr>
          <w:sz w:val="20"/>
          <w:szCs w:val="20"/>
        </w:rPr>
      </w:pPr>
      <w:r w:rsidDel="00000000" w:rsidR="00000000" w:rsidRPr="00000000">
        <w:rPr>
          <w:sz w:val="24"/>
          <w:szCs w:val="24"/>
          <w:rtl w:val="0"/>
        </w:rPr>
        <w:t xml:space="preserve">show spinner</w:t>
      </w:r>
    </w:p>
    <w:p w:rsidR="00000000" w:rsidDel="00000000" w:rsidP="00000000" w:rsidRDefault="00000000" w:rsidRPr="00000000" w14:paraId="000005E7">
      <w:pPr>
        <w:numPr>
          <w:ilvl w:val="1"/>
          <w:numId w:val="33"/>
        </w:numPr>
        <w:spacing w:line="240" w:lineRule="auto"/>
        <w:ind w:left="1440" w:hanging="360"/>
        <w:rPr>
          <w:sz w:val="20"/>
          <w:szCs w:val="20"/>
        </w:rPr>
      </w:pPr>
      <w:r w:rsidDel="00000000" w:rsidR="00000000" w:rsidRPr="00000000">
        <w:rPr>
          <w:sz w:val="24"/>
          <w:szCs w:val="24"/>
          <w:rtl w:val="0"/>
        </w:rPr>
        <w:t xml:space="preserve">Call validation API</w:t>
      </w:r>
    </w:p>
    <w:p w:rsidR="00000000" w:rsidDel="00000000" w:rsidP="00000000" w:rsidRDefault="00000000" w:rsidRPr="00000000" w14:paraId="000005E8">
      <w:pPr>
        <w:numPr>
          <w:ilvl w:val="0"/>
          <w:numId w:val="33"/>
        </w:numPr>
        <w:spacing w:line="240" w:lineRule="auto"/>
        <w:ind w:left="720" w:hanging="360"/>
        <w:rPr>
          <w:sz w:val="20"/>
          <w:szCs w:val="20"/>
        </w:rPr>
      </w:pPr>
      <w:r w:rsidDel="00000000" w:rsidR="00000000" w:rsidRPr="00000000">
        <w:rPr>
          <w:sz w:val="24"/>
          <w:szCs w:val="24"/>
          <w:rtl w:val="0"/>
        </w:rPr>
        <w:t xml:space="preserve">On success:</w:t>
      </w:r>
    </w:p>
    <w:p w:rsidR="00000000" w:rsidDel="00000000" w:rsidP="00000000" w:rsidRDefault="00000000" w:rsidRPr="00000000" w14:paraId="000005E9">
      <w:pPr>
        <w:numPr>
          <w:ilvl w:val="1"/>
          <w:numId w:val="33"/>
        </w:numPr>
        <w:spacing w:line="240" w:lineRule="auto"/>
        <w:ind w:left="1440" w:hanging="360"/>
        <w:rPr>
          <w:sz w:val="20"/>
          <w:szCs w:val="20"/>
        </w:rPr>
      </w:pPr>
      <w:r w:rsidDel="00000000" w:rsidR="00000000" w:rsidRPr="00000000">
        <w:rPr>
          <w:sz w:val="24"/>
          <w:szCs w:val="24"/>
          <w:rtl w:val="0"/>
        </w:rPr>
        <w:t xml:space="preserve">Show toast: 'Coupon validated</w:t>
      </w:r>
    </w:p>
    <w:p w:rsidR="00000000" w:rsidDel="00000000" w:rsidP="00000000" w:rsidRDefault="00000000" w:rsidRPr="00000000" w14:paraId="000005EA">
      <w:pPr>
        <w:numPr>
          <w:ilvl w:val="1"/>
          <w:numId w:val="33"/>
        </w:numPr>
        <w:spacing w:line="240" w:lineRule="auto"/>
        <w:ind w:left="1440" w:hanging="360"/>
        <w:rPr>
          <w:sz w:val="20"/>
          <w:szCs w:val="20"/>
        </w:rPr>
      </w:pPr>
      <w:r w:rsidDel="00000000" w:rsidR="00000000" w:rsidRPr="00000000">
        <w:rPr>
          <w:sz w:val="24"/>
          <w:szCs w:val="24"/>
          <w:rtl w:val="0"/>
        </w:rPr>
        <w:t xml:space="preserve">Enable 'Submit for Verification' button</w:t>
      </w:r>
    </w:p>
    <w:p w:rsidR="00000000" w:rsidDel="00000000" w:rsidP="00000000" w:rsidRDefault="00000000" w:rsidRPr="00000000" w14:paraId="000005EB">
      <w:pPr>
        <w:numPr>
          <w:ilvl w:val="0"/>
          <w:numId w:val="33"/>
        </w:numPr>
        <w:spacing w:line="240" w:lineRule="auto"/>
        <w:ind w:left="720" w:hanging="360"/>
        <w:rPr>
          <w:sz w:val="20"/>
          <w:szCs w:val="20"/>
        </w:rPr>
      </w:pPr>
      <w:r w:rsidDel="00000000" w:rsidR="00000000" w:rsidRPr="00000000">
        <w:rPr>
          <w:sz w:val="24"/>
          <w:szCs w:val="24"/>
          <w:rtl w:val="0"/>
        </w:rPr>
        <w:t xml:space="preserve">On failure:</w:t>
      </w:r>
    </w:p>
    <w:p w:rsidR="00000000" w:rsidDel="00000000" w:rsidP="00000000" w:rsidRDefault="00000000" w:rsidRPr="00000000" w14:paraId="000005EC">
      <w:pPr>
        <w:numPr>
          <w:ilvl w:val="1"/>
          <w:numId w:val="33"/>
        </w:numPr>
        <w:spacing w:line="240" w:lineRule="auto"/>
        <w:ind w:left="1440" w:hanging="360"/>
        <w:rPr>
          <w:sz w:val="20"/>
          <w:szCs w:val="20"/>
        </w:rPr>
      </w:pPr>
      <w:r w:rsidDel="00000000" w:rsidR="00000000" w:rsidRPr="00000000">
        <w:rPr>
          <w:sz w:val="24"/>
          <w:szCs w:val="24"/>
          <w:rtl w:val="0"/>
        </w:rPr>
        <w:t xml:space="preserve">Show error: 'Invalid coupon or expired'</w:t>
      </w:r>
    </w:p>
    <w:p w:rsidR="00000000" w:rsidDel="00000000" w:rsidP="00000000" w:rsidRDefault="00000000" w:rsidRPr="00000000" w14:paraId="000005ED">
      <w:pPr>
        <w:numPr>
          <w:ilvl w:val="1"/>
          <w:numId w:val="33"/>
        </w:numPr>
        <w:spacing w:line="240" w:lineRule="auto"/>
        <w:ind w:left="1440" w:hanging="360"/>
        <w:rPr>
          <w:sz w:val="20"/>
          <w:szCs w:val="20"/>
        </w:rPr>
      </w:pPr>
      <w:r w:rsidDel="00000000" w:rsidR="00000000" w:rsidRPr="00000000">
        <w:rPr>
          <w:sz w:val="24"/>
          <w:szCs w:val="24"/>
          <w:rtl w:val="0"/>
        </w:rPr>
        <w:t xml:space="preserve">Keep 'Submit for Verification' disabled</w:t>
      </w:r>
    </w:p>
    <w:p w:rsidR="00000000" w:rsidDel="00000000" w:rsidP="00000000" w:rsidRDefault="00000000" w:rsidRPr="00000000" w14:paraId="000005EE">
      <w:pPr>
        <w:spacing w:line="240" w:lineRule="auto"/>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5EF">
      <w:pPr>
        <w:spacing w:line="240" w:lineRule="auto"/>
        <w:ind w:left="0" w:firstLine="0"/>
        <w:rPr>
          <w:sz w:val="24"/>
          <w:szCs w:val="24"/>
        </w:rPr>
      </w:pPr>
      <w:r w:rsidDel="00000000" w:rsidR="00000000" w:rsidRPr="00000000">
        <w:rPr>
          <w:color w:val="008080"/>
          <w:sz w:val="24"/>
          <w:szCs w:val="24"/>
          <w:rtl w:val="0"/>
        </w:rPr>
        <w:t xml:space="preserve">POST</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api</w:t>
      </w:r>
      <w:r w:rsidDel="00000000" w:rsidR="00000000" w:rsidRPr="00000000">
        <w:rPr>
          <w:color w:val="14181f"/>
          <w:sz w:val="24"/>
          <w:szCs w:val="24"/>
          <w:rtl w:val="0"/>
        </w:rPr>
        <w:t xml:space="preserve">/</w:t>
      </w:r>
      <w:r w:rsidDel="00000000" w:rsidR="00000000" w:rsidRPr="00000000">
        <w:rPr>
          <w:sz w:val="24"/>
          <w:szCs w:val="24"/>
          <w:rtl w:val="0"/>
        </w:rPr>
        <w:t xml:space="preserve">coupons</w:t>
      </w:r>
      <w:r w:rsidDel="00000000" w:rsidR="00000000" w:rsidRPr="00000000">
        <w:rPr>
          <w:color w:val="14181f"/>
          <w:sz w:val="24"/>
          <w:szCs w:val="24"/>
          <w:rtl w:val="0"/>
        </w:rPr>
        <w:t xml:space="preserve">/</w:t>
      </w:r>
      <w:r w:rsidDel="00000000" w:rsidR="00000000" w:rsidRPr="00000000">
        <w:rPr>
          <w:sz w:val="24"/>
          <w:szCs w:val="24"/>
          <w:rtl w:val="0"/>
        </w:rPr>
        <w:t xml:space="preserve">validate </w:t>
      </w:r>
    </w:p>
    <w:p w:rsidR="00000000" w:rsidDel="00000000" w:rsidP="00000000" w:rsidRDefault="00000000" w:rsidRPr="00000000" w14:paraId="000005F0">
      <w:pPr>
        <w:spacing w:line="240" w:lineRule="auto"/>
        <w:ind w:left="0" w:firstLine="0"/>
        <w:rPr>
          <w:sz w:val="24"/>
          <w:szCs w:val="24"/>
        </w:rPr>
      </w:pPr>
      <w:r w:rsidDel="00000000" w:rsidR="00000000" w:rsidRPr="00000000">
        <w:rPr>
          <w:color w:val="b80a18"/>
          <w:sz w:val="24"/>
          <w:szCs w:val="24"/>
          <w:rtl w:val="0"/>
        </w:rPr>
        <w:t xml:space="preserve">Request</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couponCode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"ABCDEL-0001"</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leadId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"IT-2026-0000123"</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dealerUserId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"USR-456"</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5F1">
      <w:pPr>
        <w:spacing w:line="240" w:lineRule="auto"/>
        <w:ind w:left="0" w:firstLine="0"/>
        <w:rPr>
          <w:sz w:val="24"/>
          <w:szCs w:val="24"/>
        </w:rPr>
      </w:pPr>
      <w:r w:rsidDel="00000000" w:rsidR="00000000" w:rsidRPr="00000000">
        <w:rPr>
          <w:color w:val="b34a00"/>
          <w:sz w:val="24"/>
          <w:szCs w:val="24"/>
          <w:rtl w:val="0"/>
        </w:rPr>
        <w:t xml:space="preserve">Validation</w:t>
      </w:r>
      <w:r w:rsidDel="00000000" w:rsidR="00000000" w:rsidRPr="00000000">
        <w:rPr>
          <w:sz w:val="24"/>
          <w:szCs w:val="24"/>
          <w:rtl w:val="0"/>
        </w:rPr>
        <w:t xml:space="preserve"> </w:t>
      </w:r>
      <w:r w:rsidDel="00000000" w:rsidR="00000000" w:rsidRPr="00000000">
        <w:rPr>
          <w:color w:val="b34a00"/>
          <w:sz w:val="24"/>
          <w:szCs w:val="24"/>
          <w:rtl w:val="0"/>
        </w:rPr>
        <w:t xml:space="preserve">Checks</w:t>
      </w:r>
      <w:r w:rsidDel="00000000" w:rsidR="00000000" w:rsidRPr="00000000">
        <w:rPr>
          <w:color w:val="14181f"/>
          <w:sz w:val="24"/>
          <w:szCs w:val="24"/>
          <w:rtl w:val="0"/>
        </w:rPr>
        <w:t xml:space="preserve">:</w:t>
      </w:r>
      <w:r w:rsidDel="00000000" w:rsidR="00000000" w:rsidRPr="00000000">
        <w:rPr>
          <w:rtl w:val="0"/>
        </w:rPr>
      </w:r>
    </w:p>
    <w:p w:rsidR="00000000" w:rsidDel="00000000" w:rsidP="00000000" w:rsidRDefault="00000000" w:rsidRPr="00000000" w14:paraId="000005F2">
      <w:pPr>
        <w:numPr>
          <w:ilvl w:val="0"/>
          <w:numId w:val="84"/>
        </w:numPr>
        <w:spacing w:line="240" w:lineRule="auto"/>
        <w:ind w:left="720" w:hanging="360"/>
        <w:rPr>
          <w:sz w:val="24"/>
          <w:szCs w:val="24"/>
          <w:u w:val="none"/>
        </w:rPr>
      </w:pPr>
      <w:r w:rsidDel="00000000" w:rsidR="00000000" w:rsidRPr="00000000">
        <w:rPr>
          <w:color w:val="b34a00"/>
          <w:sz w:val="24"/>
          <w:szCs w:val="24"/>
          <w:rtl w:val="0"/>
        </w:rPr>
        <w:t xml:space="preserve">Coupon</w:t>
      </w:r>
      <w:r w:rsidDel="00000000" w:rsidR="00000000" w:rsidRPr="00000000">
        <w:rPr>
          <w:sz w:val="24"/>
          <w:szCs w:val="24"/>
          <w:rtl w:val="0"/>
        </w:rPr>
        <w:t xml:space="preserve"> exists</w:t>
      </w:r>
      <w:r w:rsidDel="00000000" w:rsidR="00000000" w:rsidRPr="00000000">
        <w:rPr>
          <w:color w:val="14181f"/>
          <w:sz w:val="24"/>
          <w:szCs w:val="24"/>
          <w:rtl w:val="0"/>
        </w:rPr>
        <w:t xml:space="preserve">:</w:t>
      </w:r>
    </w:p>
    <w:p w:rsidR="00000000" w:rsidDel="00000000" w:rsidP="00000000" w:rsidRDefault="00000000" w:rsidRPr="00000000" w14:paraId="000005F3">
      <w:pPr>
        <w:spacing w:line="240" w:lineRule="auto"/>
        <w:ind w:left="720" w:firstLine="0"/>
        <w:rPr>
          <w:color w:val="8100c2"/>
          <w:sz w:val="24"/>
          <w:szCs w:val="24"/>
        </w:rPr>
      </w:pPr>
      <w:r w:rsidDel="00000000" w:rsidR="00000000" w:rsidRPr="00000000">
        <w:rPr>
          <w:rtl w:val="0"/>
        </w:rPr>
      </w:r>
    </w:p>
    <w:p w:rsidR="00000000" w:rsidDel="00000000" w:rsidP="00000000" w:rsidRDefault="00000000" w:rsidRPr="00000000" w14:paraId="000005F4">
      <w:pPr>
        <w:spacing w:line="240" w:lineRule="auto"/>
        <w:ind w:left="720" w:firstLine="0"/>
        <w:rPr>
          <w:color w:val="2b303b"/>
          <w:sz w:val="24"/>
          <w:szCs w:val="24"/>
        </w:rPr>
      </w:pPr>
      <w:r w:rsidDel="00000000" w:rsidR="00000000" w:rsidRPr="00000000">
        <w:rPr>
          <w:color w:val="8100c2"/>
          <w:sz w:val="24"/>
          <w:szCs w:val="24"/>
          <w:rtl w:val="0"/>
        </w:rPr>
        <w:t xml:space="preserve">const</w:t>
      </w:r>
      <w:r w:rsidDel="00000000" w:rsidR="00000000" w:rsidRPr="00000000">
        <w:rPr>
          <w:sz w:val="24"/>
          <w:szCs w:val="24"/>
          <w:rtl w:val="0"/>
        </w:rPr>
        <w:t xml:space="preserve"> coupon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await</w:t>
      </w:r>
      <w:r w:rsidDel="00000000" w:rsidR="00000000" w:rsidRPr="00000000">
        <w:rPr>
          <w:sz w:val="24"/>
          <w:szCs w:val="24"/>
          <w:rtl w:val="0"/>
        </w:rPr>
        <w:t xml:space="preserve"> db</w:t>
      </w:r>
      <w:r w:rsidDel="00000000" w:rsidR="00000000" w:rsidRPr="00000000">
        <w:rPr>
          <w:color w:val="2b303b"/>
          <w:sz w:val="24"/>
          <w:szCs w:val="24"/>
          <w:rtl w:val="0"/>
        </w:rPr>
        <w:t xml:space="preserve">.</w:t>
      </w:r>
      <w:r w:rsidDel="00000000" w:rsidR="00000000" w:rsidRPr="00000000">
        <w:rPr>
          <w:sz w:val="24"/>
          <w:szCs w:val="24"/>
          <w:rtl w:val="0"/>
        </w:rPr>
        <w:t xml:space="preserve">coupons</w:t>
      </w:r>
      <w:r w:rsidDel="00000000" w:rsidR="00000000" w:rsidRPr="00000000">
        <w:rPr>
          <w:color w:val="2b303b"/>
          <w:sz w:val="24"/>
          <w:szCs w:val="24"/>
          <w:rtl w:val="0"/>
        </w:rPr>
        <w:t xml:space="preserve">.</w:t>
      </w:r>
      <w:r w:rsidDel="00000000" w:rsidR="00000000" w:rsidRPr="00000000">
        <w:rPr>
          <w:color w:val="0051c2"/>
          <w:sz w:val="24"/>
          <w:szCs w:val="24"/>
          <w:rtl w:val="0"/>
        </w:rPr>
        <w:t xml:space="preserve">findOne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where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coupon_code</w:t>
      </w:r>
      <w:r w:rsidDel="00000000" w:rsidR="00000000" w:rsidRPr="00000000">
        <w:rPr>
          <w:color w:val="14181f"/>
          <w:sz w:val="24"/>
          <w:szCs w:val="24"/>
          <w:rtl w:val="0"/>
        </w:rPr>
        <w:t xml:space="preserve">:</w:t>
      </w:r>
      <w:r w:rsidDel="00000000" w:rsidR="00000000" w:rsidRPr="00000000">
        <w:rPr>
          <w:sz w:val="24"/>
          <w:szCs w:val="24"/>
          <w:rtl w:val="0"/>
        </w:rPr>
        <w:t xml:space="preserve">couponCode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if</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w:t>
      </w:r>
      <w:r w:rsidDel="00000000" w:rsidR="00000000" w:rsidRPr="00000000">
        <w:rPr>
          <w:sz w:val="24"/>
          <w:szCs w:val="24"/>
          <w:rtl w:val="0"/>
        </w:rPr>
        <w:t xml:space="preserve">coupon</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return</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valid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false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error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"Coupon code not found"</w:t>
      </w:r>
      <w:r w:rsidDel="00000000" w:rsidR="00000000" w:rsidRPr="00000000">
        <w:rPr>
          <w:sz w:val="24"/>
          <w:szCs w:val="24"/>
          <w:rtl w:val="0"/>
        </w:rPr>
        <w:t xml:space="preserve"> </w:t>
      </w:r>
      <w:r w:rsidDel="00000000" w:rsidR="00000000" w:rsidRPr="00000000">
        <w:rPr>
          <w:color w:val="2b303b"/>
          <w:sz w:val="24"/>
          <w:szCs w:val="24"/>
          <w:rtl w:val="0"/>
        </w:rPr>
        <w:t xml:space="preserve">}</w:t>
      </w:r>
    </w:p>
    <w:p w:rsidR="00000000" w:rsidDel="00000000" w:rsidP="00000000" w:rsidRDefault="00000000" w:rsidRPr="00000000" w14:paraId="000005F5">
      <w:pPr>
        <w:spacing w:line="240" w:lineRule="auto"/>
        <w:ind w:left="720" w:firstLine="0"/>
        <w:rPr>
          <w:color w:val="2b303b"/>
          <w:sz w:val="24"/>
          <w:szCs w:val="24"/>
        </w:rPr>
      </w:pPr>
      <w:r w:rsidDel="00000000" w:rsidR="00000000" w:rsidRPr="00000000">
        <w:rPr>
          <w:rtl w:val="0"/>
        </w:rPr>
      </w:r>
    </w:p>
    <w:p w:rsidR="00000000" w:rsidDel="00000000" w:rsidP="00000000" w:rsidRDefault="00000000" w:rsidRPr="00000000" w14:paraId="000005F6">
      <w:pPr>
        <w:numPr>
          <w:ilvl w:val="0"/>
          <w:numId w:val="84"/>
        </w:numPr>
        <w:spacing w:line="240" w:lineRule="auto"/>
        <w:ind w:left="720" w:hanging="360"/>
        <w:rPr>
          <w:sz w:val="24"/>
          <w:szCs w:val="24"/>
          <w:u w:val="none"/>
        </w:rPr>
      </w:pPr>
      <w:r w:rsidDel="00000000" w:rsidR="00000000" w:rsidRPr="00000000">
        <w:rPr>
          <w:color w:val="b34a00"/>
          <w:sz w:val="24"/>
          <w:szCs w:val="24"/>
          <w:rtl w:val="0"/>
        </w:rPr>
        <w:t xml:space="preserve">Coupon</w:t>
      </w:r>
      <w:r w:rsidDel="00000000" w:rsidR="00000000" w:rsidRPr="00000000">
        <w:rPr>
          <w:sz w:val="24"/>
          <w:szCs w:val="24"/>
          <w:rtl w:val="0"/>
        </w:rPr>
        <w:t xml:space="preserve"> belongs to dealer</w:t>
      </w:r>
      <w:r w:rsidDel="00000000" w:rsidR="00000000" w:rsidRPr="00000000">
        <w:rPr>
          <w:color w:val="14181f"/>
          <w:sz w:val="24"/>
          <w:szCs w:val="24"/>
          <w:rtl w:val="0"/>
        </w:rPr>
        <w:t xml:space="preserve">:</w:t>
      </w:r>
    </w:p>
    <w:p w:rsidR="00000000" w:rsidDel="00000000" w:rsidP="00000000" w:rsidRDefault="00000000" w:rsidRPr="00000000" w14:paraId="000005F7">
      <w:pPr>
        <w:spacing w:line="240" w:lineRule="auto"/>
        <w:ind w:left="720" w:firstLine="0"/>
        <w:rPr>
          <w:color w:val="8100c2"/>
          <w:sz w:val="24"/>
          <w:szCs w:val="24"/>
        </w:rPr>
      </w:pPr>
      <w:r w:rsidDel="00000000" w:rsidR="00000000" w:rsidRPr="00000000">
        <w:rPr>
          <w:rtl w:val="0"/>
        </w:rPr>
      </w:r>
    </w:p>
    <w:p w:rsidR="00000000" w:rsidDel="00000000" w:rsidP="00000000" w:rsidRDefault="00000000" w:rsidRPr="00000000" w14:paraId="000005F8">
      <w:pPr>
        <w:spacing w:line="240" w:lineRule="auto"/>
        <w:ind w:left="720" w:firstLine="0"/>
        <w:rPr>
          <w:color w:val="2b303b"/>
          <w:sz w:val="24"/>
          <w:szCs w:val="24"/>
        </w:rPr>
      </w:pPr>
      <w:r w:rsidDel="00000000" w:rsidR="00000000" w:rsidRPr="00000000">
        <w:rPr>
          <w:color w:val="8100c2"/>
          <w:sz w:val="24"/>
          <w:szCs w:val="24"/>
          <w:rtl w:val="0"/>
        </w:rPr>
        <w:t xml:space="preserve">const</w:t>
      </w:r>
      <w:r w:rsidDel="00000000" w:rsidR="00000000" w:rsidRPr="00000000">
        <w:rPr>
          <w:sz w:val="24"/>
          <w:szCs w:val="24"/>
          <w:rtl w:val="0"/>
        </w:rPr>
        <w:t xml:space="preserve"> dealer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await</w:t>
      </w:r>
      <w:r w:rsidDel="00000000" w:rsidR="00000000" w:rsidRPr="00000000">
        <w:rPr>
          <w:sz w:val="24"/>
          <w:szCs w:val="24"/>
          <w:rtl w:val="0"/>
        </w:rPr>
        <w:t xml:space="preserve"> </w:t>
      </w:r>
      <w:r w:rsidDel="00000000" w:rsidR="00000000" w:rsidRPr="00000000">
        <w:rPr>
          <w:color w:val="0051c2"/>
          <w:sz w:val="24"/>
          <w:szCs w:val="24"/>
          <w:rtl w:val="0"/>
        </w:rPr>
        <w:t xml:space="preserve">getCurrentDealer</w:t>
      </w:r>
      <w:r w:rsidDel="00000000" w:rsidR="00000000" w:rsidRPr="00000000">
        <w:rPr>
          <w:color w:val="2b303b"/>
          <w:sz w:val="24"/>
          <w:szCs w:val="24"/>
          <w:rtl w:val="0"/>
        </w:rPr>
        <w:t xml:space="preserve">(</w:t>
      </w:r>
      <w:r w:rsidDel="00000000" w:rsidR="00000000" w:rsidRPr="00000000">
        <w:rPr>
          <w:sz w:val="24"/>
          <w:szCs w:val="24"/>
          <w:rtl w:val="0"/>
        </w:rPr>
        <w:t xml:space="preserve">dealerUserId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if</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coupon</w:t>
      </w:r>
      <w:r w:rsidDel="00000000" w:rsidR="00000000" w:rsidRPr="00000000">
        <w:rPr>
          <w:color w:val="2b303b"/>
          <w:sz w:val="24"/>
          <w:szCs w:val="24"/>
          <w:rtl w:val="0"/>
        </w:rPr>
        <w:t xml:space="preserve">.</w:t>
      </w:r>
      <w:r w:rsidDel="00000000" w:rsidR="00000000" w:rsidRPr="00000000">
        <w:rPr>
          <w:sz w:val="24"/>
          <w:szCs w:val="24"/>
          <w:rtl w:val="0"/>
        </w:rPr>
        <w:t xml:space="preserve">dealer_id </w:t>
      </w:r>
      <w:r w:rsidDel="00000000" w:rsidR="00000000" w:rsidRPr="00000000">
        <w:rPr>
          <w:color w:val="14181f"/>
          <w:sz w:val="24"/>
          <w:szCs w:val="24"/>
          <w:rtl w:val="0"/>
        </w:rPr>
        <w:t xml:space="preserve">!==</w:t>
      </w:r>
      <w:r w:rsidDel="00000000" w:rsidR="00000000" w:rsidRPr="00000000">
        <w:rPr>
          <w:sz w:val="24"/>
          <w:szCs w:val="24"/>
          <w:rtl w:val="0"/>
        </w:rPr>
        <w:t xml:space="preserve"> dealer</w:t>
      </w:r>
      <w:r w:rsidDel="00000000" w:rsidR="00000000" w:rsidRPr="00000000">
        <w:rPr>
          <w:color w:val="2b303b"/>
          <w:sz w:val="24"/>
          <w:szCs w:val="24"/>
          <w:rtl w:val="0"/>
        </w:rPr>
        <w:t xml:space="preserve">.</w:t>
      </w:r>
      <w:r w:rsidDel="00000000" w:rsidR="00000000" w:rsidRPr="00000000">
        <w:rPr>
          <w:sz w:val="24"/>
          <w:szCs w:val="24"/>
          <w:rtl w:val="0"/>
        </w:rPr>
        <w:t xml:space="preserve">id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return</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valid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false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error</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"This coupon is not assigned to your dealership"</w:t>
      </w:r>
      <w:r w:rsidDel="00000000" w:rsidR="00000000" w:rsidRPr="00000000">
        <w:rPr>
          <w:sz w:val="24"/>
          <w:szCs w:val="24"/>
          <w:rtl w:val="0"/>
        </w:rPr>
        <w:t xml:space="preserve"> </w:t>
      </w:r>
      <w:r w:rsidDel="00000000" w:rsidR="00000000" w:rsidRPr="00000000">
        <w:rPr>
          <w:color w:val="2b303b"/>
          <w:sz w:val="24"/>
          <w:szCs w:val="24"/>
          <w:rtl w:val="0"/>
        </w:rPr>
        <w:t xml:space="preserve">}</w:t>
      </w:r>
    </w:p>
    <w:p w:rsidR="00000000" w:rsidDel="00000000" w:rsidP="00000000" w:rsidRDefault="00000000" w:rsidRPr="00000000" w14:paraId="000005F9">
      <w:pPr>
        <w:spacing w:line="240" w:lineRule="auto"/>
        <w:ind w:left="720" w:firstLine="0"/>
        <w:rPr>
          <w:color w:val="2b303b"/>
          <w:sz w:val="24"/>
          <w:szCs w:val="24"/>
        </w:rPr>
      </w:pPr>
      <w:r w:rsidDel="00000000" w:rsidR="00000000" w:rsidRPr="00000000">
        <w:rPr>
          <w:rtl w:val="0"/>
        </w:rPr>
      </w:r>
    </w:p>
    <w:p w:rsidR="00000000" w:rsidDel="00000000" w:rsidP="00000000" w:rsidRDefault="00000000" w:rsidRPr="00000000" w14:paraId="000005FA">
      <w:pPr>
        <w:numPr>
          <w:ilvl w:val="0"/>
          <w:numId w:val="79"/>
        </w:numPr>
        <w:spacing w:line="240" w:lineRule="auto"/>
        <w:ind w:left="720" w:hanging="360"/>
        <w:rPr>
          <w:sz w:val="24"/>
          <w:szCs w:val="24"/>
          <w:u w:val="none"/>
        </w:rPr>
      </w:pPr>
      <w:r w:rsidDel="00000000" w:rsidR="00000000" w:rsidRPr="00000000">
        <w:rPr>
          <w:color w:val="b34a00"/>
          <w:sz w:val="24"/>
          <w:szCs w:val="24"/>
          <w:rtl w:val="0"/>
        </w:rPr>
        <w:t xml:space="preserve">Coupon</w:t>
      </w:r>
      <w:r w:rsidDel="00000000" w:rsidR="00000000" w:rsidRPr="00000000">
        <w:rPr>
          <w:sz w:val="24"/>
          <w:szCs w:val="24"/>
          <w:rtl w:val="0"/>
        </w:rPr>
        <w:t xml:space="preserve"> status is available</w:t>
      </w:r>
      <w:r w:rsidDel="00000000" w:rsidR="00000000" w:rsidRPr="00000000">
        <w:rPr>
          <w:color w:val="14181f"/>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5FB">
      <w:pPr>
        <w:spacing w:line="240" w:lineRule="auto"/>
        <w:ind w:left="720" w:firstLine="0"/>
        <w:rPr>
          <w:color w:val="8100c2"/>
          <w:sz w:val="24"/>
          <w:szCs w:val="24"/>
        </w:rPr>
      </w:pPr>
      <w:r w:rsidDel="00000000" w:rsidR="00000000" w:rsidRPr="00000000">
        <w:rPr>
          <w:rtl w:val="0"/>
        </w:rPr>
      </w:r>
    </w:p>
    <w:p w:rsidR="00000000" w:rsidDel="00000000" w:rsidP="00000000" w:rsidRDefault="00000000" w:rsidRPr="00000000" w14:paraId="000005FC">
      <w:pPr>
        <w:spacing w:line="240" w:lineRule="auto"/>
        <w:ind w:left="720" w:firstLine="0"/>
        <w:rPr>
          <w:color w:val="2b303b"/>
          <w:sz w:val="24"/>
          <w:szCs w:val="24"/>
        </w:rPr>
      </w:pPr>
      <w:r w:rsidDel="00000000" w:rsidR="00000000" w:rsidRPr="00000000">
        <w:rPr>
          <w:color w:val="8100c2"/>
          <w:sz w:val="24"/>
          <w:szCs w:val="24"/>
          <w:rtl w:val="0"/>
        </w:rPr>
        <w:t xml:space="preserve">if</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coupon</w:t>
      </w:r>
      <w:r w:rsidDel="00000000" w:rsidR="00000000" w:rsidRPr="00000000">
        <w:rPr>
          <w:color w:val="2b303b"/>
          <w:sz w:val="24"/>
          <w:szCs w:val="24"/>
          <w:rtl w:val="0"/>
        </w:rPr>
        <w:t xml:space="preserve">.</w:t>
      </w:r>
      <w:r w:rsidDel="00000000" w:rsidR="00000000" w:rsidRPr="00000000">
        <w:rPr>
          <w:sz w:val="24"/>
          <w:szCs w:val="24"/>
          <w:rtl w:val="0"/>
        </w:rPr>
        <w:t xml:space="preserve">status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'available'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return</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valid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false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error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`Coupon already </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coupon</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status</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p>
    <w:p w:rsidR="00000000" w:rsidDel="00000000" w:rsidP="00000000" w:rsidRDefault="00000000" w:rsidRPr="00000000" w14:paraId="000005FD">
      <w:pPr>
        <w:spacing w:line="240" w:lineRule="auto"/>
        <w:ind w:left="720" w:firstLine="0"/>
        <w:rPr>
          <w:color w:val="b34a00"/>
          <w:sz w:val="24"/>
          <w:szCs w:val="24"/>
        </w:rPr>
      </w:pPr>
      <w:r w:rsidDel="00000000" w:rsidR="00000000" w:rsidRPr="00000000">
        <w:rPr>
          <w:rtl w:val="0"/>
        </w:rPr>
      </w:r>
    </w:p>
    <w:p w:rsidR="00000000" w:rsidDel="00000000" w:rsidP="00000000" w:rsidRDefault="00000000" w:rsidRPr="00000000" w14:paraId="000005FE">
      <w:pPr>
        <w:numPr>
          <w:ilvl w:val="0"/>
          <w:numId w:val="92"/>
        </w:numPr>
        <w:spacing w:line="240" w:lineRule="auto"/>
        <w:ind w:left="720" w:hanging="360"/>
        <w:rPr>
          <w:sz w:val="24"/>
          <w:szCs w:val="24"/>
          <w:u w:val="none"/>
        </w:rPr>
      </w:pPr>
      <w:r w:rsidDel="00000000" w:rsidR="00000000" w:rsidRPr="00000000">
        <w:rPr>
          <w:color w:val="b34a00"/>
          <w:sz w:val="24"/>
          <w:szCs w:val="24"/>
          <w:rtl w:val="0"/>
        </w:rPr>
        <w:t xml:space="preserve">Coupon</w:t>
      </w:r>
      <w:r w:rsidDel="00000000" w:rsidR="00000000" w:rsidRPr="00000000">
        <w:rPr>
          <w:sz w:val="24"/>
          <w:szCs w:val="24"/>
          <w:rtl w:val="0"/>
        </w:rPr>
        <w:t xml:space="preserve"> not expired</w:t>
      </w:r>
      <w:r w:rsidDel="00000000" w:rsidR="00000000" w:rsidRPr="00000000">
        <w:rPr>
          <w:color w:val="14181f"/>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5FF">
      <w:pPr>
        <w:spacing w:line="240" w:lineRule="auto"/>
        <w:ind w:left="720" w:firstLine="0"/>
        <w:rPr>
          <w:color w:val="8100c2"/>
          <w:sz w:val="24"/>
          <w:szCs w:val="24"/>
        </w:rPr>
      </w:pPr>
      <w:r w:rsidDel="00000000" w:rsidR="00000000" w:rsidRPr="00000000">
        <w:rPr>
          <w:rtl w:val="0"/>
        </w:rPr>
      </w:r>
    </w:p>
    <w:p w:rsidR="00000000" w:rsidDel="00000000" w:rsidP="00000000" w:rsidRDefault="00000000" w:rsidRPr="00000000" w14:paraId="00000600">
      <w:pPr>
        <w:spacing w:line="240" w:lineRule="auto"/>
        <w:ind w:left="720" w:firstLine="0"/>
        <w:rPr>
          <w:color w:val="2b303b"/>
          <w:sz w:val="24"/>
          <w:szCs w:val="24"/>
        </w:rPr>
      </w:pPr>
      <w:r w:rsidDel="00000000" w:rsidR="00000000" w:rsidRPr="00000000">
        <w:rPr>
          <w:color w:val="8100c2"/>
          <w:sz w:val="24"/>
          <w:szCs w:val="24"/>
          <w:rtl w:val="0"/>
        </w:rPr>
        <w:t xml:space="preserve">if</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coupon</w:t>
      </w:r>
      <w:r w:rsidDel="00000000" w:rsidR="00000000" w:rsidRPr="00000000">
        <w:rPr>
          <w:color w:val="2b303b"/>
          <w:sz w:val="24"/>
          <w:szCs w:val="24"/>
          <w:rtl w:val="0"/>
        </w:rPr>
        <w:t xml:space="preserve">.</w:t>
      </w:r>
      <w:r w:rsidDel="00000000" w:rsidR="00000000" w:rsidRPr="00000000">
        <w:rPr>
          <w:sz w:val="24"/>
          <w:szCs w:val="24"/>
          <w:rtl w:val="0"/>
        </w:rPr>
        <w:t xml:space="preserve">expiry_date </w:t>
      </w:r>
      <w:r w:rsidDel="00000000" w:rsidR="00000000" w:rsidRPr="00000000">
        <w:rPr>
          <w:color w:val="14181f"/>
          <w:sz w:val="24"/>
          <w:szCs w:val="24"/>
          <w:rtl w:val="0"/>
        </w:rPr>
        <w:t xml:space="preserve">&amp;&amp;</w:t>
      </w:r>
      <w:r w:rsidDel="00000000" w:rsidR="00000000" w:rsidRPr="00000000">
        <w:rPr>
          <w:color w:val="8100c2"/>
          <w:sz w:val="24"/>
          <w:szCs w:val="24"/>
          <w:rtl w:val="0"/>
        </w:rPr>
        <w:t xml:space="preserve">new</w:t>
      </w:r>
      <w:r w:rsidDel="00000000" w:rsidR="00000000" w:rsidRPr="00000000">
        <w:rPr>
          <w:sz w:val="24"/>
          <w:szCs w:val="24"/>
          <w:rtl w:val="0"/>
        </w:rPr>
        <w:t xml:space="preserve"> </w:t>
      </w:r>
      <w:r w:rsidDel="00000000" w:rsidR="00000000" w:rsidRPr="00000000">
        <w:rPr>
          <w:color w:val="b34a00"/>
          <w:sz w:val="24"/>
          <w:szCs w:val="24"/>
          <w:rtl w:val="0"/>
        </w:rPr>
        <w:t xml:space="preserve">Date</w:t>
      </w:r>
      <w:r w:rsidDel="00000000" w:rsidR="00000000" w:rsidRPr="00000000">
        <w:rPr>
          <w:color w:val="2b303b"/>
          <w:sz w:val="24"/>
          <w:szCs w:val="24"/>
          <w:rtl w:val="0"/>
        </w:rPr>
        <w:t xml:space="preserve">(</w:t>
      </w:r>
      <w:r w:rsidDel="00000000" w:rsidR="00000000" w:rsidRPr="00000000">
        <w:rPr>
          <w:sz w:val="24"/>
          <w:szCs w:val="24"/>
          <w:rtl w:val="0"/>
        </w:rPr>
        <w:t xml:space="preserve">coupon</w:t>
      </w:r>
      <w:r w:rsidDel="00000000" w:rsidR="00000000" w:rsidRPr="00000000">
        <w:rPr>
          <w:color w:val="2b303b"/>
          <w:sz w:val="24"/>
          <w:szCs w:val="24"/>
          <w:rtl w:val="0"/>
        </w:rPr>
        <w:t xml:space="preserve">.</w:t>
      </w:r>
      <w:r w:rsidDel="00000000" w:rsidR="00000000" w:rsidRPr="00000000">
        <w:rPr>
          <w:sz w:val="24"/>
          <w:szCs w:val="24"/>
          <w:rtl w:val="0"/>
        </w:rPr>
        <w:t xml:space="preserve">expiry_date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14181f"/>
          <w:sz w:val="24"/>
          <w:szCs w:val="24"/>
          <w:rtl w:val="0"/>
        </w:rPr>
        <w:t xml:space="preserve">&lt;</w:t>
      </w:r>
      <w:r w:rsidDel="00000000" w:rsidR="00000000" w:rsidRPr="00000000">
        <w:rPr>
          <w:sz w:val="24"/>
          <w:szCs w:val="24"/>
          <w:rtl w:val="0"/>
        </w:rPr>
        <w:t xml:space="preserve"> </w:t>
      </w:r>
      <w:r w:rsidDel="00000000" w:rsidR="00000000" w:rsidRPr="00000000">
        <w:rPr>
          <w:color w:val="8100c2"/>
          <w:sz w:val="24"/>
          <w:szCs w:val="24"/>
          <w:rtl w:val="0"/>
        </w:rPr>
        <w:t xml:space="preserve">new</w:t>
      </w:r>
      <w:r w:rsidDel="00000000" w:rsidR="00000000" w:rsidRPr="00000000">
        <w:rPr>
          <w:sz w:val="24"/>
          <w:szCs w:val="24"/>
          <w:rtl w:val="0"/>
        </w:rPr>
        <w:t xml:space="preserve"> </w:t>
      </w:r>
      <w:r w:rsidDel="00000000" w:rsidR="00000000" w:rsidRPr="00000000">
        <w:rPr>
          <w:color w:val="b34a00"/>
          <w:sz w:val="24"/>
          <w:szCs w:val="24"/>
          <w:rtl w:val="0"/>
        </w:rPr>
        <w:t xml:space="preserve">Date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6e7687"/>
          <w:sz w:val="24"/>
          <w:szCs w:val="24"/>
          <w:rtl w:val="0"/>
        </w:rPr>
        <w:t xml:space="preserve">// Auto-expire if not already</w:t>
      </w:r>
      <w:r w:rsidDel="00000000" w:rsidR="00000000" w:rsidRPr="00000000">
        <w:rPr>
          <w:sz w:val="24"/>
          <w:szCs w:val="24"/>
          <w:rtl w:val="0"/>
        </w:rPr>
        <w:t xml:space="preserve"> </w:t>
      </w:r>
      <w:r w:rsidDel="00000000" w:rsidR="00000000" w:rsidRPr="00000000">
        <w:rPr>
          <w:color w:val="8100c2"/>
          <w:sz w:val="24"/>
          <w:szCs w:val="24"/>
          <w:rtl w:val="0"/>
        </w:rPr>
        <w:t xml:space="preserve">await</w:t>
      </w:r>
      <w:r w:rsidDel="00000000" w:rsidR="00000000" w:rsidRPr="00000000">
        <w:rPr>
          <w:sz w:val="24"/>
          <w:szCs w:val="24"/>
          <w:rtl w:val="0"/>
        </w:rPr>
        <w:t xml:space="preserve"> coupon</w:t>
      </w:r>
      <w:r w:rsidDel="00000000" w:rsidR="00000000" w:rsidRPr="00000000">
        <w:rPr>
          <w:color w:val="2b303b"/>
          <w:sz w:val="24"/>
          <w:szCs w:val="24"/>
          <w:rtl w:val="0"/>
        </w:rPr>
        <w:t xml:space="preserve">.</w:t>
      </w:r>
      <w:r w:rsidDel="00000000" w:rsidR="00000000" w:rsidRPr="00000000">
        <w:rPr>
          <w:color w:val="0051c2"/>
          <w:sz w:val="24"/>
          <w:szCs w:val="24"/>
          <w:rtl w:val="0"/>
        </w:rPr>
        <w:t xml:space="preserve">update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status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'expired'</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color w:val="8100c2"/>
          <w:sz w:val="24"/>
          <w:szCs w:val="24"/>
          <w:rtl w:val="0"/>
        </w:rPr>
        <w:t xml:space="preserve">return</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valid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false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error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"Coupon expired"</w:t>
      </w:r>
      <w:r w:rsidDel="00000000" w:rsidR="00000000" w:rsidRPr="00000000">
        <w:rPr>
          <w:sz w:val="24"/>
          <w:szCs w:val="24"/>
          <w:rtl w:val="0"/>
        </w:rPr>
        <w:t xml:space="preserve"> </w:t>
      </w:r>
      <w:r w:rsidDel="00000000" w:rsidR="00000000" w:rsidRPr="00000000">
        <w:rPr>
          <w:color w:val="2b303b"/>
          <w:sz w:val="24"/>
          <w:szCs w:val="24"/>
          <w:rtl w:val="0"/>
        </w:rPr>
        <w:t xml:space="preserve">}</w:t>
      </w:r>
    </w:p>
    <w:p w:rsidR="00000000" w:rsidDel="00000000" w:rsidP="00000000" w:rsidRDefault="00000000" w:rsidRPr="00000000" w14:paraId="00000601">
      <w:pPr>
        <w:spacing w:line="240" w:lineRule="auto"/>
        <w:ind w:left="720" w:firstLine="0"/>
        <w:rPr>
          <w:color w:val="2b303b"/>
          <w:sz w:val="24"/>
          <w:szCs w:val="24"/>
        </w:rPr>
      </w:pPr>
      <w:r w:rsidDel="00000000" w:rsidR="00000000" w:rsidRPr="00000000">
        <w:rPr>
          <w:rtl w:val="0"/>
        </w:rPr>
      </w:r>
    </w:p>
    <w:p w:rsidR="00000000" w:rsidDel="00000000" w:rsidP="00000000" w:rsidRDefault="00000000" w:rsidRPr="00000000" w14:paraId="00000602">
      <w:pPr>
        <w:numPr>
          <w:ilvl w:val="0"/>
          <w:numId w:val="92"/>
        </w:numPr>
        <w:spacing w:line="240" w:lineRule="auto"/>
        <w:ind w:left="720" w:hanging="360"/>
        <w:rPr>
          <w:sz w:val="24"/>
          <w:szCs w:val="24"/>
          <w:u w:val="none"/>
        </w:rPr>
      </w:pPr>
      <w:r w:rsidDel="00000000" w:rsidR="00000000" w:rsidRPr="00000000">
        <w:rPr>
          <w:color w:val="b34a00"/>
          <w:sz w:val="24"/>
          <w:szCs w:val="24"/>
          <w:rtl w:val="0"/>
        </w:rPr>
        <w:t xml:space="preserve">Lead</w:t>
      </w:r>
      <w:r w:rsidDel="00000000" w:rsidR="00000000" w:rsidRPr="00000000">
        <w:rPr>
          <w:sz w:val="24"/>
          <w:szCs w:val="24"/>
          <w:rtl w:val="0"/>
        </w:rPr>
        <w:t xml:space="preserve"> doesn't already have a reserved coupon</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const</w:t>
      </w:r>
      <w:r w:rsidDel="00000000" w:rsidR="00000000" w:rsidRPr="00000000">
        <w:rPr>
          <w:sz w:val="24"/>
          <w:szCs w:val="24"/>
          <w:rtl w:val="0"/>
        </w:rPr>
        <w:t xml:space="preserve"> existingCoupon </w:t>
      </w:r>
      <w:r w:rsidDel="00000000" w:rsidR="00000000" w:rsidRPr="00000000">
        <w:rPr>
          <w:color w:val="14181f"/>
          <w:sz w:val="24"/>
          <w:szCs w:val="24"/>
          <w:rtl w:val="0"/>
        </w:rPr>
        <w:t xml:space="preserve">=</w:t>
      </w:r>
      <w:r w:rsidDel="00000000" w:rsidR="00000000" w:rsidRPr="00000000">
        <w:rPr>
          <w:color w:val="8100c2"/>
          <w:sz w:val="24"/>
          <w:szCs w:val="24"/>
          <w:rtl w:val="0"/>
        </w:rPr>
        <w:t xml:space="preserve">await</w:t>
      </w:r>
      <w:r w:rsidDel="00000000" w:rsidR="00000000" w:rsidRPr="00000000">
        <w:rPr>
          <w:sz w:val="24"/>
          <w:szCs w:val="24"/>
          <w:rtl w:val="0"/>
        </w:rPr>
        <w:t xml:space="preserve"> db</w:t>
      </w:r>
      <w:r w:rsidDel="00000000" w:rsidR="00000000" w:rsidRPr="00000000">
        <w:rPr>
          <w:color w:val="2b303b"/>
          <w:sz w:val="24"/>
          <w:szCs w:val="24"/>
          <w:rtl w:val="0"/>
        </w:rPr>
        <w:t xml:space="preserve">.</w:t>
      </w:r>
      <w:r w:rsidDel="00000000" w:rsidR="00000000" w:rsidRPr="00000000">
        <w:rPr>
          <w:sz w:val="24"/>
          <w:szCs w:val="24"/>
          <w:rtl w:val="0"/>
        </w:rPr>
        <w:t xml:space="preserve">coupons</w:t>
      </w:r>
      <w:r w:rsidDel="00000000" w:rsidR="00000000" w:rsidRPr="00000000">
        <w:rPr>
          <w:color w:val="2b303b"/>
          <w:sz w:val="24"/>
          <w:szCs w:val="24"/>
          <w:rtl w:val="0"/>
        </w:rPr>
        <w:t xml:space="preserve">.</w:t>
      </w:r>
      <w:r w:rsidDel="00000000" w:rsidR="00000000" w:rsidRPr="00000000">
        <w:rPr>
          <w:color w:val="0051c2"/>
          <w:sz w:val="24"/>
          <w:szCs w:val="24"/>
          <w:rtl w:val="0"/>
        </w:rPr>
        <w:t xml:space="preserve">findOne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where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reserved_for_lead_id</w:t>
      </w:r>
      <w:r w:rsidDel="00000000" w:rsidR="00000000" w:rsidRPr="00000000">
        <w:rPr>
          <w:color w:val="14181f"/>
          <w:sz w:val="24"/>
          <w:szCs w:val="24"/>
          <w:rtl w:val="0"/>
        </w:rPr>
        <w:t xml:space="preserve">:</w:t>
      </w:r>
      <w:r w:rsidDel="00000000" w:rsidR="00000000" w:rsidRPr="00000000">
        <w:rPr>
          <w:sz w:val="24"/>
          <w:szCs w:val="24"/>
          <w:rtl w:val="0"/>
        </w:rPr>
        <w:t xml:space="preserve"> leadId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status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'reserved'</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if</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existingCoupon</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return</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color w:val="b80a18"/>
          <w:sz w:val="24"/>
          <w:szCs w:val="24"/>
          <w:rtl w:val="0"/>
        </w:rPr>
        <w:t xml:space="preserve">valid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false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error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`Lead already has coupon </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existingCoupon</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coupon_code</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 reserved`</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34a00"/>
          <w:sz w:val="24"/>
          <w:szCs w:val="24"/>
          <w:rtl w:val="0"/>
        </w:rPr>
        <w:t xml:space="preserve">If</w:t>
      </w:r>
      <w:r w:rsidDel="00000000" w:rsidR="00000000" w:rsidRPr="00000000">
        <w:rPr>
          <w:sz w:val="24"/>
          <w:szCs w:val="24"/>
          <w:rtl w:val="0"/>
        </w:rPr>
        <w:t xml:space="preserve"> </w:t>
      </w:r>
      <w:r w:rsidDel="00000000" w:rsidR="00000000" w:rsidRPr="00000000">
        <w:rPr>
          <w:color w:val="b34a00"/>
          <w:sz w:val="24"/>
          <w:szCs w:val="24"/>
          <w:rtl w:val="0"/>
        </w:rPr>
        <w:t xml:space="preserve">All</w:t>
      </w:r>
      <w:r w:rsidDel="00000000" w:rsidR="00000000" w:rsidRPr="00000000">
        <w:rPr>
          <w:sz w:val="24"/>
          <w:szCs w:val="24"/>
          <w:rtl w:val="0"/>
        </w:rPr>
        <w:t xml:space="preserve"> </w:t>
      </w:r>
      <w:r w:rsidDel="00000000" w:rsidR="00000000" w:rsidRPr="00000000">
        <w:rPr>
          <w:color w:val="b34a00"/>
          <w:sz w:val="24"/>
          <w:szCs w:val="24"/>
          <w:rtl w:val="0"/>
        </w:rPr>
        <w:t xml:space="preserve">Checks</w:t>
      </w:r>
      <w:r w:rsidDel="00000000" w:rsidR="00000000" w:rsidRPr="00000000">
        <w:rPr>
          <w:sz w:val="24"/>
          <w:szCs w:val="24"/>
          <w:rtl w:val="0"/>
        </w:rPr>
        <w:t xml:space="preserve"> </w:t>
      </w:r>
      <w:r w:rsidDel="00000000" w:rsidR="00000000" w:rsidRPr="00000000">
        <w:rPr>
          <w:color w:val="b34a00"/>
          <w:sz w:val="24"/>
          <w:szCs w:val="24"/>
          <w:rtl w:val="0"/>
        </w:rPr>
        <w:t xml:space="preserve">Pass</w:t>
      </w:r>
      <w:r w:rsidDel="00000000" w:rsidR="00000000" w:rsidRPr="00000000">
        <w:rPr>
          <w:sz w:val="24"/>
          <w:szCs w:val="24"/>
          <w:rtl w:val="0"/>
        </w:rPr>
        <w:t xml:space="preserve"> </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b34a00"/>
          <w:sz w:val="24"/>
          <w:szCs w:val="24"/>
          <w:rtl w:val="0"/>
        </w:rPr>
        <w:t xml:space="preserve">ReserveCoupon</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await</w:t>
      </w:r>
      <w:r w:rsidDel="00000000" w:rsidR="00000000" w:rsidRPr="00000000">
        <w:rPr>
          <w:sz w:val="24"/>
          <w:szCs w:val="24"/>
          <w:rtl w:val="0"/>
        </w:rPr>
        <w:t xml:space="preserve"> coupon</w:t>
      </w:r>
      <w:r w:rsidDel="00000000" w:rsidR="00000000" w:rsidRPr="00000000">
        <w:rPr>
          <w:color w:val="2b303b"/>
          <w:sz w:val="24"/>
          <w:szCs w:val="24"/>
          <w:rtl w:val="0"/>
        </w:rPr>
        <w:t xml:space="preserve">.</w:t>
      </w:r>
      <w:r w:rsidDel="00000000" w:rsidR="00000000" w:rsidRPr="00000000">
        <w:rPr>
          <w:color w:val="0051c2"/>
          <w:sz w:val="24"/>
          <w:szCs w:val="24"/>
          <w:rtl w:val="0"/>
        </w:rPr>
        <w:t xml:space="preserve">update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status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'reserved'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reserved_at</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NOW</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reserved_by</w:t>
      </w:r>
      <w:r w:rsidDel="00000000" w:rsidR="00000000" w:rsidRPr="00000000">
        <w:rPr>
          <w:color w:val="14181f"/>
          <w:sz w:val="24"/>
          <w:szCs w:val="24"/>
          <w:rtl w:val="0"/>
        </w:rPr>
        <w:t xml:space="preserve">:</w:t>
      </w:r>
      <w:r w:rsidDel="00000000" w:rsidR="00000000" w:rsidRPr="00000000">
        <w:rPr>
          <w:sz w:val="24"/>
          <w:szCs w:val="24"/>
          <w:rtl w:val="0"/>
        </w:rPr>
        <w:t xml:space="preserve"> dealerUserId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reserved_for_lead_id</w:t>
      </w:r>
      <w:r w:rsidDel="00000000" w:rsidR="00000000" w:rsidRPr="00000000">
        <w:rPr>
          <w:color w:val="14181f"/>
          <w:sz w:val="24"/>
          <w:szCs w:val="24"/>
          <w:rtl w:val="0"/>
        </w:rPr>
        <w:t xml:space="preserve">:</w:t>
      </w:r>
      <w:r w:rsidDel="00000000" w:rsidR="00000000" w:rsidRPr="00000000">
        <w:rPr>
          <w:sz w:val="24"/>
          <w:szCs w:val="24"/>
          <w:rtl w:val="0"/>
        </w:rPr>
        <w:t xml:space="preserve">leadId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8100c2"/>
          <w:sz w:val="24"/>
          <w:szCs w:val="24"/>
          <w:rtl w:val="0"/>
        </w:rPr>
        <w:t xml:space="preserve">await</w:t>
      </w:r>
      <w:r w:rsidDel="00000000" w:rsidR="00000000" w:rsidRPr="00000000">
        <w:rPr>
          <w:sz w:val="24"/>
          <w:szCs w:val="24"/>
          <w:rtl w:val="0"/>
        </w:rPr>
        <w:t xml:space="preserve"> db</w:t>
      </w:r>
      <w:r w:rsidDel="00000000" w:rsidR="00000000" w:rsidRPr="00000000">
        <w:rPr>
          <w:color w:val="2b303b"/>
          <w:sz w:val="24"/>
          <w:szCs w:val="24"/>
          <w:rtl w:val="0"/>
        </w:rPr>
        <w:t xml:space="preserve">.</w:t>
      </w:r>
      <w:r w:rsidDel="00000000" w:rsidR="00000000" w:rsidRPr="00000000">
        <w:rPr>
          <w:sz w:val="24"/>
          <w:szCs w:val="24"/>
          <w:rtl w:val="0"/>
        </w:rPr>
        <w:t xml:space="preserve">coupon_audit_log</w:t>
      </w:r>
      <w:r w:rsidDel="00000000" w:rsidR="00000000" w:rsidRPr="00000000">
        <w:rPr>
          <w:color w:val="2b303b"/>
          <w:sz w:val="24"/>
          <w:szCs w:val="24"/>
          <w:rtl w:val="0"/>
        </w:rPr>
        <w:t xml:space="preserve">.</w:t>
      </w:r>
      <w:r w:rsidDel="00000000" w:rsidR="00000000" w:rsidRPr="00000000">
        <w:rPr>
          <w:color w:val="0051c2"/>
          <w:sz w:val="24"/>
          <w:szCs w:val="24"/>
          <w:rtl w:val="0"/>
        </w:rPr>
        <w:t xml:space="preserve">create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coupon_id</w:t>
      </w:r>
      <w:r w:rsidDel="00000000" w:rsidR="00000000" w:rsidRPr="00000000">
        <w:rPr>
          <w:color w:val="14181f"/>
          <w:sz w:val="24"/>
          <w:szCs w:val="24"/>
          <w:rtl w:val="0"/>
        </w:rPr>
        <w:t xml:space="preserve">:</w:t>
      </w:r>
      <w:r w:rsidDel="00000000" w:rsidR="00000000" w:rsidRPr="00000000">
        <w:rPr>
          <w:sz w:val="24"/>
          <w:szCs w:val="24"/>
          <w:rtl w:val="0"/>
        </w:rPr>
        <w:t xml:space="preserve"> coupon</w:t>
      </w:r>
      <w:r w:rsidDel="00000000" w:rsidR="00000000" w:rsidRPr="00000000">
        <w:rPr>
          <w:color w:val="2b303b"/>
          <w:sz w:val="24"/>
          <w:szCs w:val="24"/>
          <w:rtl w:val="0"/>
        </w:rPr>
        <w:t xml:space="preserve">.</w:t>
      </w:r>
      <w:r w:rsidDel="00000000" w:rsidR="00000000" w:rsidRPr="00000000">
        <w:rPr>
          <w:sz w:val="24"/>
          <w:szCs w:val="24"/>
          <w:rtl w:val="0"/>
        </w:rPr>
        <w:t xml:space="preserve">id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action</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'reserved'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old_status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'available'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new_status</w:t>
      </w:r>
      <w:r w:rsidDel="00000000" w:rsidR="00000000" w:rsidRPr="00000000">
        <w:rPr>
          <w:color w:val="14181f"/>
          <w:sz w:val="24"/>
          <w:szCs w:val="24"/>
          <w:rtl w:val="0"/>
        </w:rPr>
        <w:t xml:space="preserve">:</w:t>
      </w:r>
      <w:r w:rsidDel="00000000" w:rsidR="00000000" w:rsidRPr="00000000">
        <w:rPr>
          <w:color w:val="008000"/>
          <w:sz w:val="24"/>
          <w:szCs w:val="24"/>
          <w:rtl w:val="0"/>
        </w:rPr>
        <w:t xml:space="preserve">'reserved'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lead_id</w:t>
      </w:r>
      <w:r w:rsidDel="00000000" w:rsidR="00000000" w:rsidRPr="00000000">
        <w:rPr>
          <w:color w:val="14181f"/>
          <w:sz w:val="24"/>
          <w:szCs w:val="24"/>
          <w:rtl w:val="0"/>
        </w:rPr>
        <w:t xml:space="preserve">:</w:t>
      </w:r>
      <w:r w:rsidDel="00000000" w:rsidR="00000000" w:rsidRPr="00000000">
        <w:rPr>
          <w:sz w:val="24"/>
          <w:szCs w:val="24"/>
          <w:rtl w:val="0"/>
        </w:rPr>
        <w:t xml:space="preserve"> leadId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performed_by</w:t>
      </w:r>
      <w:r w:rsidDel="00000000" w:rsidR="00000000" w:rsidRPr="00000000">
        <w:rPr>
          <w:color w:val="14181f"/>
          <w:sz w:val="24"/>
          <w:szCs w:val="24"/>
          <w:rtl w:val="0"/>
        </w:rPr>
        <w:t xml:space="preserve">:</w:t>
      </w:r>
      <w:r w:rsidDel="00000000" w:rsidR="00000000" w:rsidRPr="00000000">
        <w:rPr>
          <w:sz w:val="24"/>
          <w:szCs w:val="24"/>
          <w:rtl w:val="0"/>
        </w:rPr>
        <w:t xml:space="preserve"> dealerUserId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notes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`Reserved for Lead #</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leadId</w:t>
      </w:r>
      <w:r w:rsidDel="00000000" w:rsidR="00000000" w:rsidRPr="00000000">
        <w:rPr>
          <w:color w:val="2b303b"/>
          <w:sz w:val="24"/>
          <w:szCs w:val="24"/>
          <w:rtl w:val="0"/>
        </w:rPr>
        <w:t xml:space="preserve">}</w:t>
      </w:r>
      <w:r w:rsidDel="00000000" w:rsidR="00000000" w:rsidRPr="00000000">
        <w:rPr>
          <w:color w:val="008000"/>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603">
      <w:pPr>
        <w:spacing w:line="240" w:lineRule="auto"/>
        <w:ind w:left="720" w:firstLine="0"/>
        <w:rPr>
          <w:color w:val="b34a00"/>
          <w:sz w:val="24"/>
          <w:szCs w:val="24"/>
        </w:rPr>
      </w:pPr>
      <w:r w:rsidDel="00000000" w:rsidR="00000000" w:rsidRPr="00000000">
        <w:rPr>
          <w:rtl w:val="0"/>
        </w:rPr>
      </w:r>
    </w:p>
    <w:p w:rsidR="00000000" w:rsidDel="00000000" w:rsidP="00000000" w:rsidRDefault="00000000" w:rsidRPr="00000000" w14:paraId="00000604">
      <w:pPr>
        <w:spacing w:line="240" w:lineRule="auto"/>
        <w:ind w:left="720" w:firstLine="0"/>
        <w:rPr>
          <w:sz w:val="24"/>
          <w:szCs w:val="24"/>
        </w:rPr>
      </w:pPr>
      <w:r w:rsidDel="00000000" w:rsidR="00000000" w:rsidRPr="00000000">
        <w:rPr>
          <w:color w:val="b34a00"/>
          <w:sz w:val="24"/>
          <w:szCs w:val="24"/>
          <w:rtl w:val="0"/>
        </w:rPr>
        <w:t xml:space="preserve">Response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color w:val="b34a00"/>
          <w:sz w:val="24"/>
          <w:szCs w:val="24"/>
          <w:rtl w:val="0"/>
        </w:rPr>
        <w:t xml:space="preserve">Success</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color w:val="b80a18"/>
          <w:sz w:val="24"/>
          <w:szCs w:val="24"/>
          <w:rtl w:val="0"/>
        </w:rPr>
        <w:t xml:space="preserve">valid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true</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coupon</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code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"ABCDEL-0001"</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value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50</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status</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"reserved"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reservedAt</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"2026-07-26T10:30:00Z"</w:t>
      </w:r>
      <w:r w:rsidDel="00000000" w:rsidR="00000000" w:rsidRPr="00000000">
        <w:rPr>
          <w:color w:val="2b303b"/>
          <w:sz w:val="24"/>
          <w:szCs w:val="24"/>
          <w:rtl w:val="0"/>
        </w:rPr>
        <w:t xml:space="preserve">,</w:t>
      </w:r>
      <w:r w:rsidDel="00000000" w:rsidR="00000000" w:rsidRPr="00000000">
        <w:rPr>
          <w:color w:val="b80a18"/>
          <w:sz w:val="24"/>
          <w:szCs w:val="24"/>
          <w:rtl w:val="0"/>
        </w:rPr>
        <w:t xml:space="preserve">expiryDate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"2026-12-31"</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message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"Coupon validated and reserved successfully"</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34a00"/>
          <w:sz w:val="24"/>
          <w:szCs w:val="24"/>
          <w:rtl w:val="0"/>
        </w:rPr>
        <w:t xml:space="preserve">Response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color w:val="b34a00"/>
          <w:sz w:val="24"/>
          <w:szCs w:val="24"/>
          <w:rtl w:val="0"/>
        </w:rPr>
        <w:t xml:space="preserve">Failure</w:t>
      </w:r>
      <w:r w:rsidDel="00000000" w:rsidR="00000000" w:rsidRPr="00000000">
        <w:rPr>
          <w:color w:val="2b303b"/>
          <w:sz w:val="24"/>
          <w:szCs w:val="24"/>
          <w:rtl w:val="0"/>
        </w:rPr>
        <w:t xml:space="preserv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valid</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80"/>
          <w:sz w:val="24"/>
          <w:szCs w:val="24"/>
          <w:rtl w:val="0"/>
        </w:rPr>
        <w:t xml:space="preserve">false</w:t>
      </w:r>
      <w:r w:rsidDel="00000000" w:rsidR="00000000" w:rsidRPr="00000000">
        <w:rPr>
          <w:color w:val="2b303b"/>
          <w:sz w:val="24"/>
          <w:szCs w:val="24"/>
          <w:rtl w:val="0"/>
        </w:rPr>
        <w:t xml:space="preserve">,</w:t>
      </w:r>
      <w:r w:rsidDel="00000000" w:rsidR="00000000" w:rsidRPr="00000000">
        <w:rPr>
          <w:color w:val="b80a18"/>
          <w:sz w:val="24"/>
          <w:szCs w:val="24"/>
          <w:rtl w:val="0"/>
        </w:rPr>
        <w:t xml:space="preserve">error</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"Coupon already used"</w:t>
      </w:r>
      <w:r w:rsidDel="00000000" w:rsidR="00000000" w:rsidRPr="00000000">
        <w:rPr>
          <w:color w:val="2b303b"/>
          <w:sz w:val="24"/>
          <w:szCs w:val="24"/>
          <w:rtl w:val="0"/>
        </w:rPr>
        <w:t xml:space="preserve">,</w:t>
      </w:r>
      <w:r w:rsidDel="00000000" w:rsidR="00000000" w:rsidRPr="00000000">
        <w:rPr>
          <w:sz w:val="24"/>
          <w:szCs w:val="24"/>
          <w:rtl w:val="0"/>
        </w:rPr>
        <w:t xml:space="preserve"> </w:t>
      </w:r>
      <w:r w:rsidDel="00000000" w:rsidR="00000000" w:rsidRPr="00000000">
        <w:rPr>
          <w:color w:val="b80a18"/>
          <w:sz w:val="24"/>
          <w:szCs w:val="24"/>
          <w:rtl w:val="0"/>
        </w:rPr>
        <w:t xml:space="preserve">message</w:t>
      </w:r>
      <w:r w:rsidDel="00000000" w:rsidR="00000000" w:rsidRPr="00000000">
        <w:rPr>
          <w:color w:val="14181f"/>
          <w:sz w:val="24"/>
          <w:szCs w:val="24"/>
          <w:rtl w:val="0"/>
        </w:rPr>
        <w:t xml:space="preserve">:</w:t>
      </w:r>
      <w:r w:rsidDel="00000000" w:rsidR="00000000" w:rsidRPr="00000000">
        <w:rPr>
          <w:sz w:val="24"/>
          <w:szCs w:val="24"/>
          <w:rtl w:val="0"/>
        </w:rPr>
        <w:t xml:space="preserve"> </w:t>
      </w:r>
      <w:r w:rsidDel="00000000" w:rsidR="00000000" w:rsidRPr="00000000">
        <w:rPr>
          <w:color w:val="008000"/>
          <w:sz w:val="24"/>
          <w:szCs w:val="24"/>
          <w:rtl w:val="0"/>
        </w:rPr>
        <w:t xml:space="preserve">"This coupon has already been used for another verification"</w:t>
      </w:r>
      <w:r w:rsidDel="00000000" w:rsidR="00000000" w:rsidRPr="00000000">
        <w:rPr>
          <w:sz w:val="24"/>
          <w:szCs w:val="24"/>
          <w:rtl w:val="0"/>
        </w:rPr>
        <w:t xml:space="preserve"> </w:t>
      </w:r>
      <w:r w:rsidDel="00000000" w:rsidR="00000000" w:rsidRPr="00000000">
        <w:rPr>
          <w:color w:val="2b303b"/>
          <w:sz w:val="24"/>
          <w:szCs w:val="24"/>
          <w:rtl w:val="0"/>
        </w:rPr>
        <w:t xml:space="preserve">}</w:t>
      </w:r>
      <w:r w:rsidDel="00000000" w:rsidR="00000000" w:rsidRPr="00000000">
        <w:rPr>
          <w:rtl w:val="0"/>
        </w:rPr>
      </w:r>
    </w:p>
    <w:p w:rsidR="00000000" w:rsidDel="00000000" w:rsidP="00000000" w:rsidRDefault="00000000" w:rsidRPr="00000000" w14:paraId="00000605">
      <w:pPr>
        <w:pStyle w:val="Heading3"/>
        <w:keepNext w:val="0"/>
        <w:keepLines w:val="0"/>
        <w:spacing w:after="160" w:before="160" w:line="240" w:lineRule="auto"/>
        <w:rPr>
          <w:b w:val="1"/>
          <w:bCs w:val="1"/>
          <w:color w:val="000000"/>
          <w:sz w:val="26"/>
          <w:szCs w:val="26"/>
          <w:shd w:fill="b6d7a8" w:val="clear"/>
        </w:rPr>
      </w:pPr>
      <w:bookmarkStart w:colFirst="0" w:colLast="0" w:name="_58uqwo7jgkj6" w:id="33"/>
      <w:bookmarkEnd w:id="33"/>
      <w:r w:rsidDel="00000000" w:rsidR="00000000" w:rsidRPr="00000000">
        <w:rPr>
          <w:rtl w:val="0"/>
        </w:rPr>
      </w:r>
    </w:p>
    <w:p w:rsidR="00000000" w:rsidDel="00000000" w:rsidP="00000000" w:rsidRDefault="00000000" w:rsidRPr="00000000" w14:paraId="00000606">
      <w:pPr>
        <w:rPr/>
      </w:pPr>
      <w:r w:rsidDel="00000000" w:rsidR="00000000" w:rsidRPr="00000000">
        <w:rPr>
          <w:b w:val="1"/>
          <w:bCs w:val="1"/>
          <w:sz w:val="26"/>
          <w:szCs w:val="26"/>
          <w:shd w:fill="b6d7a8" w:val="clear"/>
          <w:rtl w:val="0"/>
        </w:rPr>
        <w:t xml:space="preserve">Frontend Handling</w:t>
      </w:r>
      <w:r w:rsidDel="00000000" w:rsidR="00000000" w:rsidRPr="00000000">
        <w:rPr>
          <w:rtl w:val="0"/>
        </w:rPr>
      </w:r>
    </w:p>
    <w:p w:rsidR="00000000" w:rsidDel="00000000" w:rsidP="00000000" w:rsidRDefault="00000000" w:rsidRPr="00000000" w14:paraId="00000607">
      <w:pPr>
        <w:pStyle w:val="Heading3"/>
        <w:keepNext w:val="0"/>
        <w:keepLines w:val="0"/>
        <w:spacing w:after="160" w:before="160" w:line="240" w:lineRule="auto"/>
        <w:rPr>
          <w:b w:val="1"/>
          <w:bCs w:val="1"/>
          <w:color w:val="000000"/>
          <w:sz w:val="24"/>
          <w:szCs w:val="24"/>
        </w:rPr>
      </w:pPr>
      <w:bookmarkStart w:colFirst="0" w:colLast="0" w:name="_9uca185u6hzn" w:id="34"/>
      <w:bookmarkEnd w:id="34"/>
      <w:r w:rsidDel="00000000" w:rsidR="00000000" w:rsidRPr="00000000">
        <w:rPr>
          <w:b w:val="1"/>
          <w:bCs w:val="1"/>
          <w:color w:val="000000"/>
          <w:sz w:val="24"/>
          <w:szCs w:val="24"/>
          <w:rtl w:val="0"/>
        </w:rPr>
        <w:t xml:space="preserve">On Success:</w:t>
      </w:r>
    </w:p>
    <w:p w:rsidR="00000000" w:rsidDel="00000000" w:rsidP="00000000" w:rsidRDefault="00000000" w:rsidRPr="00000000" w14:paraId="00000608">
      <w:pPr>
        <w:rPr/>
      </w:pPr>
      <w:r w:rsidDel="00000000" w:rsidR="00000000" w:rsidRPr="00000000">
        <w:rPr>
          <w:color w:val="8100c2"/>
          <w:rtl w:val="0"/>
        </w:rPr>
        <w:t xml:space="preserve">if</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response</w:t>
      </w:r>
      <w:r w:rsidDel="00000000" w:rsidR="00000000" w:rsidRPr="00000000">
        <w:rPr>
          <w:color w:val="2b303b"/>
          <w:rtl w:val="0"/>
        </w:rPr>
        <w:t xml:space="preserve">.</w:t>
      </w:r>
      <w:r w:rsidDel="00000000" w:rsidR="00000000" w:rsidRPr="00000000">
        <w:rPr>
          <w:rtl w:val="0"/>
        </w:rPr>
        <w:t xml:space="preserve">valid</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0051c2"/>
          <w:rtl w:val="0"/>
        </w:rPr>
        <w:t xml:space="preserve">setCouponStatus</w:t>
      </w:r>
      <w:r w:rsidDel="00000000" w:rsidR="00000000" w:rsidRPr="00000000">
        <w:rPr>
          <w:color w:val="2b303b"/>
          <w:rtl w:val="0"/>
        </w:rPr>
        <w:t xml:space="preserve">(</w:t>
      </w:r>
      <w:r w:rsidDel="00000000" w:rsidR="00000000" w:rsidRPr="00000000">
        <w:rPr>
          <w:color w:val="008000"/>
          <w:rtl w:val="0"/>
        </w:rPr>
        <w:t xml:space="preserve">'validated'</w:t>
      </w:r>
      <w:r w:rsidDel="00000000" w:rsidR="00000000" w:rsidRPr="00000000">
        <w:rPr>
          <w:color w:val="2b303b"/>
          <w:rtl w:val="0"/>
        </w:rPr>
        <w:t xml:space="preserve">);</w:t>
      </w:r>
      <w:r w:rsidDel="00000000" w:rsidR="00000000" w:rsidRPr="00000000">
        <w:rPr>
          <w:rtl w:val="0"/>
        </w:rPr>
        <w:t xml:space="preserve"> toast</w:t>
      </w:r>
      <w:r w:rsidDel="00000000" w:rsidR="00000000" w:rsidRPr="00000000">
        <w:rPr>
          <w:color w:val="2b303b"/>
          <w:rtl w:val="0"/>
        </w:rPr>
        <w:t xml:space="preserve">.</w:t>
      </w:r>
      <w:r w:rsidDel="00000000" w:rsidR="00000000" w:rsidRPr="00000000">
        <w:rPr>
          <w:color w:val="0051c2"/>
          <w:rtl w:val="0"/>
        </w:rPr>
        <w:t xml:space="preserve">success</w:t>
      </w:r>
      <w:r w:rsidDel="00000000" w:rsidR="00000000" w:rsidRPr="00000000">
        <w:rPr>
          <w:color w:val="2b303b"/>
          <w:rtl w:val="0"/>
        </w:rPr>
        <w:t xml:space="preserve">(</w:t>
      </w:r>
      <w:r w:rsidDel="00000000" w:rsidR="00000000" w:rsidRPr="00000000">
        <w:rPr>
          <w:color w:val="008000"/>
          <w:rtl w:val="0"/>
        </w:rPr>
        <w:t xml:space="preserve">'Coupon validated successfully!'</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6e7687"/>
          <w:rtl w:val="0"/>
        </w:rPr>
        <w:t xml:space="preserve">// Save to lead state</w:t>
      </w:r>
      <w:r w:rsidDel="00000000" w:rsidR="00000000" w:rsidRPr="00000000">
        <w:rPr>
          <w:color w:val="0051c2"/>
          <w:rtl w:val="0"/>
        </w:rPr>
        <w:t xml:space="preserve">updateLead</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coupon_code</w:t>
      </w:r>
      <w:r w:rsidDel="00000000" w:rsidR="00000000" w:rsidRPr="00000000">
        <w:rPr>
          <w:color w:val="14181f"/>
          <w:rtl w:val="0"/>
        </w:rPr>
        <w:t xml:space="preserve">:</w:t>
      </w:r>
      <w:r w:rsidDel="00000000" w:rsidR="00000000" w:rsidRPr="00000000">
        <w:rPr>
          <w:rtl w:val="0"/>
        </w:rPr>
        <w:t xml:space="preserve"> response</w:t>
      </w:r>
      <w:r w:rsidDel="00000000" w:rsidR="00000000" w:rsidRPr="00000000">
        <w:rPr>
          <w:color w:val="2b303b"/>
          <w:rtl w:val="0"/>
        </w:rPr>
        <w:t xml:space="preserve">.</w:t>
      </w:r>
      <w:r w:rsidDel="00000000" w:rsidR="00000000" w:rsidRPr="00000000">
        <w:rPr>
          <w:rtl w:val="0"/>
        </w:rPr>
        <w:t xml:space="preserve">coupon</w:t>
      </w:r>
      <w:r w:rsidDel="00000000" w:rsidR="00000000" w:rsidRPr="00000000">
        <w:rPr>
          <w:color w:val="2b303b"/>
          <w:rtl w:val="0"/>
        </w:rPr>
        <w:t xml:space="preserve">.</w:t>
      </w:r>
      <w:r w:rsidDel="00000000" w:rsidR="00000000" w:rsidRPr="00000000">
        <w:rPr>
          <w:rtl w:val="0"/>
        </w:rPr>
        <w:t xml:space="preserve">code</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coupon_value</w:t>
      </w:r>
      <w:r w:rsidDel="00000000" w:rsidR="00000000" w:rsidRPr="00000000">
        <w:rPr>
          <w:color w:val="14181f"/>
          <w:rtl w:val="0"/>
        </w:rPr>
        <w:t xml:space="preserve">:</w:t>
      </w:r>
      <w:r w:rsidDel="00000000" w:rsidR="00000000" w:rsidRPr="00000000">
        <w:rPr>
          <w:rtl w:val="0"/>
        </w:rPr>
        <w:t xml:space="preserve"> response</w:t>
      </w:r>
      <w:r w:rsidDel="00000000" w:rsidR="00000000" w:rsidRPr="00000000">
        <w:rPr>
          <w:color w:val="2b303b"/>
          <w:rtl w:val="0"/>
        </w:rPr>
        <w:t xml:space="preserve">.</w:t>
      </w:r>
      <w:r w:rsidDel="00000000" w:rsidR="00000000" w:rsidRPr="00000000">
        <w:rPr>
          <w:rtl w:val="0"/>
        </w:rPr>
        <w:t xml:space="preserve">coupon</w:t>
      </w:r>
      <w:r w:rsidDel="00000000" w:rsidR="00000000" w:rsidRPr="00000000">
        <w:rPr>
          <w:color w:val="2b303b"/>
          <w:rtl w:val="0"/>
        </w:rPr>
        <w:t xml:space="preserve">.</w:t>
      </w:r>
      <w:r w:rsidDel="00000000" w:rsidR="00000000" w:rsidRPr="00000000">
        <w:rPr>
          <w:rtl w:val="0"/>
        </w:rPr>
        <w:t xml:space="preserve">value</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coupon_status</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'reserved'</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6e7687"/>
          <w:rtl w:val="0"/>
        </w:rPr>
        <w:t xml:space="preserve">// Enable "Submit for Verification" button</w:t>
      </w:r>
      <w:r w:rsidDel="00000000" w:rsidR="00000000" w:rsidRPr="00000000">
        <w:rPr>
          <w:rtl w:val="0"/>
        </w:rPr>
        <w:t xml:space="preserve"> </w:t>
      </w:r>
      <w:r w:rsidDel="00000000" w:rsidR="00000000" w:rsidRPr="00000000">
        <w:rPr>
          <w:color w:val="0051c2"/>
          <w:rtl w:val="0"/>
        </w:rPr>
        <w:t xml:space="preserve">setCanSubmit</w:t>
      </w:r>
      <w:r w:rsidDel="00000000" w:rsidR="00000000" w:rsidRPr="00000000">
        <w:rPr>
          <w:color w:val="2b303b"/>
          <w:rtl w:val="0"/>
        </w:rPr>
        <w:t xml:space="preserve">(</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09">
      <w:pPr>
        <w:pStyle w:val="Heading3"/>
        <w:keepNext w:val="0"/>
        <w:keepLines w:val="0"/>
        <w:spacing w:after="160" w:before="160" w:line="240" w:lineRule="auto"/>
        <w:rPr>
          <w:b w:val="1"/>
          <w:bCs w:val="1"/>
          <w:color w:val="000000"/>
          <w:sz w:val="24"/>
          <w:szCs w:val="24"/>
        </w:rPr>
      </w:pPr>
      <w:bookmarkStart w:colFirst="0" w:colLast="0" w:name="_rbct33vigxjg" w:id="35"/>
      <w:bookmarkEnd w:id="35"/>
      <w:r w:rsidDel="00000000" w:rsidR="00000000" w:rsidRPr="00000000">
        <w:rPr>
          <w:b w:val="1"/>
          <w:bCs w:val="1"/>
          <w:color w:val="000000"/>
          <w:sz w:val="24"/>
          <w:szCs w:val="24"/>
          <w:rtl w:val="0"/>
        </w:rPr>
        <w:t xml:space="preserve">On Failure:</w:t>
      </w:r>
    </w:p>
    <w:p w:rsidR="00000000" w:rsidDel="00000000" w:rsidP="00000000" w:rsidRDefault="00000000" w:rsidRPr="00000000" w14:paraId="0000060A">
      <w:pPr>
        <w:rPr>
          <w:color w:val="2b303b"/>
        </w:rPr>
      </w:pPr>
      <w:r w:rsidDel="00000000" w:rsidR="00000000" w:rsidRPr="00000000">
        <w:rPr>
          <w:color w:val="8100c2"/>
          <w:rtl w:val="0"/>
        </w:rPr>
        <w:t xml:space="preserve">if</w:t>
      </w:r>
      <w:r w:rsidDel="00000000" w:rsidR="00000000" w:rsidRPr="00000000">
        <w:rPr>
          <w:rtl w:val="0"/>
        </w:rPr>
        <w:t xml:space="preserve"> </w:t>
      </w:r>
      <w:r w:rsidDel="00000000" w:rsidR="00000000" w:rsidRPr="00000000">
        <w:rPr>
          <w:color w:val="2b303b"/>
          <w:rtl w:val="0"/>
        </w:rPr>
        <w:t xml:space="preserve">(</w:t>
      </w:r>
      <w:r w:rsidDel="00000000" w:rsidR="00000000" w:rsidRPr="00000000">
        <w:rPr>
          <w:color w:val="14181f"/>
          <w:rtl w:val="0"/>
        </w:rPr>
        <w:t xml:space="preserve">!</w:t>
      </w:r>
      <w:r w:rsidDel="00000000" w:rsidR="00000000" w:rsidRPr="00000000">
        <w:rPr>
          <w:rtl w:val="0"/>
        </w:rPr>
        <w:t xml:space="preserve">response</w:t>
      </w:r>
      <w:r w:rsidDel="00000000" w:rsidR="00000000" w:rsidRPr="00000000">
        <w:rPr>
          <w:color w:val="2b303b"/>
          <w:rtl w:val="0"/>
        </w:rPr>
        <w:t xml:space="preserve">.</w:t>
      </w:r>
      <w:r w:rsidDel="00000000" w:rsidR="00000000" w:rsidRPr="00000000">
        <w:rPr>
          <w:rtl w:val="0"/>
        </w:rPr>
        <w:t xml:space="preserve">valid</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0051c2"/>
          <w:rtl w:val="0"/>
        </w:rPr>
        <w:t xml:space="preserve">setCouponStatus</w:t>
      </w:r>
      <w:r w:rsidDel="00000000" w:rsidR="00000000" w:rsidRPr="00000000">
        <w:rPr>
          <w:color w:val="2b303b"/>
          <w:rtl w:val="0"/>
        </w:rPr>
        <w:t xml:space="preserve">(</w:t>
      </w:r>
      <w:r w:rsidDel="00000000" w:rsidR="00000000" w:rsidRPr="00000000">
        <w:rPr>
          <w:color w:val="008000"/>
          <w:rtl w:val="0"/>
        </w:rPr>
        <w:t xml:space="preserve">'invalid'</w:t>
      </w:r>
      <w:r w:rsidDel="00000000" w:rsidR="00000000" w:rsidRPr="00000000">
        <w:rPr>
          <w:color w:val="2b303b"/>
          <w:rtl w:val="0"/>
        </w:rPr>
        <w:t xml:space="preserve">);</w:t>
      </w:r>
      <w:r w:rsidDel="00000000" w:rsidR="00000000" w:rsidRPr="00000000">
        <w:rPr>
          <w:rtl w:val="0"/>
        </w:rPr>
        <w:t xml:space="preserve"> toast</w:t>
      </w:r>
      <w:r w:rsidDel="00000000" w:rsidR="00000000" w:rsidRPr="00000000">
        <w:rPr>
          <w:color w:val="2b303b"/>
          <w:rtl w:val="0"/>
        </w:rPr>
        <w:t xml:space="preserve">.</w:t>
      </w:r>
      <w:r w:rsidDel="00000000" w:rsidR="00000000" w:rsidRPr="00000000">
        <w:rPr>
          <w:color w:val="0051c2"/>
          <w:rtl w:val="0"/>
        </w:rPr>
        <w:t xml:space="preserve">error</w:t>
      </w:r>
      <w:r w:rsidDel="00000000" w:rsidR="00000000" w:rsidRPr="00000000">
        <w:rPr>
          <w:color w:val="2b303b"/>
          <w:rtl w:val="0"/>
        </w:rPr>
        <w:t xml:space="preserve">(</w:t>
      </w:r>
      <w:r w:rsidDel="00000000" w:rsidR="00000000" w:rsidRPr="00000000">
        <w:rPr>
          <w:rtl w:val="0"/>
        </w:rPr>
        <w:t xml:space="preserve">response</w:t>
      </w:r>
      <w:r w:rsidDel="00000000" w:rsidR="00000000" w:rsidRPr="00000000">
        <w:rPr>
          <w:color w:val="2b303b"/>
          <w:rtl w:val="0"/>
        </w:rPr>
        <w:t xml:space="preserve">.</w:t>
      </w:r>
      <w:r w:rsidDel="00000000" w:rsidR="00000000" w:rsidRPr="00000000">
        <w:rPr>
          <w:rtl w:val="0"/>
        </w:rPr>
        <w:t xml:space="preserve">message </w:t>
      </w:r>
      <w:r w:rsidDel="00000000" w:rsidR="00000000" w:rsidRPr="00000000">
        <w:rPr>
          <w:color w:val="14181f"/>
          <w:rtl w:val="0"/>
        </w:rPr>
        <w:t xml:space="preserve">||</w:t>
      </w:r>
      <w:r w:rsidDel="00000000" w:rsidR="00000000" w:rsidRPr="00000000">
        <w:rPr>
          <w:rtl w:val="0"/>
        </w:rPr>
        <w:t xml:space="preserve"> response</w:t>
      </w:r>
      <w:r w:rsidDel="00000000" w:rsidR="00000000" w:rsidRPr="00000000">
        <w:rPr>
          <w:color w:val="2b303b"/>
          <w:rtl w:val="0"/>
        </w:rPr>
        <w:t xml:space="preserve">.</w:t>
      </w:r>
      <w:r w:rsidDel="00000000" w:rsidR="00000000" w:rsidRPr="00000000">
        <w:rPr>
          <w:rtl w:val="0"/>
        </w:rPr>
        <w:t xml:space="preserve">error</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6e7687"/>
          <w:rtl w:val="0"/>
        </w:rPr>
        <w:t xml:space="preserve">// Highlight input with error</w:t>
      </w:r>
      <w:r w:rsidDel="00000000" w:rsidR="00000000" w:rsidRPr="00000000">
        <w:rPr>
          <w:rtl w:val="0"/>
        </w:rPr>
        <w:t xml:space="preserve"> </w:t>
      </w:r>
      <w:r w:rsidDel="00000000" w:rsidR="00000000" w:rsidRPr="00000000">
        <w:rPr>
          <w:color w:val="0051c2"/>
          <w:rtl w:val="0"/>
        </w:rPr>
        <w:t xml:space="preserve">setErrors</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coupon</w:t>
      </w:r>
      <w:r w:rsidDel="00000000" w:rsidR="00000000" w:rsidRPr="00000000">
        <w:rPr>
          <w:color w:val="14181f"/>
          <w:rtl w:val="0"/>
        </w:rPr>
        <w:t xml:space="preserve">:</w:t>
      </w:r>
      <w:r w:rsidDel="00000000" w:rsidR="00000000" w:rsidRPr="00000000">
        <w:rPr>
          <w:rtl w:val="0"/>
        </w:rPr>
        <w:t xml:space="preserve"> response</w:t>
      </w:r>
      <w:r w:rsidDel="00000000" w:rsidR="00000000" w:rsidRPr="00000000">
        <w:rPr>
          <w:color w:val="2b303b"/>
          <w:rtl w:val="0"/>
        </w:rPr>
        <w:t xml:space="preserve">.</w:t>
      </w:r>
      <w:r w:rsidDel="00000000" w:rsidR="00000000" w:rsidRPr="00000000">
        <w:rPr>
          <w:rtl w:val="0"/>
        </w:rPr>
        <w:t xml:space="preserve">error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6e7687"/>
          <w:rtl w:val="0"/>
        </w:rPr>
        <w:t xml:space="preserve">// Keep "Submit for Verification" disabled</w:t>
      </w:r>
      <w:r w:rsidDel="00000000" w:rsidR="00000000" w:rsidRPr="00000000">
        <w:rPr>
          <w:rtl w:val="0"/>
        </w:rPr>
        <w:t xml:space="preserve"> </w:t>
      </w:r>
      <w:r w:rsidDel="00000000" w:rsidR="00000000" w:rsidRPr="00000000">
        <w:rPr>
          <w:color w:val="0051c2"/>
          <w:rtl w:val="0"/>
        </w:rPr>
        <w:t xml:space="preserve">setCanSubmit</w:t>
      </w:r>
      <w:r w:rsidDel="00000000" w:rsidR="00000000" w:rsidRPr="00000000">
        <w:rPr>
          <w:color w:val="2b303b"/>
          <w:rtl w:val="0"/>
        </w:rPr>
        <w:t xml:space="preserve">(</w:t>
      </w:r>
      <w:r w:rsidDel="00000000" w:rsidR="00000000" w:rsidRPr="00000000">
        <w:rPr>
          <w:color w:val="008080"/>
          <w:rtl w:val="0"/>
        </w:rPr>
        <w:t xml:space="preserve">false</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2b303b"/>
          <w:rtl w:val="0"/>
        </w:rPr>
        <w:t xml:space="preserve">}</w:t>
      </w:r>
    </w:p>
    <w:p w:rsidR="00000000" w:rsidDel="00000000" w:rsidP="00000000" w:rsidRDefault="00000000" w:rsidRPr="00000000" w14:paraId="0000060B">
      <w:pPr>
        <w:rPr>
          <w:color w:val="2b303b"/>
        </w:rPr>
      </w:pPr>
      <w:r w:rsidDel="00000000" w:rsidR="00000000" w:rsidRPr="00000000">
        <w:rPr>
          <w:rtl w:val="0"/>
        </w:rPr>
      </w:r>
    </w:p>
    <w:p w:rsidR="00000000" w:rsidDel="00000000" w:rsidP="00000000" w:rsidRDefault="00000000" w:rsidRPr="00000000" w14:paraId="0000060C">
      <w:pPr>
        <w:rPr>
          <w:b w:val="1"/>
          <w:bCs w:val="1"/>
          <w:sz w:val="24"/>
          <w:szCs w:val="24"/>
        </w:rPr>
      </w:pPr>
      <w:r w:rsidDel="00000000" w:rsidR="00000000" w:rsidRPr="00000000">
        <w:rPr>
          <w:b w:val="1"/>
          <w:bCs w:val="1"/>
          <w:sz w:val="24"/>
          <w:szCs w:val="24"/>
          <w:rtl w:val="0"/>
        </w:rPr>
        <w:t xml:space="preserve">Change Coupon (After Validation)</w:t>
      </w:r>
    </w:p>
    <w:p w:rsidR="00000000" w:rsidDel="00000000" w:rsidP="00000000" w:rsidRDefault="00000000" w:rsidRPr="00000000" w14:paraId="0000060D">
      <w:pPr>
        <w:rPr>
          <w:b w:val="1"/>
          <w:bCs w:val="1"/>
          <w:sz w:val="24"/>
          <w:szCs w:val="24"/>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Scenario: Dealer entered wrong code or wants to use different coupon.</w:t>
      </w:r>
    </w:p>
    <w:p w:rsidR="00000000" w:rsidDel="00000000" w:rsidP="00000000" w:rsidRDefault="00000000" w:rsidRPr="00000000" w14:paraId="0000060F">
      <w:pPr>
        <w:rPr/>
      </w:pPr>
      <w:r w:rsidDel="00000000" w:rsidR="00000000" w:rsidRPr="00000000">
        <w:rPr>
          <w:rtl w:val="0"/>
        </w:rPr>
        <w:t xml:space="preserve">Button: </w:t>
      </w:r>
      <w:r w:rsidDel="00000000" w:rsidR="00000000" w:rsidRPr="00000000">
        <w:rPr>
          <w:rFonts w:ascii="Roboto Mono" w:cs="Roboto Mono" w:eastAsia="Roboto Mono" w:hAnsi="Roboto Mono"/>
          <w:color w:val="188038"/>
          <w:rtl w:val="0"/>
        </w:rPr>
        <w:t xml:space="preserve">[Change Coupon]</w:t>
      </w: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Action:</w:t>
      </w:r>
    </w:p>
    <w:p w:rsidR="00000000" w:rsidDel="00000000" w:rsidP="00000000" w:rsidRDefault="00000000" w:rsidRPr="00000000" w14:paraId="00000611">
      <w:pPr>
        <w:numPr>
          <w:ilvl w:val="0"/>
          <w:numId w:val="23"/>
        </w:numPr>
        <w:ind w:left="720" w:hanging="360"/>
      </w:pPr>
      <w:r w:rsidDel="00000000" w:rsidR="00000000" w:rsidRPr="00000000">
        <w:rPr>
          <w:rtl w:val="0"/>
        </w:rPr>
        <w:t xml:space="preserve">Release current reserved coupon</w:t>
      </w:r>
    </w:p>
    <w:p w:rsidR="00000000" w:rsidDel="00000000" w:rsidP="00000000" w:rsidRDefault="00000000" w:rsidRPr="00000000" w14:paraId="00000612">
      <w:pPr>
        <w:numPr>
          <w:ilvl w:val="0"/>
          <w:numId w:val="23"/>
        </w:numPr>
        <w:ind w:left="720" w:hanging="360"/>
      </w:pPr>
      <w:r w:rsidDel="00000000" w:rsidR="00000000" w:rsidRPr="00000000">
        <w:rPr>
          <w:rtl w:val="0"/>
        </w:rPr>
        <w:t xml:space="preserve">Show input field again</w:t>
      </w:r>
    </w:p>
    <w:p w:rsidR="00000000" w:rsidDel="00000000" w:rsidP="00000000" w:rsidRDefault="00000000" w:rsidRPr="00000000" w14:paraId="00000613">
      <w:pPr>
        <w:numPr>
          <w:ilvl w:val="0"/>
          <w:numId w:val="23"/>
        </w:numPr>
        <w:ind w:left="720" w:hanging="360"/>
      </w:pPr>
      <w:r w:rsidDel="00000000" w:rsidR="00000000" w:rsidRPr="00000000">
        <w:rPr>
          <w:rtl w:val="0"/>
        </w:rPr>
        <w:t xml:space="preserve">Allow entering new code</w:t>
      </w:r>
    </w:p>
    <w:p w:rsidR="00000000" w:rsidDel="00000000" w:rsidP="00000000" w:rsidRDefault="00000000" w:rsidRPr="00000000" w14:paraId="00000614">
      <w:pPr>
        <w:rPr/>
      </w:pP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615">
      <w:pPr>
        <w:rPr>
          <w:color w:val="2b303b"/>
        </w:rPr>
      </w:pPr>
      <w:r w:rsidDel="00000000" w:rsidR="00000000" w:rsidRPr="00000000">
        <w:rPr>
          <w:color w:val="008080"/>
          <w:rtl w:val="0"/>
        </w:rPr>
        <w:t xml:space="preserve">POST</w:t>
      </w:r>
      <w:r w:rsidDel="00000000" w:rsidR="00000000" w:rsidRPr="00000000">
        <w:rPr>
          <w:rtl w:val="0"/>
        </w:rPr>
        <w:t xml:space="preserve"> </w:t>
      </w:r>
      <w:r w:rsidDel="00000000" w:rsidR="00000000" w:rsidRPr="00000000">
        <w:rPr>
          <w:color w:val="14181f"/>
          <w:rtl w:val="0"/>
        </w:rPr>
        <w:t xml:space="preserve">/</w:t>
      </w:r>
      <w:r w:rsidDel="00000000" w:rsidR="00000000" w:rsidRPr="00000000">
        <w:rPr>
          <w:rtl w:val="0"/>
        </w:rPr>
        <w:t xml:space="preserve">api</w:t>
      </w:r>
      <w:r w:rsidDel="00000000" w:rsidR="00000000" w:rsidRPr="00000000">
        <w:rPr>
          <w:color w:val="14181f"/>
          <w:rtl w:val="0"/>
        </w:rPr>
        <w:t xml:space="preserve">/</w:t>
      </w:r>
      <w:r w:rsidDel="00000000" w:rsidR="00000000" w:rsidRPr="00000000">
        <w:rPr>
          <w:rtl w:val="0"/>
        </w:rPr>
        <w:t xml:space="preserve">coupons</w:t>
      </w:r>
      <w:r w:rsidDel="00000000" w:rsidR="00000000" w:rsidRPr="00000000">
        <w:rPr>
          <w:color w:val="14181f"/>
          <w:rtl w:val="0"/>
        </w:rPr>
        <w:t xml:space="preserve">/</w:t>
      </w:r>
      <w:r w:rsidDel="00000000" w:rsidR="00000000" w:rsidRPr="00000000">
        <w:rPr>
          <w:rtl w:val="0"/>
        </w:rPr>
        <w:t xml:space="preserve">release</w:t>
      </w:r>
      <w:r w:rsidDel="00000000" w:rsidR="00000000" w:rsidRPr="00000000">
        <w:rPr>
          <w:color w:val="14181f"/>
          <w:rtl w:val="0"/>
        </w:rPr>
        <w:t xml:space="preserve">-</w:t>
      </w:r>
      <w:r w:rsidDel="00000000" w:rsidR="00000000" w:rsidRPr="00000000">
        <w:rPr>
          <w:rtl w:val="0"/>
        </w:rPr>
        <w:t xml:space="preserve">and</w:t>
      </w:r>
      <w:r w:rsidDel="00000000" w:rsidR="00000000" w:rsidRPr="00000000">
        <w:rPr>
          <w:color w:val="14181f"/>
          <w:rtl w:val="0"/>
        </w:rPr>
        <w:t xml:space="preserve">-</w:t>
      </w:r>
      <w:r w:rsidDel="00000000" w:rsidR="00000000" w:rsidRPr="00000000">
        <w:rPr>
          <w:rtl w:val="0"/>
        </w:rPr>
        <w:t xml:space="preserve">change </w:t>
      </w:r>
      <w:r w:rsidDel="00000000" w:rsidR="00000000" w:rsidRPr="00000000">
        <w:rPr>
          <w:color w:val="b80a18"/>
          <w:rtl w:val="0"/>
        </w:rPr>
        <w:t xml:space="preserve">Request</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leadId</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"IT-2026-0000123"</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currentCouponCode</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"ABCDEL-0001"</w:t>
      </w:r>
      <w:r w:rsidDel="00000000" w:rsidR="00000000" w:rsidRPr="00000000">
        <w:rPr>
          <w:rtl w:val="0"/>
        </w:rPr>
        <w:t xml:space="preserve"> </w:t>
      </w:r>
      <w:r w:rsidDel="00000000" w:rsidR="00000000" w:rsidRPr="00000000">
        <w:rPr>
          <w:color w:val="2b303b"/>
          <w:rtl w:val="0"/>
        </w:rPr>
        <w:t xml:space="preserve">}</w:t>
      </w:r>
    </w:p>
    <w:p w:rsidR="00000000" w:rsidDel="00000000" w:rsidP="00000000" w:rsidRDefault="00000000" w:rsidRPr="00000000" w14:paraId="00000616">
      <w:pPr>
        <w:rPr/>
      </w:pPr>
      <w:r w:rsidDel="00000000" w:rsidR="00000000" w:rsidRPr="00000000">
        <w:rPr>
          <w:color w:val="b80a18"/>
          <w:rtl w:val="0"/>
        </w:rPr>
        <w:t xml:space="preserve">Processing</w:t>
      </w:r>
      <w:r w:rsidDel="00000000" w:rsidR="00000000" w:rsidRPr="00000000">
        <w:rPr>
          <w:color w:val="14181f"/>
          <w:rtl w:val="0"/>
        </w:rPr>
        <w:t xml:space="preserve">:</w:t>
      </w:r>
      <w:r w:rsidDel="00000000" w:rsidR="00000000" w:rsidRPr="00000000">
        <w:rPr>
          <w:rtl w:val="0"/>
        </w:rPr>
      </w:r>
    </w:p>
    <w:p w:rsidR="00000000" w:rsidDel="00000000" w:rsidP="00000000" w:rsidRDefault="00000000" w:rsidRPr="00000000" w14:paraId="00000617">
      <w:pPr>
        <w:numPr>
          <w:ilvl w:val="0"/>
          <w:numId w:val="77"/>
        </w:numPr>
        <w:ind w:left="720" w:hanging="360"/>
        <w:rPr>
          <w:u w:val="none"/>
        </w:rPr>
      </w:pPr>
      <w:r w:rsidDel="00000000" w:rsidR="00000000" w:rsidRPr="00000000">
        <w:rPr>
          <w:color w:val="b34a00"/>
          <w:rtl w:val="0"/>
        </w:rPr>
        <w:t xml:space="preserve">Find</w:t>
      </w:r>
      <w:r w:rsidDel="00000000" w:rsidR="00000000" w:rsidRPr="00000000">
        <w:rPr>
          <w:rtl w:val="0"/>
        </w:rPr>
        <w:t xml:space="preserve"> reserved coupon</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8100c2"/>
          <w:rtl w:val="0"/>
        </w:rPr>
        <w:t xml:space="preserve">const</w:t>
      </w:r>
      <w:r w:rsidDel="00000000" w:rsidR="00000000" w:rsidRPr="00000000">
        <w:rPr>
          <w:rtl w:val="0"/>
        </w:rPr>
        <w:t xml:space="preserve"> coupon </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8100c2"/>
          <w:rtl w:val="0"/>
        </w:rPr>
        <w:t xml:space="preserve">await</w:t>
      </w:r>
      <w:r w:rsidDel="00000000" w:rsidR="00000000" w:rsidRPr="00000000">
        <w:rPr>
          <w:rtl w:val="0"/>
        </w:rPr>
        <w:t xml:space="preserve"> db</w:t>
      </w:r>
      <w:r w:rsidDel="00000000" w:rsidR="00000000" w:rsidRPr="00000000">
        <w:rPr>
          <w:color w:val="2b303b"/>
          <w:rtl w:val="0"/>
        </w:rPr>
        <w:t xml:space="preserve">.</w:t>
      </w:r>
      <w:r w:rsidDel="00000000" w:rsidR="00000000" w:rsidRPr="00000000">
        <w:rPr>
          <w:rtl w:val="0"/>
        </w:rPr>
        <w:t xml:space="preserve">coupons</w:t>
      </w:r>
      <w:r w:rsidDel="00000000" w:rsidR="00000000" w:rsidRPr="00000000">
        <w:rPr>
          <w:color w:val="2b303b"/>
          <w:rtl w:val="0"/>
        </w:rPr>
        <w:t xml:space="preserve">.</w:t>
      </w:r>
      <w:r w:rsidDel="00000000" w:rsidR="00000000" w:rsidRPr="00000000">
        <w:rPr>
          <w:color w:val="0051c2"/>
          <w:rtl w:val="0"/>
        </w:rPr>
        <w:t xml:space="preserve">findOne</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where</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reserved_for_lead_id</w:t>
      </w:r>
      <w:r w:rsidDel="00000000" w:rsidR="00000000" w:rsidRPr="00000000">
        <w:rPr>
          <w:color w:val="14181f"/>
          <w:rtl w:val="0"/>
        </w:rPr>
        <w:t xml:space="preserve">:</w:t>
      </w:r>
      <w:r w:rsidDel="00000000" w:rsidR="00000000" w:rsidRPr="00000000">
        <w:rPr>
          <w:rtl w:val="0"/>
        </w:rPr>
        <w:t xml:space="preserve"> leadId</w:t>
      </w:r>
      <w:r w:rsidDel="00000000" w:rsidR="00000000" w:rsidRPr="00000000">
        <w:rPr>
          <w:color w:val="2b303b"/>
          <w:rtl w:val="0"/>
        </w:rPr>
        <w:t xml:space="preserve">,</w:t>
      </w:r>
      <w:r w:rsidDel="00000000" w:rsidR="00000000" w:rsidRPr="00000000">
        <w:rPr>
          <w:color w:val="b80a18"/>
          <w:rtl w:val="0"/>
        </w:rPr>
        <w:t xml:space="preserve">status</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'reserved'</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8">
      <w:pPr>
        <w:numPr>
          <w:ilvl w:val="0"/>
          <w:numId w:val="77"/>
        </w:numPr>
        <w:ind w:left="720" w:hanging="360"/>
        <w:rPr>
          <w:u w:val="none"/>
        </w:rPr>
      </w:pPr>
      <w:r w:rsidDel="00000000" w:rsidR="00000000" w:rsidRPr="00000000">
        <w:rPr>
          <w:color w:val="b34a00"/>
          <w:rtl w:val="0"/>
        </w:rPr>
        <w:t xml:space="preserve">Release</w:t>
      </w:r>
      <w:r w:rsidDel="00000000" w:rsidR="00000000" w:rsidRPr="00000000">
        <w:rPr>
          <w:rtl w:val="0"/>
        </w:rPr>
        <w:t xml:space="preserve"> it</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8100c2"/>
          <w:rtl w:val="0"/>
        </w:rPr>
        <w:t xml:space="preserve">await</w:t>
      </w:r>
      <w:r w:rsidDel="00000000" w:rsidR="00000000" w:rsidRPr="00000000">
        <w:rPr>
          <w:rtl w:val="0"/>
        </w:rPr>
        <w:t xml:space="preserve"> coupon</w:t>
      </w:r>
      <w:r w:rsidDel="00000000" w:rsidR="00000000" w:rsidRPr="00000000">
        <w:rPr>
          <w:color w:val="2b303b"/>
          <w:rtl w:val="0"/>
        </w:rPr>
        <w:t xml:space="preserve">.</w:t>
      </w:r>
      <w:r w:rsidDel="00000000" w:rsidR="00000000" w:rsidRPr="00000000">
        <w:rPr>
          <w:color w:val="0051c2"/>
          <w:rtl w:val="0"/>
        </w:rPr>
        <w:t xml:space="preserve">update</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status</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'available'</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reserved_at</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80"/>
          <w:rtl w:val="0"/>
        </w:rPr>
        <w:t xml:space="preserve">NULL</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reserved_by</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80"/>
          <w:rtl w:val="0"/>
        </w:rPr>
        <w:t xml:space="preserve">NULL</w:t>
      </w:r>
      <w:r w:rsidDel="00000000" w:rsidR="00000000" w:rsidRPr="00000000">
        <w:rPr>
          <w:color w:val="2b303b"/>
          <w:rtl w:val="0"/>
        </w:rPr>
        <w:t xml:space="preserve">,</w:t>
      </w:r>
      <w:r w:rsidDel="00000000" w:rsidR="00000000" w:rsidRPr="00000000">
        <w:rPr>
          <w:color w:val="b80a18"/>
          <w:rtl w:val="0"/>
        </w:rPr>
        <w:t xml:space="preserve">reserved_for_lead_id</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80"/>
          <w:rtl w:val="0"/>
        </w:rPr>
        <w:t xml:space="preserve">NULL</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9">
      <w:pPr>
        <w:numPr>
          <w:ilvl w:val="0"/>
          <w:numId w:val="77"/>
        </w:numPr>
        <w:ind w:left="720" w:hanging="360"/>
        <w:rPr>
          <w:u w:val="none"/>
        </w:rPr>
      </w:pPr>
      <w:r w:rsidDel="00000000" w:rsidR="00000000" w:rsidRPr="00000000">
        <w:rPr>
          <w:color w:val="b34a00"/>
          <w:rtl w:val="0"/>
        </w:rPr>
        <w:t xml:space="preserve">Audit</w:t>
      </w:r>
      <w:r w:rsidDel="00000000" w:rsidR="00000000" w:rsidRPr="00000000">
        <w:rPr>
          <w:rtl w:val="0"/>
        </w:rPr>
        <w:t xml:space="preserve"> log</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8100c2"/>
          <w:rtl w:val="0"/>
        </w:rPr>
        <w:t xml:space="preserve">await</w:t>
      </w:r>
      <w:r w:rsidDel="00000000" w:rsidR="00000000" w:rsidRPr="00000000">
        <w:rPr>
          <w:rtl w:val="0"/>
        </w:rPr>
        <w:t xml:space="preserve"> db</w:t>
      </w:r>
      <w:r w:rsidDel="00000000" w:rsidR="00000000" w:rsidRPr="00000000">
        <w:rPr>
          <w:color w:val="2b303b"/>
          <w:rtl w:val="0"/>
        </w:rPr>
        <w:t xml:space="preserve">.</w:t>
      </w:r>
      <w:r w:rsidDel="00000000" w:rsidR="00000000" w:rsidRPr="00000000">
        <w:rPr>
          <w:rtl w:val="0"/>
        </w:rPr>
        <w:t xml:space="preserve">coupon_audit_log</w:t>
      </w:r>
      <w:r w:rsidDel="00000000" w:rsidR="00000000" w:rsidRPr="00000000">
        <w:rPr>
          <w:color w:val="2b303b"/>
          <w:rtl w:val="0"/>
        </w:rPr>
        <w:t xml:space="preserve">.</w:t>
      </w:r>
      <w:r w:rsidDel="00000000" w:rsidR="00000000" w:rsidRPr="00000000">
        <w:rPr>
          <w:color w:val="0051c2"/>
          <w:rtl w:val="0"/>
        </w:rPr>
        <w:t xml:space="preserve">create</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coupon_id</w:t>
      </w:r>
      <w:r w:rsidDel="00000000" w:rsidR="00000000" w:rsidRPr="00000000">
        <w:rPr>
          <w:color w:val="14181f"/>
          <w:rtl w:val="0"/>
        </w:rPr>
        <w:t xml:space="preserve">:</w:t>
      </w:r>
      <w:r w:rsidDel="00000000" w:rsidR="00000000" w:rsidRPr="00000000">
        <w:rPr>
          <w:rtl w:val="0"/>
        </w:rPr>
        <w:t xml:space="preserve"> coupon</w:t>
      </w:r>
      <w:r w:rsidDel="00000000" w:rsidR="00000000" w:rsidRPr="00000000">
        <w:rPr>
          <w:color w:val="2b303b"/>
          <w:rtl w:val="0"/>
        </w:rPr>
        <w:t xml:space="preserve">.</w:t>
      </w:r>
      <w:r w:rsidDel="00000000" w:rsidR="00000000" w:rsidRPr="00000000">
        <w:rPr>
          <w:rtl w:val="0"/>
        </w:rPr>
        <w:t xml:space="preserve">id</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action</w:t>
      </w:r>
      <w:r w:rsidDel="00000000" w:rsidR="00000000" w:rsidRPr="00000000">
        <w:rPr>
          <w:color w:val="14181f"/>
          <w:rtl w:val="0"/>
        </w:rPr>
        <w:t xml:space="preserve">:</w:t>
      </w:r>
      <w:r w:rsidDel="00000000" w:rsidR="00000000" w:rsidRPr="00000000">
        <w:rPr>
          <w:color w:val="008000"/>
          <w:rtl w:val="0"/>
        </w:rPr>
        <w:t xml:space="preserve">'released'</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old_status</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'reserved'</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new_status</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'available'</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lead_id</w:t>
      </w:r>
      <w:r w:rsidDel="00000000" w:rsidR="00000000" w:rsidRPr="00000000">
        <w:rPr>
          <w:color w:val="14181f"/>
          <w:rtl w:val="0"/>
        </w:rPr>
        <w:t xml:space="preserve">:</w:t>
      </w:r>
      <w:r w:rsidDel="00000000" w:rsidR="00000000" w:rsidRPr="00000000">
        <w:rPr>
          <w:rtl w:val="0"/>
        </w:rPr>
        <w:t xml:space="preserve"> leadId</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notes</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"Dealer changed coupon"</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A">
      <w:pPr>
        <w:numPr>
          <w:ilvl w:val="0"/>
          <w:numId w:val="77"/>
        </w:numPr>
        <w:ind w:left="720" w:hanging="360"/>
        <w:rPr>
          <w:u w:val="none"/>
        </w:rPr>
      </w:pPr>
      <w:r w:rsidDel="00000000" w:rsidR="00000000" w:rsidRPr="00000000">
        <w:rPr>
          <w:color w:val="b80a18"/>
          <w:rtl w:val="0"/>
        </w:rPr>
        <w:t xml:space="preserve">Response</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color w:val="b80a18"/>
          <w:rtl w:val="0"/>
        </w:rPr>
        <w:t xml:space="preserve">success</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80"/>
          <w:rtl w:val="0"/>
        </w:rPr>
        <w:t xml:space="preserve">true</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message</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"Coupon released. You can now enter a new code."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61B">
      <w:pPr>
        <w:rPr>
          <w:b w:val="1"/>
          <w:bCs w:val="1"/>
          <w:sz w:val="24"/>
          <w:szCs w:val="24"/>
        </w:rPr>
      </w:pPr>
      <w:r w:rsidDel="00000000" w:rsidR="00000000" w:rsidRPr="00000000">
        <w:rPr>
          <w:rtl w:val="0"/>
        </w:rPr>
      </w:r>
    </w:p>
    <w:p w:rsidR="00000000" w:rsidDel="00000000" w:rsidP="00000000" w:rsidRDefault="00000000" w:rsidRPr="00000000" w14:paraId="0000061C">
      <w:pPr>
        <w:pStyle w:val="Heading3"/>
        <w:keepNext w:val="0"/>
        <w:keepLines w:val="0"/>
        <w:spacing w:after="160" w:before="160" w:line="240" w:lineRule="auto"/>
        <w:rPr>
          <w:b w:val="1"/>
          <w:bCs w:val="1"/>
          <w:color w:val="000000"/>
          <w:sz w:val="26"/>
          <w:szCs w:val="26"/>
          <w:shd w:fill="b6d7a8" w:val="clear"/>
        </w:rPr>
      </w:pPr>
      <w:bookmarkStart w:colFirst="0" w:colLast="0" w:name="_wfpyigkc0xp9" w:id="36"/>
      <w:bookmarkEnd w:id="36"/>
      <w:r w:rsidDel="00000000" w:rsidR="00000000" w:rsidRPr="00000000">
        <w:rPr>
          <w:b w:val="1"/>
          <w:bCs w:val="1"/>
          <w:color w:val="000000"/>
          <w:sz w:val="26"/>
          <w:szCs w:val="26"/>
          <w:shd w:fill="b6d7a8" w:val="clear"/>
          <w:rtl w:val="0"/>
        </w:rPr>
        <w:t xml:space="preserve">Submit for Verification Button</w:t>
      </w:r>
    </w:p>
    <w:p w:rsidR="00000000" w:rsidDel="00000000" w:rsidP="00000000" w:rsidRDefault="00000000" w:rsidRPr="00000000" w14:paraId="0000061D">
      <w:pPr>
        <w:spacing w:after="240" w:before="240" w:lineRule="auto"/>
        <w:rPr/>
      </w:pPr>
      <w:r w:rsidDel="00000000" w:rsidR="00000000" w:rsidRPr="00000000">
        <w:rPr>
          <w:b w:val="1"/>
          <w:bCs w:val="1"/>
          <w:rtl w:val="0"/>
        </w:rPr>
        <w:t xml:space="preserve">When:</w:t>
      </w:r>
      <w:r w:rsidDel="00000000" w:rsidR="00000000" w:rsidRPr="00000000">
        <w:rPr>
          <w:rtl w:val="0"/>
        </w:rPr>
        <w:t xml:space="preserve"> Admin clicks "Run Verification" button (Section 2.3.3)</w:t>
      </w:r>
    </w:p>
    <w:p w:rsidR="00000000" w:rsidDel="00000000" w:rsidP="00000000" w:rsidRDefault="00000000" w:rsidRPr="00000000" w14:paraId="0000061E">
      <w:pPr>
        <w:spacing w:after="240" w:before="240" w:lineRule="auto"/>
        <w:rPr/>
      </w:pPr>
      <w:r w:rsidDel="00000000" w:rsidR="00000000" w:rsidRPr="00000000">
        <w:rPr>
          <w:rtl w:val="0"/>
        </w:rPr>
        <w:t xml:space="preserve">Critical Rule: Coupon is consumed ONLY when verification successfully starts, NOT when submitted by the dealer.</w:t>
      </w:r>
    </w:p>
    <w:p w:rsidR="00000000" w:rsidDel="00000000" w:rsidP="00000000" w:rsidRDefault="00000000" w:rsidRPr="00000000" w14:paraId="0000061F">
      <w:pPr>
        <w:rPr>
          <w:b w:val="1"/>
          <w:bCs w:val="1"/>
        </w:rPr>
      </w:pPr>
      <w:r w:rsidDel="00000000" w:rsidR="00000000" w:rsidRPr="00000000">
        <w:rPr>
          <w:b w:val="1"/>
          <w:bCs w:val="1"/>
          <w:rtl w:val="0"/>
        </w:rPr>
        <w:t xml:space="preserve">Verification Start - Consume Coupon</w:t>
      </w:r>
    </w:p>
    <w:p w:rsidR="00000000" w:rsidDel="00000000" w:rsidP="00000000" w:rsidRDefault="00000000" w:rsidRPr="00000000" w14:paraId="00000620">
      <w:pPr>
        <w:spacing w:line="240" w:lineRule="auto"/>
        <w:rPr>
          <w:b w:val="1"/>
          <w:bCs w:val="1"/>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spacing w:line="240" w:lineRule="auto"/>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spacing w:line="240" w:lineRule="auto"/>
              <w:rPr>
                <w:b w:val="1"/>
                <w:bCs w:val="1"/>
              </w:rPr>
            </w:pPr>
            <w:r w:rsidDel="00000000" w:rsidR="00000000" w:rsidRPr="00000000">
              <w:rPr>
                <w:b w:val="1"/>
                <w:bCs w:val="1"/>
                <w:rtl w:val="0"/>
              </w:rPr>
              <w:t xml:space="preserve">Documents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spacing w:line="240" w:lineRule="auto"/>
              <w:rPr>
                <w:b w:val="1"/>
                <w:bCs w:val="1"/>
              </w:rPr>
            </w:pPr>
            <w:r w:rsidDel="00000000" w:rsidR="00000000" w:rsidRPr="00000000">
              <w:rPr>
                <w:b w:val="1"/>
                <w:bCs w:val="1"/>
                <w:rtl w:val="0"/>
              </w:rPr>
              <w:t xml:space="preserve">Submit for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spacing w:line="240" w:lineRule="auto"/>
              <w:rPr>
                <w:b w:val="1"/>
                <w:bCs w:val="1"/>
              </w:rPr>
            </w:pPr>
            <w:r w:rsidDel="00000000" w:rsidR="00000000" w:rsidRPr="00000000">
              <w:rPr>
                <w:b w:val="1"/>
                <w:bCs w:val="1"/>
                <w:rtl w:val="0"/>
              </w:rPr>
              <w:t xml:space="preserve">Admin Can 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spacing w:line="240" w:lineRule="auto"/>
              <w:rPr>
                <w:b w:val="1"/>
                <w:bCs w:val="1"/>
              </w:rPr>
            </w:pPr>
            <w:r w:rsidDel="00000000" w:rsidR="00000000" w:rsidRPr="00000000">
              <w:rPr>
                <w:b w:val="1"/>
                <w:bCs w:val="1"/>
                <w:rtl w:val="0"/>
              </w:rPr>
              <w:t xml:space="preserve">Admin Can Run OCR/API?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spacing w:line="240" w:lineRule="auto"/>
              <w:rPr/>
            </w:pPr>
            <w:r w:rsidDel="00000000" w:rsidR="00000000" w:rsidRPr="00000000">
              <w:rPr>
                <w:rtl w:val="0"/>
              </w:rPr>
              <w:t xml:space="preserve">Documents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spacing w:line="240" w:lineRule="auto"/>
              <w:rPr/>
            </w:pPr>
            <w:r w:rsidDel="00000000" w:rsidR="00000000" w:rsidRPr="00000000">
              <w:rPr>
                <w:rtl w:val="0"/>
              </w:rPr>
              <w:t xml:space="preserve">Uploaded, stored in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spacing w:line="240" w:lineRule="auto"/>
              <w:rPr/>
            </w:pPr>
            <w:r w:rsidDel="00000000" w:rsidR="00000000" w:rsidRPr="00000000">
              <w:rPr>
                <w:rtl w:val="0"/>
              </w:rPr>
              <w:t xml:space="preserve">Not entered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spacing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spacing w:line="240" w:lineRule="auto"/>
              <w:rPr/>
            </w:pPr>
            <w:r w:rsidDel="00000000" w:rsidR="00000000" w:rsidRPr="00000000">
              <w:rPr>
                <w:rtl w:val="0"/>
              </w:rPr>
              <w:t xml:space="preserve">NO (cannot run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spacing w:line="240" w:lineRule="auto"/>
              <w:rPr/>
            </w:pPr>
            <w:r w:rsidDel="00000000" w:rsidR="00000000" w:rsidRPr="00000000">
              <w:rPr>
                <w:rtl w:val="0"/>
              </w:rPr>
              <w:t xml:space="preserve">Consent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spacing w:line="240" w:lineRule="auto"/>
              <w:rPr/>
            </w:pPr>
            <w:r w:rsidDel="00000000" w:rsidR="00000000" w:rsidRPr="00000000">
              <w:rPr>
                <w:rtl w:val="0"/>
              </w:rPr>
              <w:t xml:space="preserve">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entered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(can view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pPr>
            <w:r w:rsidDel="00000000" w:rsidR="00000000" w:rsidRPr="00000000">
              <w:rPr>
                <w:rtl w:val="0"/>
              </w:rPr>
              <w:t xml:space="preserve">Coupon 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spacing w:line="240" w:lineRule="auto"/>
              <w:rPr/>
            </w:pPr>
            <w:r w:rsidDel="00000000" w:rsidR="00000000" w:rsidRPr="00000000">
              <w:rPr>
                <w:rtl w:val="0"/>
              </w:rPr>
              <w:t xml:space="preserve">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pPr>
            <w:r w:rsidDel="00000000" w:rsidR="00000000" w:rsidRPr="00000000">
              <w:rPr>
                <w:rtl w:val="0"/>
              </w:rPr>
              <w:t xml:space="preserve">Submitted to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spacing w:line="240" w:lineRule="auto"/>
              <w:rPr/>
            </w:pPr>
            <w:r w:rsidDel="00000000" w:rsidR="00000000" w:rsidRPr="00000000">
              <w:rPr>
                <w:rtl w:val="0"/>
              </w:rPr>
              <w:t xml:space="preserve">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(can run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pPr>
            <w:r w:rsidDel="00000000" w:rsidR="00000000" w:rsidRPr="00000000">
              <w:rPr>
                <w:rtl w:val="0"/>
              </w:rPr>
              <w:t xml:space="preserve">Verification 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spacing w:line="240" w:lineRule="auto"/>
              <w:rPr/>
            </w:pPr>
            <w:r w:rsidDel="00000000" w:rsidR="00000000" w:rsidRPr="00000000">
              <w:rPr>
                <w:rtl w:val="0"/>
              </w:rPr>
              <w:t xml:space="preserve">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t xml:space="preserve">Verification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Results available</w:t>
            </w:r>
          </w:p>
        </w:tc>
      </w:tr>
    </w:tbl>
    <w:p w:rsidR="00000000" w:rsidDel="00000000" w:rsidP="00000000" w:rsidRDefault="00000000" w:rsidRPr="00000000" w14:paraId="00000644">
      <w:pPr>
        <w:spacing w:line="240" w:lineRule="auto"/>
        <w:rPr>
          <w:b w:val="1"/>
          <w:bCs w:val="1"/>
        </w:rPr>
      </w:pPr>
      <w:r w:rsidDel="00000000" w:rsidR="00000000" w:rsidRPr="00000000">
        <w:rPr>
          <w:rtl w:val="0"/>
        </w:rPr>
      </w:r>
    </w:p>
    <w:p w:rsidR="00000000" w:rsidDel="00000000" w:rsidP="00000000" w:rsidRDefault="00000000" w:rsidRPr="00000000" w14:paraId="00000645">
      <w:pPr>
        <w:spacing w:line="240" w:lineRule="auto"/>
        <w:rPr>
          <w:b w:val="1"/>
          <w:bCs w:val="1"/>
        </w:rPr>
      </w:pPr>
      <w:r w:rsidDel="00000000" w:rsidR="00000000" w:rsidRPr="00000000">
        <w:rPr>
          <w:rtl w:val="0"/>
        </w:rPr>
      </w:r>
    </w:p>
    <w:p w:rsidR="00000000" w:rsidDel="00000000" w:rsidP="00000000" w:rsidRDefault="00000000" w:rsidRPr="00000000" w14:paraId="00000646">
      <w:pPr>
        <w:spacing w:line="240" w:lineRule="auto"/>
        <w:rPr>
          <w:sz w:val="24"/>
          <w:szCs w:val="24"/>
        </w:rPr>
      </w:pPr>
      <w:r w:rsidDel="00000000" w:rsidR="00000000" w:rsidRPr="00000000">
        <w:rPr>
          <w:rtl w:val="0"/>
        </w:rPr>
      </w:r>
    </w:p>
    <w:p w:rsidR="00000000" w:rsidDel="00000000" w:rsidP="00000000" w:rsidRDefault="00000000" w:rsidRPr="00000000" w14:paraId="00000647">
      <w:pPr>
        <w:spacing w:line="240" w:lineRule="auto"/>
        <w:rPr>
          <w:b w:val="1"/>
          <w:bCs w:val="1"/>
          <w:sz w:val="24"/>
          <w:szCs w:val="24"/>
        </w:rPr>
      </w:pPr>
      <w:r w:rsidDel="00000000" w:rsidR="00000000" w:rsidRPr="00000000">
        <w:rPr>
          <w:b w:val="1"/>
          <w:bCs w:val="1"/>
          <w:sz w:val="24"/>
          <w:szCs w:val="24"/>
          <w:rtl w:val="0"/>
        </w:rPr>
        <w:t xml:space="preserve">Verification Failure Handling:</w:t>
      </w:r>
    </w:p>
    <w:p w:rsidR="00000000" w:rsidDel="00000000" w:rsidP="00000000" w:rsidRDefault="00000000" w:rsidRPr="00000000" w14:paraId="00000648">
      <w:pPr>
        <w:spacing w:line="240" w:lineRule="auto"/>
        <w:rPr>
          <w:b w:val="1"/>
          <w:bCs w:val="1"/>
          <w:sz w:val="24"/>
          <w:szCs w:val="24"/>
        </w:rPr>
      </w:pPr>
      <w:r w:rsidDel="00000000" w:rsidR="00000000" w:rsidRPr="00000000">
        <w:rPr>
          <w:b w:val="1"/>
          <w:bCs w:val="1"/>
          <w:sz w:val="24"/>
          <w:szCs w:val="24"/>
          <w:rtl w:val="0"/>
        </w:rPr>
        <w:t xml:space="preserve">Scenario 1: Verification job fails to start (API error, system crash)</w:t>
      </w:r>
    </w:p>
    <w:p w:rsidR="00000000" w:rsidDel="00000000" w:rsidP="00000000" w:rsidRDefault="00000000" w:rsidRPr="00000000" w14:paraId="00000649">
      <w:pPr>
        <w:spacing w:line="240" w:lineRule="auto"/>
        <w:rPr/>
      </w:pPr>
      <w:r w:rsidDel="00000000" w:rsidR="00000000" w:rsidRPr="00000000">
        <w:rPr>
          <w:rtl w:val="0"/>
        </w:rPr>
      </w:r>
    </w:p>
    <w:p w:rsidR="00000000" w:rsidDel="00000000" w:rsidP="00000000" w:rsidRDefault="00000000" w:rsidRPr="00000000" w14:paraId="0000064A">
      <w:pPr>
        <w:spacing w:line="240" w:lineRule="auto"/>
        <w:rPr/>
      </w:pPr>
      <w:r w:rsidDel="00000000" w:rsidR="00000000" w:rsidRPr="00000000">
        <w:rPr>
          <w:rtl w:val="0"/>
        </w:rPr>
        <w:t xml:space="preserve">// If verification job creation fails BEFORE coupon consumed:</w:t>
      </w:r>
    </w:p>
    <w:p w:rsidR="00000000" w:rsidDel="00000000" w:rsidP="00000000" w:rsidRDefault="00000000" w:rsidRPr="00000000" w14:paraId="0000064B">
      <w:pPr>
        <w:spacing w:line="240" w:lineRule="auto"/>
        <w:rPr/>
      </w:pPr>
      <w:r w:rsidDel="00000000" w:rsidR="00000000" w:rsidRPr="00000000">
        <w:rPr>
          <w:rtl w:val="0"/>
        </w:rPr>
        <w:t xml:space="preserve">if (verificationJobFailed) {</w:t>
      </w:r>
    </w:p>
    <w:p w:rsidR="00000000" w:rsidDel="00000000" w:rsidP="00000000" w:rsidRDefault="00000000" w:rsidRPr="00000000" w14:paraId="0000064C">
      <w:pPr>
        <w:spacing w:line="240" w:lineRule="auto"/>
        <w:rPr/>
      </w:pPr>
      <w:r w:rsidDel="00000000" w:rsidR="00000000" w:rsidRPr="00000000">
        <w:rPr>
          <w:rtl w:val="0"/>
        </w:rPr>
        <w:t xml:space="preserve">  // Coupon remains 'reserved' (not consumed)</w:t>
      </w:r>
    </w:p>
    <w:p w:rsidR="00000000" w:rsidDel="00000000" w:rsidP="00000000" w:rsidRDefault="00000000" w:rsidRPr="00000000" w14:paraId="0000064D">
      <w:pPr>
        <w:spacing w:line="240" w:lineRule="auto"/>
        <w:rPr/>
      </w:pPr>
      <w:r w:rsidDel="00000000" w:rsidR="00000000" w:rsidRPr="00000000">
        <w:rPr>
          <w:rtl w:val="0"/>
        </w:rPr>
        <w:t xml:space="preserve">  // Dealer can try again or admin can retry</w:t>
      </w:r>
    </w:p>
    <w:p w:rsidR="00000000" w:rsidDel="00000000" w:rsidP="00000000" w:rsidRDefault="00000000" w:rsidRPr="00000000" w14:paraId="0000064E">
      <w:pPr>
        <w:spacing w:line="240" w:lineRule="auto"/>
        <w:rPr/>
      </w:pPr>
      <w:r w:rsidDel="00000000" w:rsidR="00000000" w:rsidRPr="00000000">
        <w:rPr>
          <w:rtl w:val="0"/>
        </w:rPr>
        <w:t xml:space="preserve">  </w:t>
      </w:r>
    </w:p>
    <w:p w:rsidR="00000000" w:rsidDel="00000000" w:rsidP="00000000" w:rsidRDefault="00000000" w:rsidRPr="00000000" w14:paraId="0000064F">
      <w:pPr>
        <w:spacing w:line="240" w:lineRule="auto"/>
        <w:rPr/>
      </w:pPr>
      <w:r w:rsidDel="00000000" w:rsidR="00000000" w:rsidRPr="00000000">
        <w:rPr>
          <w:rtl w:val="0"/>
        </w:rPr>
        <w:t xml:space="preserve">  // DO NOT consume coupon</w:t>
      </w:r>
    </w:p>
    <w:p w:rsidR="00000000" w:rsidDel="00000000" w:rsidP="00000000" w:rsidRDefault="00000000" w:rsidRPr="00000000" w14:paraId="00000650">
      <w:pPr>
        <w:spacing w:line="240" w:lineRule="auto"/>
        <w:rPr/>
      </w:pPr>
      <w:r w:rsidDel="00000000" w:rsidR="00000000" w:rsidRPr="00000000">
        <w:rPr>
          <w:rtl w:val="0"/>
        </w:rPr>
        <w:t xml:space="preserve">}</w:t>
      </w:r>
    </w:p>
    <w:p w:rsidR="00000000" w:rsidDel="00000000" w:rsidP="00000000" w:rsidRDefault="00000000" w:rsidRPr="00000000" w14:paraId="0000065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52">
      <w:pPr>
        <w:spacing w:line="240" w:lineRule="auto"/>
        <w:rPr>
          <w:b w:val="1"/>
          <w:bCs w:val="1"/>
          <w:sz w:val="24"/>
          <w:szCs w:val="24"/>
        </w:rPr>
      </w:pPr>
      <w:r w:rsidDel="00000000" w:rsidR="00000000" w:rsidRPr="00000000">
        <w:rPr>
          <w:b w:val="1"/>
          <w:bCs w:val="1"/>
          <w:sz w:val="24"/>
          <w:szCs w:val="24"/>
          <w:rtl w:val="0"/>
        </w:rPr>
        <w:t xml:space="preserve">Scenario 2: Verification completes but all checks fail</w:t>
      </w:r>
    </w:p>
    <w:p w:rsidR="00000000" w:rsidDel="00000000" w:rsidP="00000000" w:rsidRDefault="00000000" w:rsidRPr="00000000" w14:paraId="0000065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54">
      <w:pPr>
        <w:spacing w:line="240" w:lineRule="auto"/>
        <w:rPr>
          <w:sz w:val="24"/>
          <w:szCs w:val="24"/>
        </w:rPr>
      </w:pPr>
      <w:r w:rsidDel="00000000" w:rsidR="00000000" w:rsidRPr="00000000">
        <w:rPr>
          <w:sz w:val="24"/>
          <w:szCs w:val="24"/>
          <w:rtl w:val="0"/>
        </w:rPr>
        <w:t xml:space="preserve">// If verification runs but customer KYC rejected:</w:t>
      </w:r>
    </w:p>
    <w:p w:rsidR="00000000" w:rsidDel="00000000" w:rsidP="00000000" w:rsidRDefault="00000000" w:rsidRPr="00000000" w14:paraId="00000655">
      <w:pPr>
        <w:spacing w:line="240" w:lineRule="auto"/>
        <w:rPr>
          <w:sz w:val="24"/>
          <w:szCs w:val="24"/>
        </w:rPr>
      </w:pPr>
      <w:r w:rsidDel="00000000" w:rsidR="00000000" w:rsidRPr="00000000">
        <w:rPr>
          <w:sz w:val="24"/>
          <w:szCs w:val="24"/>
          <w:rtl w:val="0"/>
        </w:rPr>
        <w:t xml:space="preserve">// Coupon is STILL consumed (verification service was used)</w:t>
      </w:r>
    </w:p>
    <w:p w:rsidR="00000000" w:rsidDel="00000000" w:rsidP="00000000" w:rsidRDefault="00000000" w:rsidRPr="00000000" w14:paraId="00000656">
      <w:pPr>
        <w:spacing w:line="240" w:lineRule="auto"/>
        <w:rPr>
          <w:sz w:val="24"/>
          <w:szCs w:val="24"/>
        </w:rPr>
      </w:pPr>
      <w:r w:rsidDel="00000000" w:rsidR="00000000" w:rsidRPr="00000000">
        <w:rPr>
          <w:rtl w:val="0"/>
        </w:rPr>
      </w:r>
    </w:p>
    <w:p w:rsidR="00000000" w:rsidDel="00000000" w:rsidP="00000000" w:rsidRDefault="00000000" w:rsidRPr="00000000" w14:paraId="00000657">
      <w:pPr>
        <w:spacing w:line="240" w:lineRule="auto"/>
        <w:rPr>
          <w:sz w:val="24"/>
          <w:szCs w:val="24"/>
        </w:rPr>
      </w:pPr>
      <w:r w:rsidDel="00000000" w:rsidR="00000000" w:rsidRPr="00000000">
        <w:rPr>
          <w:sz w:val="24"/>
          <w:szCs w:val="24"/>
          <w:rtl w:val="0"/>
        </w:rPr>
        <w:t xml:space="preserve">// Admin can decide to:</w:t>
      </w:r>
    </w:p>
    <w:p w:rsidR="00000000" w:rsidDel="00000000" w:rsidP="00000000" w:rsidRDefault="00000000" w:rsidRPr="00000000" w14:paraId="00000658">
      <w:pPr>
        <w:spacing w:line="240" w:lineRule="auto"/>
        <w:rPr>
          <w:sz w:val="24"/>
          <w:szCs w:val="24"/>
        </w:rPr>
      </w:pPr>
      <w:r w:rsidDel="00000000" w:rsidR="00000000" w:rsidRPr="00000000">
        <w:rPr>
          <w:sz w:val="24"/>
          <w:szCs w:val="24"/>
          <w:rtl w:val="0"/>
        </w:rPr>
        <w:t xml:space="preserve">// Option 1: Keep coupon as used (standard)</w:t>
      </w:r>
    </w:p>
    <w:p w:rsidR="00000000" w:rsidDel="00000000" w:rsidP="00000000" w:rsidRDefault="00000000" w:rsidRPr="00000000" w14:paraId="00000659">
      <w:pPr>
        <w:spacing w:line="240" w:lineRule="auto"/>
        <w:rPr>
          <w:sz w:val="24"/>
          <w:szCs w:val="24"/>
        </w:rPr>
      </w:pPr>
      <w:r w:rsidDel="00000000" w:rsidR="00000000" w:rsidRPr="00000000">
        <w:rPr>
          <w:sz w:val="24"/>
          <w:szCs w:val="24"/>
          <w:rtl w:val="0"/>
        </w:rPr>
        <w:t xml:space="preserve">// Option 2: Manually release coupon back to dealer (exceptional)</w:t>
      </w:r>
    </w:p>
    <w:p w:rsidR="00000000" w:rsidDel="00000000" w:rsidP="00000000" w:rsidRDefault="00000000" w:rsidRPr="00000000" w14:paraId="0000065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5B">
      <w:pPr>
        <w:spacing w:line="240" w:lineRule="auto"/>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65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5D">
      <w:pPr>
        <w:spacing w:line="240" w:lineRule="auto"/>
        <w:rPr>
          <w:sz w:val="24"/>
          <w:szCs w:val="24"/>
        </w:rPr>
      </w:pPr>
      <w:r w:rsidDel="00000000" w:rsidR="00000000" w:rsidRPr="00000000">
        <w:rPr>
          <w:sz w:val="24"/>
          <w:szCs w:val="24"/>
          <w:rtl w:val="0"/>
        </w:rPr>
        <w:t xml:space="preserve">POST /api/admin/kyc/:leadId/cancel-verification</w:t>
      </w:r>
    </w:p>
    <w:p w:rsidR="00000000" w:rsidDel="00000000" w:rsidP="00000000" w:rsidRDefault="00000000" w:rsidRPr="00000000" w14:paraId="0000065E">
      <w:pPr>
        <w:spacing w:line="240" w:lineRule="auto"/>
        <w:rPr>
          <w:sz w:val="24"/>
          <w:szCs w:val="24"/>
        </w:rPr>
      </w:pPr>
      <w:r w:rsidDel="00000000" w:rsidR="00000000" w:rsidRPr="00000000">
        <w:rPr>
          <w:rtl w:val="0"/>
        </w:rPr>
      </w:r>
    </w:p>
    <w:p w:rsidR="00000000" w:rsidDel="00000000" w:rsidP="00000000" w:rsidRDefault="00000000" w:rsidRPr="00000000" w14:paraId="0000065F">
      <w:pPr>
        <w:spacing w:line="240" w:lineRule="auto"/>
        <w:rPr>
          <w:sz w:val="24"/>
          <w:szCs w:val="24"/>
        </w:rPr>
      </w:pPr>
      <w:r w:rsidDel="00000000" w:rsidR="00000000" w:rsidRPr="00000000">
        <w:rPr>
          <w:sz w:val="24"/>
          <w:szCs w:val="24"/>
          <w:rtl w:val="0"/>
        </w:rPr>
        <w:t xml:space="preserve">Request:</w:t>
      </w:r>
    </w:p>
    <w:p w:rsidR="00000000" w:rsidDel="00000000" w:rsidP="00000000" w:rsidRDefault="00000000" w:rsidRPr="00000000" w14:paraId="00000660">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661">
      <w:pPr>
        <w:spacing w:line="240" w:lineRule="auto"/>
        <w:rPr>
          <w:sz w:val="24"/>
          <w:szCs w:val="24"/>
        </w:rPr>
      </w:pPr>
      <w:r w:rsidDel="00000000" w:rsidR="00000000" w:rsidRPr="00000000">
        <w:rPr>
          <w:sz w:val="24"/>
          <w:szCs w:val="24"/>
          <w:rtl w:val="0"/>
        </w:rPr>
        <w:t xml:space="preserve">  leadId: "IT-2026-0000123",</w:t>
      </w:r>
    </w:p>
    <w:p w:rsidR="00000000" w:rsidDel="00000000" w:rsidP="00000000" w:rsidRDefault="00000000" w:rsidRPr="00000000" w14:paraId="00000662">
      <w:pPr>
        <w:spacing w:line="240" w:lineRule="auto"/>
        <w:rPr>
          <w:sz w:val="24"/>
          <w:szCs w:val="24"/>
        </w:rPr>
      </w:pPr>
      <w:r w:rsidDel="00000000" w:rsidR="00000000" w:rsidRPr="00000000">
        <w:rPr>
          <w:sz w:val="24"/>
          <w:szCs w:val="24"/>
          <w:rtl w:val="0"/>
        </w:rPr>
        <w:t xml:space="preserve">  couponAction: "release" | "consume"</w:t>
      </w:r>
    </w:p>
    <w:p w:rsidR="00000000" w:rsidDel="00000000" w:rsidP="00000000" w:rsidRDefault="00000000" w:rsidRPr="00000000" w14:paraId="00000663">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664">
      <w:pPr>
        <w:spacing w:line="240" w:lineRule="auto"/>
        <w:rPr>
          <w:sz w:val="24"/>
          <w:szCs w:val="24"/>
        </w:rPr>
      </w:pPr>
      <w:r w:rsidDel="00000000" w:rsidR="00000000" w:rsidRPr="00000000">
        <w:rPr>
          <w:rtl w:val="0"/>
        </w:rPr>
      </w:r>
    </w:p>
    <w:p w:rsidR="00000000" w:rsidDel="00000000" w:rsidP="00000000" w:rsidRDefault="00000000" w:rsidRPr="00000000" w14:paraId="00000665">
      <w:pPr>
        <w:spacing w:line="240" w:lineRule="auto"/>
        <w:rPr>
          <w:sz w:val="24"/>
          <w:szCs w:val="24"/>
        </w:rPr>
      </w:pPr>
      <w:r w:rsidDel="00000000" w:rsidR="00000000" w:rsidRPr="00000000">
        <w:rPr>
          <w:sz w:val="24"/>
          <w:szCs w:val="24"/>
          <w:rtl w:val="0"/>
        </w:rPr>
        <w:t xml:space="preserve">Processing:</w:t>
      </w:r>
    </w:p>
    <w:p w:rsidR="00000000" w:rsidDel="00000000" w:rsidP="00000000" w:rsidRDefault="00000000" w:rsidRPr="00000000" w14:paraId="00000666">
      <w:pPr>
        <w:spacing w:line="240" w:lineRule="auto"/>
        <w:rPr>
          <w:sz w:val="24"/>
          <w:szCs w:val="24"/>
        </w:rPr>
      </w:pPr>
      <w:r w:rsidDel="00000000" w:rsidR="00000000" w:rsidRPr="00000000">
        <w:rPr>
          <w:sz w:val="24"/>
          <w:szCs w:val="24"/>
          <w:rtl w:val="0"/>
        </w:rPr>
        <w:t xml:space="preserve">if (couponAction === "release") {</w:t>
      </w:r>
    </w:p>
    <w:p w:rsidR="00000000" w:rsidDel="00000000" w:rsidP="00000000" w:rsidRDefault="00000000" w:rsidRPr="00000000" w14:paraId="00000667">
      <w:pPr>
        <w:spacing w:line="240" w:lineRule="auto"/>
        <w:rPr>
          <w:sz w:val="24"/>
          <w:szCs w:val="24"/>
        </w:rPr>
      </w:pPr>
      <w:r w:rsidDel="00000000" w:rsidR="00000000" w:rsidRPr="00000000">
        <w:rPr>
          <w:sz w:val="24"/>
          <w:szCs w:val="24"/>
          <w:rtl w:val="0"/>
        </w:rPr>
        <w:t xml:space="preserve">  await reservedCoupon.update({</w:t>
      </w:r>
    </w:p>
    <w:p w:rsidR="00000000" w:rsidDel="00000000" w:rsidP="00000000" w:rsidRDefault="00000000" w:rsidRPr="00000000" w14:paraId="00000668">
      <w:pPr>
        <w:spacing w:line="240" w:lineRule="auto"/>
        <w:rPr>
          <w:sz w:val="24"/>
          <w:szCs w:val="24"/>
        </w:rPr>
      </w:pPr>
      <w:r w:rsidDel="00000000" w:rsidR="00000000" w:rsidRPr="00000000">
        <w:rPr>
          <w:sz w:val="24"/>
          <w:szCs w:val="24"/>
          <w:rtl w:val="0"/>
        </w:rPr>
        <w:t xml:space="preserve">    status: 'released', // Then auto-transition to 'available'</w:t>
      </w:r>
    </w:p>
    <w:p w:rsidR="00000000" w:rsidDel="00000000" w:rsidP="00000000" w:rsidRDefault="00000000" w:rsidRPr="00000000" w14:paraId="00000669">
      <w:pPr>
        <w:spacing w:line="240" w:lineRule="auto"/>
        <w:rPr>
          <w:sz w:val="24"/>
          <w:szCs w:val="24"/>
        </w:rPr>
      </w:pPr>
      <w:r w:rsidDel="00000000" w:rsidR="00000000" w:rsidRPr="00000000">
        <w:rPr>
          <w:sz w:val="24"/>
          <w:szCs w:val="24"/>
          <w:rtl w:val="0"/>
        </w:rPr>
        <w:t xml:space="preserve">    reserved_for_lead_id: NULL,</w:t>
      </w:r>
    </w:p>
    <w:p w:rsidR="00000000" w:rsidDel="00000000" w:rsidP="00000000" w:rsidRDefault="00000000" w:rsidRPr="00000000" w14:paraId="0000066A">
      <w:pPr>
        <w:spacing w:line="240" w:lineRule="auto"/>
        <w:rPr>
          <w:sz w:val="24"/>
          <w:szCs w:val="24"/>
        </w:rPr>
      </w:pPr>
      <w:r w:rsidDel="00000000" w:rsidR="00000000" w:rsidRPr="00000000">
        <w:rPr>
          <w:sz w:val="24"/>
          <w:szCs w:val="24"/>
          <w:rtl w:val="0"/>
        </w:rPr>
        <w:t xml:space="preserve">    // Clear reservation fields</w:t>
      </w:r>
    </w:p>
    <w:p w:rsidR="00000000" w:rsidDel="00000000" w:rsidP="00000000" w:rsidRDefault="00000000" w:rsidRPr="00000000" w14:paraId="0000066B">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6C">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6D">
      <w:pPr>
        <w:spacing w:line="240" w:lineRule="auto"/>
        <w:rPr>
          <w:sz w:val="24"/>
          <w:szCs w:val="24"/>
        </w:rPr>
      </w:pPr>
      <w:r w:rsidDel="00000000" w:rsidR="00000000" w:rsidRPr="00000000">
        <w:rPr>
          <w:sz w:val="24"/>
          <w:szCs w:val="24"/>
          <w:rtl w:val="0"/>
        </w:rPr>
        <w:t xml:space="preserve">  message = "Verification cancelled. Coupon released back to dealer.";</w:t>
      </w:r>
    </w:p>
    <w:p w:rsidR="00000000" w:rsidDel="00000000" w:rsidP="00000000" w:rsidRDefault="00000000" w:rsidRPr="00000000" w14:paraId="0000066E">
      <w:pPr>
        <w:spacing w:line="240" w:lineRule="auto"/>
        <w:rPr>
          <w:sz w:val="24"/>
          <w:szCs w:val="24"/>
        </w:rPr>
      </w:pPr>
      <w:r w:rsidDel="00000000" w:rsidR="00000000" w:rsidRPr="00000000">
        <w:rPr>
          <w:sz w:val="24"/>
          <w:szCs w:val="24"/>
          <w:rtl w:val="0"/>
        </w:rPr>
        <w:t xml:space="preserve">} else {</w:t>
      </w:r>
    </w:p>
    <w:p w:rsidR="00000000" w:rsidDel="00000000" w:rsidP="00000000" w:rsidRDefault="00000000" w:rsidRPr="00000000" w14:paraId="0000066F">
      <w:pPr>
        <w:spacing w:line="240" w:lineRule="auto"/>
        <w:rPr>
          <w:sz w:val="24"/>
          <w:szCs w:val="24"/>
        </w:rPr>
      </w:pPr>
      <w:r w:rsidDel="00000000" w:rsidR="00000000" w:rsidRPr="00000000">
        <w:rPr>
          <w:sz w:val="24"/>
          <w:szCs w:val="24"/>
          <w:rtl w:val="0"/>
        </w:rPr>
        <w:t xml:space="preserve">  await reservedCoupon.update({</w:t>
      </w:r>
    </w:p>
    <w:p w:rsidR="00000000" w:rsidDel="00000000" w:rsidP="00000000" w:rsidRDefault="00000000" w:rsidRPr="00000000" w14:paraId="00000670">
      <w:pPr>
        <w:spacing w:line="240" w:lineRule="auto"/>
        <w:rPr>
          <w:sz w:val="24"/>
          <w:szCs w:val="24"/>
        </w:rPr>
      </w:pPr>
      <w:r w:rsidDel="00000000" w:rsidR="00000000" w:rsidRPr="00000000">
        <w:rPr>
          <w:sz w:val="24"/>
          <w:szCs w:val="24"/>
          <w:rtl w:val="0"/>
        </w:rPr>
        <w:t xml:space="preserve">    status: 'used',</w:t>
      </w:r>
    </w:p>
    <w:p w:rsidR="00000000" w:rsidDel="00000000" w:rsidP="00000000" w:rsidRDefault="00000000" w:rsidRPr="00000000" w14:paraId="00000671">
      <w:pPr>
        <w:spacing w:line="240" w:lineRule="auto"/>
        <w:rPr>
          <w:sz w:val="24"/>
          <w:szCs w:val="24"/>
        </w:rPr>
      </w:pPr>
      <w:r w:rsidDel="00000000" w:rsidR="00000000" w:rsidRPr="00000000">
        <w:rPr>
          <w:sz w:val="24"/>
          <w:szCs w:val="24"/>
          <w:rtl w:val="0"/>
        </w:rPr>
        <w:t xml:space="preserve">    used_at: NOW,</w:t>
      </w:r>
    </w:p>
    <w:p w:rsidR="00000000" w:rsidDel="00000000" w:rsidP="00000000" w:rsidRDefault="00000000" w:rsidRPr="00000000" w14:paraId="00000672">
      <w:pPr>
        <w:spacing w:line="240" w:lineRule="auto"/>
        <w:rPr>
          <w:sz w:val="24"/>
          <w:szCs w:val="24"/>
        </w:rPr>
      </w:pPr>
      <w:r w:rsidDel="00000000" w:rsidR="00000000" w:rsidRPr="00000000">
        <w:rPr>
          <w:sz w:val="24"/>
          <w:szCs w:val="24"/>
          <w:rtl w:val="0"/>
        </w:rPr>
        <w:t xml:space="preserve">    used_by: adminUserId</w:t>
      </w:r>
    </w:p>
    <w:p w:rsidR="00000000" w:rsidDel="00000000" w:rsidP="00000000" w:rsidRDefault="00000000" w:rsidRPr="00000000" w14:paraId="00000673">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74">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75">
      <w:pPr>
        <w:spacing w:line="240" w:lineRule="auto"/>
        <w:rPr>
          <w:sz w:val="24"/>
          <w:szCs w:val="24"/>
        </w:rPr>
      </w:pPr>
      <w:r w:rsidDel="00000000" w:rsidR="00000000" w:rsidRPr="00000000">
        <w:rPr>
          <w:sz w:val="24"/>
          <w:szCs w:val="24"/>
          <w:rtl w:val="0"/>
        </w:rPr>
        <w:t xml:space="preserve">  message = "Verification cancelled. Coupon marked as used.";</w:t>
      </w:r>
    </w:p>
    <w:p w:rsidR="00000000" w:rsidDel="00000000" w:rsidP="00000000" w:rsidRDefault="00000000" w:rsidRPr="00000000" w14:paraId="00000676">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677">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678">
      <w:pPr>
        <w:spacing w:line="240" w:lineRule="auto"/>
        <w:rPr>
          <w:sz w:val="24"/>
          <w:szCs w:val="24"/>
        </w:rPr>
      </w:pPr>
      <w:r w:rsidDel="00000000" w:rsidR="00000000" w:rsidRPr="00000000">
        <w:rPr>
          <w:rtl w:val="0"/>
        </w:rPr>
      </w:r>
    </w:p>
    <w:p w:rsidR="00000000" w:rsidDel="00000000" w:rsidP="00000000" w:rsidRDefault="00000000" w:rsidRPr="00000000" w14:paraId="00000679">
      <w:pPr>
        <w:spacing w:line="240" w:lineRule="auto"/>
        <w:rPr>
          <w:sz w:val="24"/>
          <w:szCs w:val="24"/>
        </w:rPr>
      </w:pPr>
      <w:r w:rsidDel="00000000" w:rsidR="00000000" w:rsidRPr="00000000">
        <w:rPr>
          <w:b w:val="1"/>
          <w:bCs w:val="1"/>
          <w:sz w:val="26"/>
          <w:szCs w:val="26"/>
          <w:shd w:fill="b6d7a8" w:val="clear"/>
          <w:rtl w:val="0"/>
        </w:rPr>
        <w:t xml:space="preserve">COUPON INVENTORY TRACKING</w:t>
      </w:r>
      <w:r w:rsidDel="00000000" w:rsidR="00000000" w:rsidRPr="00000000">
        <w:rPr>
          <w:rtl w:val="0"/>
        </w:rPr>
      </w:r>
    </w:p>
    <w:p w:rsidR="00000000" w:rsidDel="00000000" w:rsidP="00000000" w:rsidRDefault="00000000" w:rsidRPr="00000000" w14:paraId="0000067A">
      <w:pPr>
        <w:spacing w:line="240" w:lineRule="auto"/>
        <w:rPr>
          <w:sz w:val="24"/>
          <w:szCs w:val="24"/>
        </w:rPr>
      </w:pPr>
      <w:r w:rsidDel="00000000" w:rsidR="00000000" w:rsidRPr="00000000">
        <w:rPr>
          <w:rtl w:val="0"/>
        </w:rPr>
      </w:r>
    </w:p>
    <w:p w:rsidR="00000000" w:rsidDel="00000000" w:rsidP="00000000" w:rsidRDefault="00000000" w:rsidRPr="00000000" w14:paraId="0000067B">
      <w:pPr>
        <w:spacing w:line="240" w:lineRule="auto"/>
        <w:rPr>
          <w:sz w:val="24"/>
          <w:szCs w:val="24"/>
        </w:rPr>
      </w:pPr>
      <w:r w:rsidDel="00000000" w:rsidR="00000000" w:rsidRPr="00000000">
        <w:rPr>
          <w:sz w:val="24"/>
          <w:szCs w:val="24"/>
          <w:rtl w:val="0"/>
        </w:rPr>
        <w:t xml:space="preserve">Dealer Dashboard Widget</w:t>
      </w:r>
    </w:p>
    <w:p w:rsidR="00000000" w:rsidDel="00000000" w:rsidP="00000000" w:rsidRDefault="00000000" w:rsidRPr="00000000" w14:paraId="0000067C">
      <w:pPr>
        <w:spacing w:line="240" w:lineRule="auto"/>
        <w:rPr>
          <w:sz w:val="24"/>
          <w:szCs w:val="24"/>
        </w:rPr>
      </w:pPr>
      <w:r w:rsidDel="00000000" w:rsidR="00000000" w:rsidRPr="00000000">
        <w:rPr>
          <w:rtl w:val="0"/>
        </w:rPr>
      </w:r>
    </w:p>
    <w:p w:rsidR="00000000" w:rsidDel="00000000" w:rsidP="00000000" w:rsidRDefault="00000000" w:rsidRPr="00000000" w14:paraId="0000067D">
      <w:pPr>
        <w:spacing w:line="240" w:lineRule="auto"/>
        <w:rPr>
          <w:sz w:val="24"/>
          <w:szCs w:val="24"/>
        </w:rPr>
      </w:pPr>
      <w:r w:rsidDel="00000000" w:rsidR="00000000" w:rsidRPr="00000000">
        <w:rPr>
          <w:sz w:val="24"/>
          <w:szCs w:val="24"/>
          <w:rtl w:val="0"/>
        </w:rPr>
        <w:t xml:space="preserve">Display: Dealers see their coupon balance prominently.</w:t>
      </w:r>
    </w:p>
    <w:p w:rsidR="00000000" w:rsidDel="00000000" w:rsidP="00000000" w:rsidRDefault="00000000" w:rsidRPr="00000000" w14:paraId="0000067E">
      <w:pPr>
        <w:spacing w:line="240" w:lineRule="auto"/>
        <w:rPr>
          <w:sz w:val="24"/>
          <w:szCs w:val="24"/>
        </w:rPr>
      </w:pPr>
      <w:r w:rsidDel="00000000" w:rsidR="00000000" w:rsidRPr="00000000">
        <w:rPr>
          <w:rtl w:val="0"/>
        </w:rPr>
      </w:r>
    </w:p>
    <w:p w:rsidR="00000000" w:rsidDel="00000000" w:rsidP="00000000" w:rsidRDefault="00000000" w:rsidRPr="00000000" w14:paraId="0000067F">
      <w:pPr>
        <w:spacing w:line="240" w:lineRule="auto"/>
        <w:rPr>
          <w:b w:val="1"/>
          <w:bCs w:val="1"/>
          <w:sz w:val="24"/>
          <w:szCs w:val="24"/>
        </w:rPr>
      </w:pPr>
      <w:r w:rsidDel="00000000" w:rsidR="00000000" w:rsidRPr="00000000">
        <w:rPr>
          <w:rtl w:val="0"/>
        </w:rPr>
      </w:r>
    </w:p>
    <w:tbl>
      <w:tblPr>
        <w:tblStyle w:val="Table18"/>
        <w:tblW w:w="4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tblGridChange w:id="0">
          <w:tblGrid>
            <w:gridCol w:w="4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spacing w:line="240" w:lineRule="auto"/>
              <w:rPr>
                <w:b w:val="1"/>
                <w:bCs w:val="1"/>
                <w:sz w:val="24"/>
                <w:szCs w:val="24"/>
              </w:rPr>
            </w:pPr>
            <w:r w:rsidDel="00000000" w:rsidR="00000000" w:rsidRPr="00000000">
              <w:rPr>
                <w:b w:val="1"/>
                <w:bCs w:val="1"/>
                <w:sz w:val="24"/>
                <w:szCs w:val="24"/>
                <w:rtl w:val="0"/>
              </w:rPr>
              <w:t xml:space="preserve">Your Verification Coupons </w:t>
            </w:r>
          </w:p>
          <w:p w:rsidR="00000000" w:rsidDel="00000000" w:rsidP="00000000" w:rsidRDefault="00000000" w:rsidRPr="00000000" w14:paraId="0000068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82">
            <w:pPr>
              <w:spacing w:line="240" w:lineRule="auto"/>
              <w:rPr>
                <w:b w:val="1"/>
                <w:bCs w:val="1"/>
                <w:sz w:val="24"/>
                <w:szCs w:val="24"/>
              </w:rPr>
            </w:pPr>
            <w:r w:rsidDel="00000000" w:rsidR="00000000" w:rsidRPr="00000000">
              <w:rPr>
                <w:b w:val="1"/>
                <w:bCs w:val="1"/>
                <w:sz w:val="24"/>
                <w:szCs w:val="24"/>
                <w:rtl w:val="0"/>
              </w:rPr>
              <w:t xml:space="preserve">Available: 182                                </w:t>
            </w:r>
          </w:p>
          <w:p w:rsidR="00000000" w:rsidDel="00000000" w:rsidP="00000000" w:rsidRDefault="00000000" w:rsidRPr="00000000" w14:paraId="00000683">
            <w:pPr>
              <w:spacing w:line="240" w:lineRule="auto"/>
              <w:rPr>
                <w:b w:val="1"/>
                <w:bCs w:val="1"/>
                <w:sz w:val="24"/>
                <w:szCs w:val="24"/>
              </w:rPr>
            </w:pPr>
            <w:r w:rsidDel="00000000" w:rsidR="00000000" w:rsidRPr="00000000">
              <w:rPr>
                <w:b w:val="1"/>
                <w:bCs w:val="1"/>
                <w:sz w:val="24"/>
                <w:szCs w:val="24"/>
                <w:rtl w:val="0"/>
              </w:rPr>
              <w:t xml:space="preserve">Reserved: 15</w:t>
            </w:r>
          </w:p>
          <w:p w:rsidR="00000000" w:rsidDel="00000000" w:rsidP="00000000" w:rsidRDefault="00000000" w:rsidRPr="00000000" w14:paraId="00000684">
            <w:pPr>
              <w:spacing w:line="240" w:lineRule="auto"/>
              <w:rPr>
                <w:b w:val="1"/>
                <w:bCs w:val="1"/>
                <w:sz w:val="24"/>
                <w:szCs w:val="24"/>
              </w:rPr>
            </w:pPr>
            <w:r w:rsidDel="00000000" w:rsidR="00000000" w:rsidRPr="00000000">
              <w:rPr>
                <w:b w:val="1"/>
                <w:bCs w:val="1"/>
                <w:sz w:val="24"/>
                <w:szCs w:val="24"/>
                <w:rtl w:val="0"/>
              </w:rPr>
              <w:t xml:space="preserve">Used This Month: 48</w:t>
            </w:r>
          </w:p>
          <w:p w:rsidR="00000000" w:rsidDel="00000000" w:rsidP="00000000" w:rsidRDefault="00000000" w:rsidRPr="00000000" w14:paraId="0000068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86">
            <w:pPr>
              <w:spacing w:line="240" w:lineRule="auto"/>
              <w:rPr>
                <w:b w:val="1"/>
                <w:bCs w:val="1"/>
                <w:sz w:val="24"/>
                <w:szCs w:val="24"/>
              </w:rPr>
            </w:pPr>
            <w:r w:rsidDel="00000000" w:rsidR="00000000" w:rsidRPr="00000000">
              <w:rPr>
                <w:b w:val="1"/>
                <w:bCs w:val="1"/>
                <w:sz w:val="24"/>
                <w:szCs w:val="24"/>
                <w:rtl w:val="0"/>
              </w:rPr>
              <w:t xml:space="preserve">Running low! Request more coupons</w:t>
            </w:r>
          </w:p>
          <w:p w:rsidR="00000000" w:rsidDel="00000000" w:rsidP="00000000" w:rsidRDefault="00000000" w:rsidRPr="00000000" w14:paraId="0000068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88">
            <w:pPr>
              <w:spacing w:line="240" w:lineRule="auto"/>
              <w:rPr>
                <w:b w:val="1"/>
                <w:bCs w:val="1"/>
                <w:sz w:val="24"/>
                <w:szCs w:val="24"/>
              </w:rPr>
            </w:pPr>
            <w:r w:rsidDel="00000000" w:rsidR="00000000" w:rsidRPr="00000000">
              <w:rPr>
                <w:b w:val="1"/>
                <w:bCs w:val="1"/>
                <w:sz w:val="24"/>
                <w:szCs w:val="24"/>
                <w:rtl w:val="0"/>
              </w:rPr>
              <w:t xml:space="preserve">[Contact Support]   </w:t>
            </w:r>
          </w:p>
        </w:tc>
      </w:tr>
    </w:tbl>
    <w:p w:rsidR="00000000" w:rsidDel="00000000" w:rsidP="00000000" w:rsidRDefault="00000000" w:rsidRPr="00000000" w14:paraId="0000068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8A">
      <w:pPr>
        <w:spacing w:line="240" w:lineRule="auto"/>
        <w:rPr>
          <w:b w:val="1"/>
          <w:bCs w:val="1"/>
          <w:sz w:val="24"/>
          <w:szCs w:val="24"/>
        </w:rPr>
      </w:pPr>
      <w:r w:rsidDel="00000000" w:rsidR="00000000" w:rsidRPr="00000000">
        <w:rPr>
          <w:b w:val="1"/>
          <w:bCs w:val="1"/>
          <w:sz w:val="24"/>
          <w:szCs w:val="24"/>
          <w:rtl w:val="0"/>
        </w:rPr>
        <w:t xml:space="preserve">Backend API:</w:t>
      </w:r>
    </w:p>
    <w:p w:rsidR="00000000" w:rsidDel="00000000" w:rsidP="00000000" w:rsidRDefault="00000000" w:rsidRPr="00000000" w14:paraId="0000068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8C">
      <w:pPr>
        <w:spacing w:line="240" w:lineRule="auto"/>
        <w:rPr>
          <w:sz w:val="24"/>
          <w:szCs w:val="24"/>
        </w:rPr>
      </w:pPr>
      <w:r w:rsidDel="00000000" w:rsidR="00000000" w:rsidRPr="00000000">
        <w:rPr>
          <w:sz w:val="24"/>
          <w:szCs w:val="24"/>
          <w:rtl w:val="0"/>
        </w:rPr>
        <w:t xml:space="preserve">GET /api/dealer/coupons/summary</w:t>
      </w:r>
    </w:p>
    <w:p w:rsidR="00000000" w:rsidDel="00000000" w:rsidP="00000000" w:rsidRDefault="00000000" w:rsidRPr="00000000" w14:paraId="0000068D">
      <w:pPr>
        <w:spacing w:line="240" w:lineRule="auto"/>
        <w:rPr>
          <w:sz w:val="24"/>
          <w:szCs w:val="24"/>
        </w:rPr>
      </w:pPr>
      <w:r w:rsidDel="00000000" w:rsidR="00000000" w:rsidRPr="00000000">
        <w:rPr>
          <w:rtl w:val="0"/>
        </w:rPr>
      </w:r>
    </w:p>
    <w:p w:rsidR="00000000" w:rsidDel="00000000" w:rsidP="00000000" w:rsidRDefault="00000000" w:rsidRPr="00000000" w14:paraId="0000068E">
      <w:pPr>
        <w:spacing w:line="240" w:lineRule="auto"/>
        <w:rPr>
          <w:sz w:val="24"/>
          <w:szCs w:val="24"/>
        </w:rPr>
      </w:pPr>
      <w:r w:rsidDel="00000000" w:rsidR="00000000" w:rsidRPr="00000000">
        <w:rPr>
          <w:sz w:val="24"/>
          <w:szCs w:val="24"/>
          <w:rtl w:val="0"/>
        </w:rPr>
        <w:t xml:space="preserve">Response:</w:t>
      </w:r>
    </w:p>
    <w:p w:rsidR="00000000" w:rsidDel="00000000" w:rsidP="00000000" w:rsidRDefault="00000000" w:rsidRPr="00000000" w14:paraId="0000068F">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690">
      <w:pPr>
        <w:spacing w:line="240" w:lineRule="auto"/>
        <w:rPr>
          <w:sz w:val="24"/>
          <w:szCs w:val="24"/>
        </w:rPr>
      </w:pPr>
      <w:r w:rsidDel="00000000" w:rsidR="00000000" w:rsidRPr="00000000">
        <w:rPr>
          <w:sz w:val="24"/>
          <w:szCs w:val="24"/>
          <w:rtl w:val="0"/>
        </w:rPr>
        <w:t xml:space="preserve">  dealerId: "DLR-001",</w:t>
      </w:r>
    </w:p>
    <w:p w:rsidR="00000000" w:rsidDel="00000000" w:rsidP="00000000" w:rsidRDefault="00000000" w:rsidRPr="00000000" w14:paraId="00000691">
      <w:pPr>
        <w:spacing w:line="240" w:lineRule="auto"/>
        <w:rPr>
          <w:sz w:val="24"/>
          <w:szCs w:val="24"/>
        </w:rPr>
      </w:pPr>
      <w:r w:rsidDel="00000000" w:rsidR="00000000" w:rsidRPr="00000000">
        <w:rPr>
          <w:sz w:val="24"/>
          <w:szCs w:val="24"/>
          <w:rtl w:val="0"/>
        </w:rPr>
        <w:t xml:space="preserve">  dealerName: "ABC Motors",</w:t>
      </w:r>
    </w:p>
    <w:p w:rsidR="00000000" w:rsidDel="00000000" w:rsidP="00000000" w:rsidRDefault="00000000" w:rsidRPr="00000000" w14:paraId="00000692">
      <w:pPr>
        <w:spacing w:line="240" w:lineRule="auto"/>
        <w:rPr>
          <w:sz w:val="24"/>
          <w:szCs w:val="24"/>
        </w:rPr>
      </w:pPr>
      <w:r w:rsidDel="00000000" w:rsidR="00000000" w:rsidRPr="00000000">
        <w:rPr>
          <w:sz w:val="24"/>
          <w:szCs w:val="24"/>
          <w:rtl w:val="0"/>
        </w:rPr>
        <w:t xml:space="preserve">  coupons: {</w:t>
      </w:r>
    </w:p>
    <w:p w:rsidR="00000000" w:rsidDel="00000000" w:rsidP="00000000" w:rsidRDefault="00000000" w:rsidRPr="00000000" w14:paraId="00000693">
      <w:pPr>
        <w:spacing w:line="240" w:lineRule="auto"/>
        <w:rPr>
          <w:sz w:val="24"/>
          <w:szCs w:val="24"/>
        </w:rPr>
      </w:pPr>
      <w:r w:rsidDel="00000000" w:rsidR="00000000" w:rsidRPr="00000000">
        <w:rPr>
          <w:sz w:val="24"/>
          <w:szCs w:val="24"/>
          <w:rtl w:val="0"/>
        </w:rPr>
        <w:t xml:space="preserve">    available: 182,</w:t>
      </w:r>
    </w:p>
    <w:p w:rsidR="00000000" w:rsidDel="00000000" w:rsidP="00000000" w:rsidRDefault="00000000" w:rsidRPr="00000000" w14:paraId="00000694">
      <w:pPr>
        <w:spacing w:line="240" w:lineRule="auto"/>
        <w:rPr>
          <w:sz w:val="24"/>
          <w:szCs w:val="24"/>
        </w:rPr>
      </w:pPr>
      <w:r w:rsidDel="00000000" w:rsidR="00000000" w:rsidRPr="00000000">
        <w:rPr>
          <w:sz w:val="24"/>
          <w:szCs w:val="24"/>
          <w:rtl w:val="0"/>
        </w:rPr>
        <w:t xml:space="preserve">    reserved: 15,</w:t>
      </w:r>
    </w:p>
    <w:p w:rsidR="00000000" w:rsidDel="00000000" w:rsidP="00000000" w:rsidRDefault="00000000" w:rsidRPr="00000000" w14:paraId="00000695">
      <w:pPr>
        <w:spacing w:line="240" w:lineRule="auto"/>
        <w:rPr>
          <w:sz w:val="24"/>
          <w:szCs w:val="24"/>
        </w:rPr>
      </w:pPr>
      <w:r w:rsidDel="00000000" w:rsidR="00000000" w:rsidRPr="00000000">
        <w:rPr>
          <w:sz w:val="24"/>
          <w:szCs w:val="24"/>
          <w:rtl w:val="0"/>
        </w:rPr>
        <w:t xml:space="preserve">    used: 318,</w:t>
      </w:r>
    </w:p>
    <w:p w:rsidR="00000000" w:rsidDel="00000000" w:rsidP="00000000" w:rsidRDefault="00000000" w:rsidRPr="00000000" w14:paraId="00000696">
      <w:pPr>
        <w:spacing w:line="240" w:lineRule="auto"/>
        <w:rPr>
          <w:sz w:val="24"/>
          <w:szCs w:val="24"/>
        </w:rPr>
      </w:pPr>
      <w:r w:rsidDel="00000000" w:rsidR="00000000" w:rsidRPr="00000000">
        <w:rPr>
          <w:sz w:val="24"/>
          <w:szCs w:val="24"/>
          <w:rtl w:val="0"/>
        </w:rPr>
        <w:t xml:space="preserve">    expired: 5,</w:t>
      </w:r>
    </w:p>
    <w:p w:rsidR="00000000" w:rsidDel="00000000" w:rsidP="00000000" w:rsidRDefault="00000000" w:rsidRPr="00000000" w14:paraId="00000697">
      <w:pPr>
        <w:spacing w:line="240" w:lineRule="auto"/>
        <w:rPr>
          <w:sz w:val="24"/>
          <w:szCs w:val="24"/>
        </w:rPr>
      </w:pPr>
      <w:r w:rsidDel="00000000" w:rsidR="00000000" w:rsidRPr="00000000">
        <w:rPr>
          <w:sz w:val="24"/>
          <w:szCs w:val="24"/>
          <w:rtl w:val="0"/>
        </w:rPr>
        <w:t xml:space="preserve">    revoked: 0</w:t>
      </w:r>
    </w:p>
    <w:p w:rsidR="00000000" w:rsidDel="00000000" w:rsidP="00000000" w:rsidRDefault="00000000" w:rsidRPr="00000000" w14:paraId="00000698">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99">
      <w:pPr>
        <w:spacing w:line="240" w:lineRule="auto"/>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usageThisMonth: 48,</w:t>
      </w:r>
    </w:p>
    <w:p w:rsidR="00000000" w:rsidDel="00000000" w:rsidP="00000000" w:rsidRDefault="00000000" w:rsidRPr="00000000" w14:paraId="0000069A">
      <w:pPr>
        <w:spacing w:line="240" w:lineRule="auto"/>
        <w:rPr>
          <w:sz w:val="24"/>
          <w:szCs w:val="24"/>
        </w:rPr>
      </w:pPr>
      <w:r w:rsidDel="00000000" w:rsidR="00000000" w:rsidRPr="00000000">
        <w:rPr>
          <w:sz w:val="24"/>
          <w:szCs w:val="24"/>
          <w:rtl w:val="0"/>
        </w:rPr>
        <w:t xml:space="preserve">  batches: [</w:t>
      </w:r>
    </w:p>
    <w:p w:rsidR="00000000" w:rsidDel="00000000" w:rsidP="00000000" w:rsidRDefault="00000000" w:rsidRPr="00000000" w14:paraId="0000069B">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9C">
      <w:pPr>
        <w:spacing w:line="240" w:lineRule="auto"/>
        <w:rPr>
          <w:sz w:val="24"/>
          <w:szCs w:val="24"/>
        </w:rPr>
      </w:pPr>
      <w:r w:rsidDel="00000000" w:rsidR="00000000" w:rsidRPr="00000000">
        <w:rPr>
          <w:sz w:val="24"/>
          <w:szCs w:val="24"/>
          <w:rtl w:val="0"/>
        </w:rPr>
        <w:t xml:space="preserve">      batchId: "BATCH-001",</w:t>
      </w:r>
    </w:p>
    <w:p w:rsidR="00000000" w:rsidDel="00000000" w:rsidP="00000000" w:rsidRDefault="00000000" w:rsidRPr="00000000" w14:paraId="0000069D">
      <w:pPr>
        <w:spacing w:line="240" w:lineRule="auto"/>
        <w:rPr>
          <w:sz w:val="24"/>
          <w:szCs w:val="24"/>
        </w:rPr>
      </w:pPr>
      <w:r w:rsidDel="00000000" w:rsidR="00000000" w:rsidRPr="00000000">
        <w:rPr>
          <w:sz w:val="24"/>
          <w:szCs w:val="24"/>
          <w:rtl w:val="0"/>
        </w:rPr>
        <w:t xml:space="preserve">      batchName: "January 2026",</w:t>
      </w:r>
    </w:p>
    <w:p w:rsidR="00000000" w:rsidDel="00000000" w:rsidP="00000000" w:rsidRDefault="00000000" w:rsidRPr="00000000" w14:paraId="0000069E">
      <w:pPr>
        <w:spacing w:line="240" w:lineRule="auto"/>
        <w:rPr>
          <w:sz w:val="24"/>
          <w:szCs w:val="24"/>
        </w:rPr>
      </w:pPr>
      <w:r w:rsidDel="00000000" w:rsidR="00000000" w:rsidRPr="00000000">
        <w:rPr>
          <w:sz w:val="24"/>
          <w:szCs w:val="24"/>
          <w:rtl w:val="0"/>
        </w:rPr>
        <w:t xml:space="preserve">      available: 120,</w:t>
      </w:r>
    </w:p>
    <w:p w:rsidR="00000000" w:rsidDel="00000000" w:rsidP="00000000" w:rsidRDefault="00000000" w:rsidRPr="00000000" w14:paraId="0000069F">
      <w:pPr>
        <w:spacing w:line="240" w:lineRule="auto"/>
        <w:rPr>
          <w:sz w:val="24"/>
          <w:szCs w:val="24"/>
        </w:rPr>
      </w:pPr>
      <w:r w:rsidDel="00000000" w:rsidR="00000000" w:rsidRPr="00000000">
        <w:rPr>
          <w:sz w:val="24"/>
          <w:szCs w:val="24"/>
          <w:rtl w:val="0"/>
        </w:rPr>
        <w:t xml:space="preserve">      total: 500</w:t>
      </w:r>
    </w:p>
    <w:p w:rsidR="00000000" w:rsidDel="00000000" w:rsidP="00000000" w:rsidRDefault="00000000" w:rsidRPr="00000000" w14:paraId="000006A0">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A1">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A2">
      <w:pPr>
        <w:spacing w:line="240" w:lineRule="auto"/>
        <w:rPr>
          <w:sz w:val="24"/>
          <w:szCs w:val="24"/>
        </w:rPr>
      </w:pPr>
      <w:r w:rsidDel="00000000" w:rsidR="00000000" w:rsidRPr="00000000">
        <w:rPr>
          <w:sz w:val="24"/>
          <w:szCs w:val="24"/>
          <w:rtl w:val="0"/>
        </w:rPr>
        <w:t xml:space="preserve">      batchId: "BATCH-002",</w:t>
      </w:r>
    </w:p>
    <w:p w:rsidR="00000000" w:rsidDel="00000000" w:rsidP="00000000" w:rsidRDefault="00000000" w:rsidRPr="00000000" w14:paraId="000006A3">
      <w:pPr>
        <w:spacing w:line="240" w:lineRule="auto"/>
        <w:rPr>
          <w:sz w:val="24"/>
          <w:szCs w:val="24"/>
        </w:rPr>
      </w:pPr>
      <w:r w:rsidDel="00000000" w:rsidR="00000000" w:rsidRPr="00000000">
        <w:rPr>
          <w:sz w:val="24"/>
          <w:szCs w:val="24"/>
          <w:rtl w:val="0"/>
        </w:rPr>
        <w:t xml:space="preserve">      batchName: "February 2026",</w:t>
      </w:r>
    </w:p>
    <w:p w:rsidR="00000000" w:rsidDel="00000000" w:rsidP="00000000" w:rsidRDefault="00000000" w:rsidRPr="00000000" w14:paraId="000006A4">
      <w:pPr>
        <w:spacing w:line="240" w:lineRule="auto"/>
        <w:rPr>
          <w:sz w:val="24"/>
          <w:szCs w:val="24"/>
        </w:rPr>
      </w:pPr>
      <w:r w:rsidDel="00000000" w:rsidR="00000000" w:rsidRPr="00000000">
        <w:rPr>
          <w:sz w:val="24"/>
          <w:szCs w:val="24"/>
          <w:rtl w:val="0"/>
        </w:rPr>
        <w:t xml:space="preserve">      available: 62,</w:t>
      </w:r>
    </w:p>
    <w:p w:rsidR="00000000" w:rsidDel="00000000" w:rsidP="00000000" w:rsidRDefault="00000000" w:rsidRPr="00000000" w14:paraId="000006A5">
      <w:pPr>
        <w:spacing w:line="240" w:lineRule="auto"/>
        <w:rPr>
          <w:sz w:val="24"/>
          <w:szCs w:val="24"/>
        </w:rPr>
      </w:pPr>
      <w:r w:rsidDel="00000000" w:rsidR="00000000" w:rsidRPr="00000000">
        <w:rPr>
          <w:sz w:val="24"/>
          <w:szCs w:val="24"/>
          <w:rtl w:val="0"/>
        </w:rPr>
        <w:t xml:space="preserve">      total: 200</w:t>
      </w:r>
    </w:p>
    <w:p w:rsidR="00000000" w:rsidDel="00000000" w:rsidP="00000000" w:rsidRDefault="00000000" w:rsidRPr="00000000" w14:paraId="000006A6">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A7">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A8">
      <w:pPr>
        <w:spacing w:line="240" w:lineRule="auto"/>
        <w:rPr>
          <w:sz w:val="24"/>
          <w:szCs w:val="24"/>
        </w:rPr>
      </w:pPr>
      <w:r w:rsidDel="00000000" w:rsidR="00000000" w:rsidRPr="00000000">
        <w:rPr>
          <w:sz w:val="24"/>
          <w:szCs w:val="24"/>
          <w:rtl w:val="0"/>
        </w:rPr>
        <w:t xml:space="preserve">  lowStockAlert: true, // Trigger if available &lt; 50</w:t>
      </w:r>
    </w:p>
    <w:p w:rsidR="00000000" w:rsidDel="00000000" w:rsidP="00000000" w:rsidRDefault="00000000" w:rsidRPr="00000000" w14:paraId="000006A9">
      <w:pPr>
        <w:spacing w:line="240" w:lineRule="auto"/>
        <w:rPr>
          <w:sz w:val="24"/>
          <w:szCs w:val="24"/>
        </w:rPr>
      </w:pPr>
      <w:r w:rsidDel="00000000" w:rsidR="00000000" w:rsidRPr="00000000">
        <w:rPr>
          <w:sz w:val="24"/>
          <w:szCs w:val="24"/>
          <w:rtl w:val="0"/>
        </w:rPr>
        <w:t xml:space="preserve">  message: "You have 182 coupons remaining"</w:t>
      </w:r>
    </w:p>
    <w:p w:rsidR="00000000" w:rsidDel="00000000" w:rsidP="00000000" w:rsidRDefault="00000000" w:rsidRPr="00000000" w14:paraId="000006AA">
      <w:pPr>
        <w:spacing w:line="240" w:lineRule="auto"/>
        <w:rPr>
          <w:b w:val="1"/>
          <w:bCs w:val="1"/>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6A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AC">
      <w:pPr>
        <w:spacing w:line="240" w:lineRule="auto"/>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6A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AE">
      <w:pPr>
        <w:spacing w:line="240" w:lineRule="auto"/>
        <w:rPr>
          <w:b w:val="1"/>
          <w:bCs w:val="1"/>
          <w:sz w:val="24"/>
          <w:szCs w:val="24"/>
        </w:rPr>
      </w:pPr>
      <w:r w:rsidDel="00000000" w:rsidR="00000000" w:rsidRPr="00000000">
        <w:rPr>
          <w:b w:val="1"/>
          <w:bCs w:val="1"/>
          <w:sz w:val="24"/>
          <w:szCs w:val="24"/>
          <w:rtl w:val="0"/>
        </w:rPr>
        <w:t xml:space="preserve">Low Coupon Alert</w:t>
      </w:r>
    </w:p>
    <w:p w:rsidR="00000000" w:rsidDel="00000000" w:rsidP="00000000" w:rsidRDefault="00000000" w:rsidRPr="00000000" w14:paraId="000006A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B0">
      <w:pPr>
        <w:spacing w:line="240" w:lineRule="auto"/>
        <w:rPr>
          <w:sz w:val="24"/>
          <w:szCs w:val="24"/>
        </w:rPr>
      </w:pPr>
      <w:r w:rsidDel="00000000" w:rsidR="00000000" w:rsidRPr="00000000">
        <w:rPr>
          <w:sz w:val="24"/>
          <w:szCs w:val="24"/>
          <w:rtl w:val="0"/>
        </w:rPr>
        <w:t xml:space="preserve">Trigger: When dealer's available coupons fall below threshold (e.g., 50 coupons).</w:t>
      </w:r>
    </w:p>
    <w:p w:rsidR="00000000" w:rsidDel="00000000" w:rsidP="00000000" w:rsidRDefault="00000000" w:rsidRPr="00000000" w14:paraId="000006B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B2">
      <w:pPr>
        <w:spacing w:line="240" w:lineRule="auto"/>
        <w:rPr>
          <w:b w:val="1"/>
          <w:bCs w:val="1"/>
          <w:sz w:val="24"/>
          <w:szCs w:val="24"/>
        </w:rPr>
      </w:pPr>
      <w:r w:rsidDel="00000000" w:rsidR="00000000" w:rsidRPr="00000000">
        <w:rPr>
          <w:b w:val="1"/>
          <w:bCs w:val="1"/>
          <w:sz w:val="24"/>
          <w:szCs w:val="24"/>
          <w:rtl w:val="0"/>
        </w:rPr>
        <w:t xml:space="preserve">Alert Banner (Dealer Dashboard):</w:t>
      </w:r>
    </w:p>
    <w:p w:rsidR="00000000" w:rsidDel="00000000" w:rsidP="00000000" w:rsidRDefault="00000000" w:rsidRPr="00000000" w14:paraId="000006B3">
      <w:pPr>
        <w:spacing w:line="240" w:lineRule="auto"/>
        <w:rPr>
          <w:b w:val="1"/>
          <w:bCs w:val="1"/>
          <w:sz w:val="24"/>
          <w:szCs w:val="24"/>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spacing w:line="240" w:lineRule="auto"/>
              <w:rPr>
                <w:b w:val="1"/>
                <w:bCs w:val="1"/>
                <w:sz w:val="24"/>
                <w:szCs w:val="24"/>
              </w:rPr>
            </w:pPr>
            <w:r w:rsidDel="00000000" w:rsidR="00000000" w:rsidRPr="00000000">
              <w:rPr>
                <w:b w:val="1"/>
                <w:bCs w:val="1"/>
                <w:sz w:val="24"/>
                <w:szCs w:val="24"/>
                <w:rtl w:val="0"/>
              </w:rPr>
              <w:t xml:space="preserve">⚠️ Low Coupon Balance</w:t>
            </w:r>
          </w:p>
          <w:p w:rsidR="00000000" w:rsidDel="00000000" w:rsidP="00000000" w:rsidRDefault="00000000" w:rsidRPr="00000000" w14:paraId="000006B5">
            <w:pPr>
              <w:spacing w:line="240" w:lineRule="auto"/>
              <w:rPr>
                <w:b w:val="1"/>
                <w:bCs w:val="1"/>
                <w:sz w:val="24"/>
                <w:szCs w:val="24"/>
              </w:rPr>
            </w:pPr>
            <w:r w:rsidDel="00000000" w:rsidR="00000000" w:rsidRPr="00000000">
              <w:rPr>
                <w:b w:val="1"/>
                <w:bCs w:val="1"/>
                <w:sz w:val="24"/>
                <w:szCs w:val="24"/>
                <w:rtl w:val="0"/>
              </w:rPr>
              <w:t xml:space="preserve">You have only 32 coupons remaining.   </w:t>
            </w:r>
          </w:p>
          <w:p w:rsidR="00000000" w:rsidDel="00000000" w:rsidP="00000000" w:rsidRDefault="00000000" w:rsidRPr="00000000" w14:paraId="000006B6">
            <w:pPr>
              <w:spacing w:line="240" w:lineRule="auto"/>
              <w:rPr>
                <w:b w:val="1"/>
                <w:bCs w:val="1"/>
                <w:sz w:val="24"/>
                <w:szCs w:val="24"/>
              </w:rPr>
            </w:pPr>
            <w:r w:rsidDel="00000000" w:rsidR="00000000" w:rsidRPr="00000000">
              <w:rPr>
                <w:b w:val="1"/>
                <w:bCs w:val="1"/>
                <w:sz w:val="24"/>
                <w:szCs w:val="24"/>
                <w:rtl w:val="0"/>
              </w:rPr>
              <w:t xml:space="preserve"> [Request More Coupons]</w:t>
            </w:r>
          </w:p>
        </w:tc>
      </w:tr>
    </w:tbl>
    <w:p w:rsidR="00000000" w:rsidDel="00000000" w:rsidP="00000000" w:rsidRDefault="00000000" w:rsidRPr="00000000" w14:paraId="000006B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B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B9">
      <w:pPr>
        <w:spacing w:line="240" w:lineRule="auto"/>
        <w:rPr>
          <w:b w:val="1"/>
          <w:bCs w:val="1"/>
          <w:sz w:val="24"/>
          <w:szCs w:val="24"/>
        </w:rPr>
      </w:pPr>
      <w:r w:rsidDel="00000000" w:rsidR="00000000" w:rsidRPr="00000000">
        <w:rPr>
          <w:b w:val="1"/>
          <w:bCs w:val="1"/>
          <w:sz w:val="24"/>
          <w:szCs w:val="24"/>
          <w:rtl w:val="0"/>
        </w:rPr>
        <w:t xml:space="preserve">When Coupons Finish (Zero Available)</w:t>
      </w:r>
    </w:p>
    <w:p w:rsidR="00000000" w:rsidDel="00000000" w:rsidP="00000000" w:rsidRDefault="00000000" w:rsidRPr="00000000" w14:paraId="000006B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BB">
      <w:pPr>
        <w:spacing w:line="240" w:lineRule="auto"/>
        <w:rPr>
          <w:sz w:val="24"/>
          <w:szCs w:val="24"/>
        </w:rPr>
      </w:pPr>
      <w:r w:rsidDel="00000000" w:rsidR="00000000" w:rsidRPr="00000000">
        <w:rPr>
          <w:sz w:val="24"/>
          <w:szCs w:val="24"/>
          <w:rtl w:val="0"/>
        </w:rPr>
        <w:t xml:space="preserve">Scenario: Dealer tries to validate coupon but none available.</w:t>
      </w:r>
    </w:p>
    <w:p w:rsidR="00000000" w:rsidDel="00000000" w:rsidP="00000000" w:rsidRDefault="00000000" w:rsidRPr="00000000" w14:paraId="000006BC">
      <w:pPr>
        <w:spacing w:line="240" w:lineRule="auto"/>
        <w:rPr>
          <w:sz w:val="24"/>
          <w:szCs w:val="24"/>
        </w:rPr>
      </w:pPr>
      <w:r w:rsidDel="00000000" w:rsidR="00000000" w:rsidRPr="00000000">
        <w:rPr>
          <w:rtl w:val="0"/>
        </w:rPr>
      </w:r>
    </w:p>
    <w:p w:rsidR="00000000" w:rsidDel="00000000" w:rsidP="00000000" w:rsidRDefault="00000000" w:rsidRPr="00000000" w14:paraId="000006BD">
      <w:pPr>
        <w:spacing w:line="240" w:lineRule="auto"/>
        <w:rPr>
          <w:b w:val="1"/>
          <w:bCs w:val="1"/>
          <w:sz w:val="24"/>
          <w:szCs w:val="24"/>
        </w:rPr>
      </w:pPr>
      <w:r w:rsidDel="00000000" w:rsidR="00000000" w:rsidRPr="00000000">
        <w:rPr>
          <w:b w:val="1"/>
          <w:bCs w:val="1"/>
          <w:sz w:val="24"/>
          <w:szCs w:val="24"/>
          <w:rtl w:val="0"/>
        </w:rPr>
        <w:t xml:space="preserve">Error Message:</w:t>
      </w:r>
    </w:p>
    <w:p w:rsidR="00000000" w:rsidDel="00000000" w:rsidP="00000000" w:rsidRDefault="00000000" w:rsidRPr="00000000" w14:paraId="000006BE">
      <w:pPr>
        <w:spacing w:line="240" w:lineRule="auto"/>
        <w:rPr>
          <w:b w:val="1"/>
          <w:bCs w:val="1"/>
          <w:sz w:val="24"/>
          <w:szCs w:val="24"/>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spacing w:line="240" w:lineRule="auto"/>
              <w:rPr>
                <w:sz w:val="24"/>
                <w:szCs w:val="24"/>
              </w:rPr>
            </w:pP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No Coupons Available</w:t>
            </w:r>
          </w:p>
          <w:p w:rsidR="00000000" w:rsidDel="00000000" w:rsidP="00000000" w:rsidRDefault="00000000" w:rsidRPr="00000000" w14:paraId="000006C0">
            <w:pPr>
              <w:spacing w:line="240" w:lineRule="auto"/>
              <w:rPr>
                <w:sz w:val="24"/>
                <w:szCs w:val="24"/>
              </w:rPr>
            </w:pPr>
            <w:r w:rsidDel="00000000" w:rsidR="00000000" w:rsidRPr="00000000">
              <w:rPr>
                <w:sz w:val="24"/>
                <w:szCs w:val="24"/>
                <w:rtl w:val="0"/>
              </w:rPr>
              <w:t xml:space="preserve">You have no verification coupons remaining.</w:t>
            </w:r>
          </w:p>
          <w:p w:rsidR="00000000" w:rsidDel="00000000" w:rsidP="00000000" w:rsidRDefault="00000000" w:rsidRPr="00000000" w14:paraId="000006C1">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C2">
            <w:pPr>
              <w:spacing w:line="240" w:lineRule="auto"/>
              <w:rPr>
                <w:sz w:val="24"/>
                <w:szCs w:val="24"/>
              </w:rPr>
            </w:pPr>
            <w:r w:rsidDel="00000000" w:rsidR="00000000" w:rsidRPr="00000000">
              <w:rPr>
                <w:sz w:val="24"/>
                <w:szCs w:val="24"/>
                <w:rtl w:val="0"/>
              </w:rPr>
              <w:t xml:space="preserve">Please contact iTarang support to request</w:t>
            </w:r>
          </w:p>
          <w:p w:rsidR="00000000" w:rsidDel="00000000" w:rsidP="00000000" w:rsidRDefault="00000000" w:rsidRPr="00000000" w14:paraId="000006C3">
            <w:pPr>
              <w:spacing w:line="240" w:lineRule="auto"/>
              <w:rPr>
                <w:sz w:val="24"/>
                <w:szCs w:val="24"/>
              </w:rPr>
            </w:pPr>
            <w:r w:rsidDel="00000000" w:rsidR="00000000" w:rsidRPr="00000000">
              <w:rPr>
                <w:sz w:val="24"/>
                <w:szCs w:val="24"/>
                <w:rtl w:val="0"/>
              </w:rPr>
              <w:t xml:space="preserve">new coupons: </w:t>
            </w:r>
          </w:p>
          <w:p w:rsidR="00000000" w:rsidDel="00000000" w:rsidP="00000000" w:rsidRDefault="00000000" w:rsidRPr="00000000" w14:paraId="000006C4">
            <w:pPr>
              <w:spacing w:line="240" w:lineRule="auto"/>
              <w:rPr>
                <w:sz w:val="24"/>
                <w:szCs w:val="24"/>
              </w:rPr>
            </w:pPr>
            <w:r w:rsidDel="00000000" w:rsidR="00000000" w:rsidRPr="00000000">
              <w:rPr>
                <w:rtl w:val="0"/>
              </w:rPr>
            </w:r>
          </w:p>
          <w:p w:rsidR="00000000" w:rsidDel="00000000" w:rsidP="00000000" w:rsidRDefault="00000000" w:rsidRPr="00000000" w14:paraId="000006C5">
            <w:pPr>
              <w:spacing w:line="240" w:lineRule="auto"/>
              <w:rPr>
                <w:b w:val="1"/>
                <w:bCs w:val="1"/>
                <w:sz w:val="24"/>
                <w:szCs w:val="24"/>
              </w:rPr>
            </w:pPr>
            <w:r w:rsidDel="00000000" w:rsidR="00000000" w:rsidRPr="00000000">
              <w:rPr>
                <w:sz w:val="24"/>
                <w:szCs w:val="24"/>
                <w:rtl w:val="0"/>
              </w:rPr>
              <w:t xml:space="preserve"> 📧 support@itarang.com  </w:t>
            </w:r>
            <w:r w:rsidDel="00000000" w:rsidR="00000000" w:rsidRPr="00000000">
              <w:rPr>
                <w:b w:val="1"/>
                <w:bCs w:val="1"/>
                <w:sz w:val="24"/>
                <w:szCs w:val="24"/>
                <w:rtl w:val="0"/>
              </w:rPr>
              <w:t xml:space="preserve">📞 1</w:t>
            </w:r>
            <w:r w:rsidDel="00000000" w:rsidR="00000000" w:rsidRPr="00000000">
              <w:rPr>
                <w:sz w:val="24"/>
                <w:szCs w:val="24"/>
                <w:rtl w:val="0"/>
              </w:rPr>
              <w:t xml:space="preserve">800-XXX-XXXX  [Contact Support]</w:t>
            </w:r>
            <w:r w:rsidDel="00000000" w:rsidR="00000000" w:rsidRPr="00000000">
              <w:rPr>
                <w:rtl w:val="0"/>
              </w:rPr>
            </w:r>
          </w:p>
        </w:tc>
      </w:tr>
    </w:tbl>
    <w:p w:rsidR="00000000" w:rsidDel="00000000" w:rsidP="00000000" w:rsidRDefault="00000000" w:rsidRPr="00000000" w14:paraId="000006C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C7">
      <w:pPr>
        <w:spacing w:line="240" w:lineRule="auto"/>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6C8">
      <w:pPr>
        <w:spacing w:line="240" w:lineRule="auto"/>
        <w:rPr>
          <w:sz w:val="24"/>
          <w:szCs w:val="24"/>
        </w:rPr>
      </w:pPr>
      <w:r w:rsidDel="00000000" w:rsidR="00000000" w:rsidRPr="00000000">
        <w:rPr>
          <w:rtl w:val="0"/>
        </w:rPr>
      </w:r>
    </w:p>
    <w:p w:rsidR="00000000" w:rsidDel="00000000" w:rsidP="00000000" w:rsidRDefault="00000000" w:rsidRPr="00000000" w14:paraId="000006C9">
      <w:pPr>
        <w:spacing w:line="240" w:lineRule="auto"/>
        <w:rPr>
          <w:sz w:val="24"/>
          <w:szCs w:val="24"/>
        </w:rPr>
      </w:pPr>
      <w:r w:rsidDel="00000000" w:rsidR="00000000" w:rsidRPr="00000000">
        <w:rPr>
          <w:sz w:val="24"/>
          <w:szCs w:val="24"/>
          <w:rtl w:val="0"/>
        </w:rPr>
        <w:t xml:space="preserve">// In coupon validation API</w:t>
      </w:r>
    </w:p>
    <w:p w:rsidR="00000000" w:rsidDel="00000000" w:rsidP="00000000" w:rsidRDefault="00000000" w:rsidRPr="00000000" w14:paraId="000006CA">
      <w:pPr>
        <w:spacing w:line="240" w:lineRule="auto"/>
        <w:rPr>
          <w:sz w:val="24"/>
          <w:szCs w:val="24"/>
        </w:rPr>
      </w:pPr>
      <w:r w:rsidDel="00000000" w:rsidR="00000000" w:rsidRPr="00000000">
        <w:rPr>
          <w:sz w:val="24"/>
          <w:szCs w:val="24"/>
          <w:rtl w:val="0"/>
        </w:rPr>
        <w:t xml:space="preserve">const availableCoupons = await db.coupons.count({</w:t>
      </w:r>
    </w:p>
    <w:p w:rsidR="00000000" w:rsidDel="00000000" w:rsidP="00000000" w:rsidRDefault="00000000" w:rsidRPr="00000000" w14:paraId="000006CB">
      <w:pPr>
        <w:spacing w:line="240" w:lineRule="auto"/>
        <w:rPr>
          <w:sz w:val="24"/>
          <w:szCs w:val="24"/>
        </w:rPr>
      </w:pPr>
      <w:r w:rsidDel="00000000" w:rsidR="00000000" w:rsidRPr="00000000">
        <w:rPr>
          <w:sz w:val="24"/>
          <w:szCs w:val="24"/>
          <w:rtl w:val="0"/>
        </w:rPr>
        <w:t xml:space="preserve">  where: {</w:t>
      </w:r>
    </w:p>
    <w:p w:rsidR="00000000" w:rsidDel="00000000" w:rsidP="00000000" w:rsidRDefault="00000000" w:rsidRPr="00000000" w14:paraId="000006CC">
      <w:pPr>
        <w:spacing w:line="240" w:lineRule="auto"/>
        <w:rPr>
          <w:sz w:val="24"/>
          <w:szCs w:val="24"/>
        </w:rPr>
      </w:pPr>
      <w:r w:rsidDel="00000000" w:rsidR="00000000" w:rsidRPr="00000000">
        <w:rPr>
          <w:sz w:val="24"/>
          <w:szCs w:val="24"/>
          <w:rtl w:val="0"/>
        </w:rPr>
        <w:t xml:space="preserve">    dealer_id: dealerId,</w:t>
      </w:r>
    </w:p>
    <w:p w:rsidR="00000000" w:rsidDel="00000000" w:rsidP="00000000" w:rsidRDefault="00000000" w:rsidRPr="00000000" w14:paraId="000006CD">
      <w:pPr>
        <w:spacing w:line="240" w:lineRule="auto"/>
        <w:rPr>
          <w:sz w:val="24"/>
          <w:szCs w:val="24"/>
        </w:rPr>
      </w:pPr>
      <w:r w:rsidDel="00000000" w:rsidR="00000000" w:rsidRPr="00000000">
        <w:rPr>
          <w:sz w:val="24"/>
          <w:szCs w:val="24"/>
          <w:rtl w:val="0"/>
        </w:rPr>
        <w:t xml:space="preserve">    status: 'available'</w:t>
      </w:r>
    </w:p>
    <w:p w:rsidR="00000000" w:rsidDel="00000000" w:rsidP="00000000" w:rsidRDefault="00000000" w:rsidRPr="00000000" w14:paraId="000006CE">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CF">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6D0">
      <w:pPr>
        <w:spacing w:line="240" w:lineRule="auto"/>
        <w:rPr>
          <w:sz w:val="24"/>
          <w:szCs w:val="24"/>
        </w:rPr>
      </w:pPr>
      <w:r w:rsidDel="00000000" w:rsidR="00000000" w:rsidRPr="00000000">
        <w:rPr>
          <w:rtl w:val="0"/>
        </w:rPr>
      </w:r>
    </w:p>
    <w:p w:rsidR="00000000" w:rsidDel="00000000" w:rsidP="00000000" w:rsidRDefault="00000000" w:rsidRPr="00000000" w14:paraId="000006D1">
      <w:pPr>
        <w:spacing w:line="240" w:lineRule="auto"/>
        <w:rPr>
          <w:sz w:val="24"/>
          <w:szCs w:val="24"/>
        </w:rPr>
      </w:pPr>
      <w:r w:rsidDel="00000000" w:rsidR="00000000" w:rsidRPr="00000000">
        <w:rPr>
          <w:sz w:val="24"/>
          <w:szCs w:val="24"/>
          <w:rtl w:val="0"/>
        </w:rPr>
        <w:t xml:space="preserve">if (availableCoupons === 0) {</w:t>
      </w:r>
    </w:p>
    <w:p w:rsidR="00000000" w:rsidDel="00000000" w:rsidP="00000000" w:rsidRDefault="00000000" w:rsidRPr="00000000" w14:paraId="000006D2">
      <w:pPr>
        <w:spacing w:line="240" w:lineRule="auto"/>
        <w:rPr>
          <w:sz w:val="24"/>
          <w:szCs w:val="24"/>
        </w:rPr>
      </w:pPr>
      <w:r w:rsidDel="00000000" w:rsidR="00000000" w:rsidRPr="00000000">
        <w:rPr>
          <w:sz w:val="24"/>
          <w:szCs w:val="24"/>
          <w:rtl w:val="0"/>
        </w:rPr>
        <w:t xml:space="preserve">  // Send alert to admin</w:t>
      </w:r>
    </w:p>
    <w:p w:rsidR="00000000" w:rsidDel="00000000" w:rsidP="00000000" w:rsidRDefault="00000000" w:rsidRPr="00000000" w14:paraId="000006D3">
      <w:pPr>
        <w:spacing w:line="240" w:lineRule="auto"/>
        <w:rPr>
          <w:sz w:val="24"/>
          <w:szCs w:val="24"/>
        </w:rPr>
      </w:pPr>
      <w:r w:rsidDel="00000000" w:rsidR="00000000" w:rsidRPr="00000000">
        <w:rPr>
          <w:sz w:val="24"/>
          <w:szCs w:val="24"/>
          <w:rtl w:val="0"/>
        </w:rPr>
        <w:t xml:space="preserve">  await sendAdminNotification({</w:t>
      </w:r>
    </w:p>
    <w:p w:rsidR="00000000" w:rsidDel="00000000" w:rsidP="00000000" w:rsidRDefault="00000000" w:rsidRPr="00000000" w14:paraId="000006D4">
      <w:pPr>
        <w:spacing w:line="240" w:lineRule="auto"/>
        <w:rPr>
          <w:sz w:val="24"/>
          <w:szCs w:val="24"/>
        </w:rPr>
      </w:pPr>
      <w:r w:rsidDel="00000000" w:rsidR="00000000" w:rsidRPr="00000000">
        <w:rPr>
          <w:sz w:val="24"/>
          <w:szCs w:val="24"/>
          <w:rtl w:val="0"/>
        </w:rPr>
        <w:t xml:space="preserve">    type: 'dealer_out_of_coupons',</w:t>
      </w:r>
    </w:p>
    <w:p w:rsidR="00000000" w:rsidDel="00000000" w:rsidP="00000000" w:rsidRDefault="00000000" w:rsidRPr="00000000" w14:paraId="000006D5">
      <w:pPr>
        <w:spacing w:line="240" w:lineRule="auto"/>
        <w:rPr>
          <w:sz w:val="24"/>
          <w:szCs w:val="24"/>
        </w:rPr>
      </w:pPr>
      <w:r w:rsidDel="00000000" w:rsidR="00000000" w:rsidRPr="00000000">
        <w:rPr>
          <w:sz w:val="24"/>
          <w:szCs w:val="24"/>
          <w:rtl w:val="0"/>
        </w:rPr>
        <w:t xml:space="preserve">    dealerId: dealerId,</w:t>
      </w:r>
    </w:p>
    <w:p w:rsidR="00000000" w:rsidDel="00000000" w:rsidP="00000000" w:rsidRDefault="00000000" w:rsidRPr="00000000" w14:paraId="000006D6">
      <w:pPr>
        <w:spacing w:line="240" w:lineRule="auto"/>
        <w:rPr>
          <w:sz w:val="24"/>
          <w:szCs w:val="24"/>
        </w:rPr>
      </w:pPr>
      <w:r w:rsidDel="00000000" w:rsidR="00000000" w:rsidRPr="00000000">
        <w:rPr>
          <w:sz w:val="24"/>
          <w:szCs w:val="24"/>
          <w:rtl w:val="0"/>
        </w:rPr>
        <w:t xml:space="preserve">    dealerName: dealer.name,</w:t>
      </w:r>
    </w:p>
    <w:p w:rsidR="00000000" w:rsidDel="00000000" w:rsidP="00000000" w:rsidRDefault="00000000" w:rsidRPr="00000000" w14:paraId="000006D7">
      <w:pPr>
        <w:spacing w:line="240" w:lineRule="auto"/>
        <w:rPr>
          <w:sz w:val="24"/>
          <w:szCs w:val="24"/>
        </w:rPr>
      </w:pPr>
      <w:r w:rsidDel="00000000" w:rsidR="00000000" w:rsidRPr="00000000">
        <w:rPr>
          <w:sz w:val="24"/>
          <w:szCs w:val="24"/>
          <w:rtl w:val="0"/>
        </w:rPr>
        <w:t xml:space="preserve">    message: `Dealer ${dealer.name} has run out of coupons`</w:t>
      </w:r>
    </w:p>
    <w:p w:rsidR="00000000" w:rsidDel="00000000" w:rsidP="00000000" w:rsidRDefault="00000000" w:rsidRPr="00000000" w14:paraId="000006D8">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D9">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DA">
      <w:pPr>
        <w:spacing w:line="240" w:lineRule="auto"/>
        <w:rPr>
          <w:sz w:val="24"/>
          <w:szCs w:val="24"/>
        </w:rPr>
      </w:pPr>
      <w:r w:rsidDel="00000000" w:rsidR="00000000" w:rsidRPr="00000000">
        <w:rPr>
          <w:sz w:val="24"/>
          <w:szCs w:val="24"/>
          <w:rtl w:val="0"/>
        </w:rPr>
        <w:t xml:space="preserve">  return {</w:t>
      </w:r>
    </w:p>
    <w:p w:rsidR="00000000" w:rsidDel="00000000" w:rsidP="00000000" w:rsidRDefault="00000000" w:rsidRPr="00000000" w14:paraId="000006DB">
      <w:pPr>
        <w:spacing w:line="240" w:lineRule="auto"/>
        <w:rPr>
          <w:sz w:val="24"/>
          <w:szCs w:val="24"/>
        </w:rPr>
      </w:pPr>
      <w:r w:rsidDel="00000000" w:rsidR="00000000" w:rsidRPr="00000000">
        <w:rPr>
          <w:sz w:val="24"/>
          <w:szCs w:val="24"/>
          <w:rtl w:val="0"/>
        </w:rPr>
        <w:t xml:space="preserve">    valid: false,</w:t>
      </w:r>
    </w:p>
    <w:p w:rsidR="00000000" w:rsidDel="00000000" w:rsidP="00000000" w:rsidRDefault="00000000" w:rsidRPr="00000000" w14:paraId="000006DC">
      <w:pPr>
        <w:spacing w:line="240" w:lineRule="auto"/>
        <w:rPr>
          <w:sz w:val="24"/>
          <w:szCs w:val="24"/>
        </w:rPr>
      </w:pPr>
      <w:r w:rsidDel="00000000" w:rsidR="00000000" w:rsidRPr="00000000">
        <w:rPr>
          <w:sz w:val="24"/>
          <w:szCs w:val="24"/>
          <w:rtl w:val="0"/>
        </w:rPr>
        <w:t xml:space="preserve">    error: "NO_COUPONS_AVAILABLE",</w:t>
      </w:r>
    </w:p>
    <w:p w:rsidR="00000000" w:rsidDel="00000000" w:rsidP="00000000" w:rsidRDefault="00000000" w:rsidRPr="00000000" w14:paraId="000006DD">
      <w:pPr>
        <w:spacing w:line="240" w:lineRule="auto"/>
        <w:rPr>
          <w:sz w:val="24"/>
          <w:szCs w:val="24"/>
        </w:rPr>
      </w:pPr>
      <w:r w:rsidDel="00000000" w:rsidR="00000000" w:rsidRPr="00000000">
        <w:rPr>
          <w:sz w:val="24"/>
          <w:szCs w:val="24"/>
          <w:rtl w:val="0"/>
        </w:rPr>
        <w:t xml:space="preserve">    message: "No verification coupons available. Please contact support.",</w:t>
      </w:r>
    </w:p>
    <w:p w:rsidR="00000000" w:rsidDel="00000000" w:rsidP="00000000" w:rsidRDefault="00000000" w:rsidRPr="00000000" w14:paraId="000006DE">
      <w:pPr>
        <w:spacing w:line="240" w:lineRule="auto"/>
        <w:rPr>
          <w:sz w:val="24"/>
          <w:szCs w:val="24"/>
        </w:rPr>
      </w:pPr>
      <w:r w:rsidDel="00000000" w:rsidR="00000000" w:rsidRPr="00000000">
        <w:rPr>
          <w:sz w:val="24"/>
          <w:szCs w:val="24"/>
          <w:rtl w:val="0"/>
        </w:rPr>
        <w:t xml:space="preserve">    supportContact: {</w:t>
      </w:r>
    </w:p>
    <w:p w:rsidR="00000000" w:rsidDel="00000000" w:rsidP="00000000" w:rsidRDefault="00000000" w:rsidRPr="00000000" w14:paraId="000006DF">
      <w:pPr>
        <w:spacing w:line="240" w:lineRule="auto"/>
        <w:rPr>
          <w:sz w:val="24"/>
          <w:szCs w:val="24"/>
        </w:rPr>
      </w:pPr>
      <w:r w:rsidDel="00000000" w:rsidR="00000000" w:rsidRPr="00000000">
        <w:rPr>
          <w:sz w:val="24"/>
          <w:szCs w:val="24"/>
          <w:rtl w:val="0"/>
        </w:rPr>
        <w:t xml:space="preserve">      email: "support@itarang.com",</w:t>
      </w:r>
    </w:p>
    <w:p w:rsidR="00000000" w:rsidDel="00000000" w:rsidP="00000000" w:rsidRDefault="00000000" w:rsidRPr="00000000" w14:paraId="000006E0">
      <w:pPr>
        <w:spacing w:line="240" w:lineRule="auto"/>
        <w:rPr>
          <w:sz w:val="24"/>
          <w:szCs w:val="24"/>
        </w:rPr>
      </w:pPr>
      <w:r w:rsidDel="00000000" w:rsidR="00000000" w:rsidRPr="00000000">
        <w:rPr>
          <w:sz w:val="24"/>
          <w:szCs w:val="24"/>
          <w:rtl w:val="0"/>
        </w:rPr>
        <w:t xml:space="preserve">      phone: "1800-XXX-XXXX"</w:t>
      </w:r>
    </w:p>
    <w:p w:rsidR="00000000" w:rsidDel="00000000" w:rsidP="00000000" w:rsidRDefault="00000000" w:rsidRPr="00000000" w14:paraId="000006E1">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E2">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E3">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6E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6E5">
      <w:pPr>
        <w:spacing w:line="240" w:lineRule="auto"/>
        <w:rPr>
          <w:sz w:val="24"/>
          <w:szCs w:val="24"/>
        </w:rPr>
      </w:pPr>
      <w:r w:rsidDel="00000000" w:rsidR="00000000" w:rsidRPr="00000000">
        <w:rPr>
          <w:b w:val="1"/>
          <w:bCs w:val="1"/>
          <w:sz w:val="24"/>
          <w:szCs w:val="24"/>
          <w:rtl w:val="0"/>
        </w:rPr>
        <w:t xml:space="preserve">COUPON EXPIRY - AUTO-CLEANUP </w:t>
      </w:r>
      <w:r w:rsidDel="00000000" w:rsidR="00000000" w:rsidRPr="00000000">
        <w:rPr>
          <w:sz w:val="24"/>
          <w:szCs w:val="24"/>
          <w:rtl w:val="0"/>
        </w:rPr>
        <w:t xml:space="preserve">(Cron Job: Runs daily at midnight)</w:t>
      </w:r>
    </w:p>
    <w:p w:rsidR="00000000" w:rsidDel="00000000" w:rsidP="00000000" w:rsidRDefault="00000000" w:rsidRPr="00000000" w14:paraId="000006E6">
      <w:pPr>
        <w:spacing w:line="240" w:lineRule="auto"/>
        <w:rPr>
          <w:sz w:val="24"/>
          <w:szCs w:val="24"/>
        </w:rPr>
      </w:pPr>
      <w:r w:rsidDel="00000000" w:rsidR="00000000" w:rsidRPr="00000000">
        <w:rPr>
          <w:rtl w:val="0"/>
        </w:rPr>
      </w:r>
    </w:p>
    <w:p w:rsidR="00000000" w:rsidDel="00000000" w:rsidP="00000000" w:rsidRDefault="00000000" w:rsidRPr="00000000" w14:paraId="000006E7">
      <w:pPr>
        <w:spacing w:line="240" w:lineRule="auto"/>
        <w:rPr>
          <w:sz w:val="24"/>
          <w:szCs w:val="24"/>
        </w:rPr>
      </w:pPr>
      <w:r w:rsidDel="00000000" w:rsidR="00000000" w:rsidRPr="00000000">
        <w:rPr>
          <w:sz w:val="24"/>
          <w:szCs w:val="24"/>
          <w:rtl w:val="0"/>
        </w:rPr>
        <w:t xml:space="preserve">// Scheduled task: 0 0 * * * (Daily at 00:00)</w:t>
      </w:r>
    </w:p>
    <w:p w:rsidR="00000000" w:rsidDel="00000000" w:rsidP="00000000" w:rsidRDefault="00000000" w:rsidRPr="00000000" w14:paraId="000006E8">
      <w:pPr>
        <w:spacing w:line="240" w:lineRule="auto"/>
        <w:rPr>
          <w:sz w:val="24"/>
          <w:szCs w:val="24"/>
        </w:rPr>
      </w:pPr>
      <w:r w:rsidDel="00000000" w:rsidR="00000000" w:rsidRPr="00000000">
        <w:rPr>
          <w:rtl w:val="0"/>
        </w:rPr>
      </w:r>
    </w:p>
    <w:p w:rsidR="00000000" w:rsidDel="00000000" w:rsidP="00000000" w:rsidRDefault="00000000" w:rsidRPr="00000000" w14:paraId="000006E9">
      <w:pPr>
        <w:spacing w:line="240" w:lineRule="auto"/>
        <w:rPr>
          <w:sz w:val="24"/>
          <w:szCs w:val="24"/>
        </w:rPr>
      </w:pPr>
      <w:r w:rsidDel="00000000" w:rsidR="00000000" w:rsidRPr="00000000">
        <w:rPr>
          <w:sz w:val="24"/>
          <w:szCs w:val="24"/>
          <w:rtl w:val="0"/>
        </w:rPr>
        <w:t xml:space="preserve">async function expireOldCoupons() {</w:t>
      </w:r>
    </w:p>
    <w:p w:rsidR="00000000" w:rsidDel="00000000" w:rsidP="00000000" w:rsidRDefault="00000000" w:rsidRPr="00000000" w14:paraId="000006EA">
      <w:pPr>
        <w:spacing w:line="240" w:lineRule="auto"/>
        <w:rPr>
          <w:sz w:val="24"/>
          <w:szCs w:val="24"/>
        </w:rPr>
      </w:pPr>
      <w:r w:rsidDel="00000000" w:rsidR="00000000" w:rsidRPr="00000000">
        <w:rPr>
          <w:sz w:val="24"/>
          <w:szCs w:val="24"/>
          <w:rtl w:val="0"/>
        </w:rPr>
        <w:t xml:space="preserve">  const today = new Date();</w:t>
      </w:r>
    </w:p>
    <w:p w:rsidR="00000000" w:rsidDel="00000000" w:rsidP="00000000" w:rsidRDefault="00000000" w:rsidRPr="00000000" w14:paraId="000006EB">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EC">
      <w:pPr>
        <w:spacing w:line="240" w:lineRule="auto"/>
        <w:rPr>
          <w:sz w:val="24"/>
          <w:szCs w:val="24"/>
        </w:rPr>
      </w:pPr>
      <w:r w:rsidDel="00000000" w:rsidR="00000000" w:rsidRPr="00000000">
        <w:rPr>
          <w:sz w:val="24"/>
          <w:szCs w:val="24"/>
          <w:rtl w:val="0"/>
        </w:rPr>
        <w:t xml:space="preserve">  // Find all coupons past expiry date but not yet marked expired</w:t>
      </w:r>
    </w:p>
    <w:p w:rsidR="00000000" w:rsidDel="00000000" w:rsidP="00000000" w:rsidRDefault="00000000" w:rsidRPr="00000000" w14:paraId="000006ED">
      <w:pPr>
        <w:spacing w:line="240" w:lineRule="auto"/>
        <w:rPr>
          <w:sz w:val="24"/>
          <w:szCs w:val="24"/>
        </w:rPr>
      </w:pPr>
      <w:r w:rsidDel="00000000" w:rsidR="00000000" w:rsidRPr="00000000">
        <w:rPr>
          <w:sz w:val="24"/>
          <w:szCs w:val="24"/>
          <w:rtl w:val="0"/>
        </w:rPr>
        <w:t xml:space="preserve">  const expiredCoupons = await db.coupons.findAll({</w:t>
      </w:r>
    </w:p>
    <w:p w:rsidR="00000000" w:rsidDel="00000000" w:rsidP="00000000" w:rsidRDefault="00000000" w:rsidRPr="00000000" w14:paraId="000006EE">
      <w:pPr>
        <w:spacing w:line="240" w:lineRule="auto"/>
        <w:rPr>
          <w:sz w:val="24"/>
          <w:szCs w:val="24"/>
        </w:rPr>
      </w:pPr>
      <w:r w:rsidDel="00000000" w:rsidR="00000000" w:rsidRPr="00000000">
        <w:rPr>
          <w:sz w:val="24"/>
          <w:szCs w:val="24"/>
          <w:rtl w:val="0"/>
        </w:rPr>
        <w:t xml:space="preserve">    where: {</w:t>
      </w:r>
    </w:p>
    <w:p w:rsidR="00000000" w:rsidDel="00000000" w:rsidP="00000000" w:rsidRDefault="00000000" w:rsidRPr="00000000" w14:paraId="000006EF">
      <w:pPr>
        <w:spacing w:line="240" w:lineRule="auto"/>
        <w:rPr>
          <w:sz w:val="24"/>
          <w:szCs w:val="24"/>
        </w:rPr>
      </w:pPr>
      <w:r w:rsidDel="00000000" w:rsidR="00000000" w:rsidRPr="00000000">
        <w:rPr>
          <w:sz w:val="24"/>
          <w:szCs w:val="24"/>
          <w:rtl w:val="0"/>
        </w:rPr>
        <w:t xml:space="preserve">      expiry_date: { $lt: today },</w:t>
      </w:r>
    </w:p>
    <w:p w:rsidR="00000000" w:rsidDel="00000000" w:rsidP="00000000" w:rsidRDefault="00000000" w:rsidRPr="00000000" w14:paraId="000006F0">
      <w:pPr>
        <w:spacing w:line="240" w:lineRule="auto"/>
        <w:rPr>
          <w:sz w:val="24"/>
          <w:szCs w:val="24"/>
        </w:rPr>
      </w:pPr>
      <w:r w:rsidDel="00000000" w:rsidR="00000000" w:rsidRPr="00000000">
        <w:rPr>
          <w:sz w:val="24"/>
          <w:szCs w:val="24"/>
          <w:rtl w:val="0"/>
        </w:rPr>
        <w:t xml:space="preserve">      status: { $in: ['available', 'reserved'] }</w:t>
      </w:r>
    </w:p>
    <w:p w:rsidR="00000000" w:rsidDel="00000000" w:rsidP="00000000" w:rsidRDefault="00000000" w:rsidRPr="00000000" w14:paraId="000006F1">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F2">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F3">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F4">
      <w:pPr>
        <w:spacing w:line="240" w:lineRule="auto"/>
        <w:rPr>
          <w:sz w:val="24"/>
          <w:szCs w:val="24"/>
        </w:rPr>
      </w:pPr>
      <w:r w:rsidDel="00000000" w:rsidR="00000000" w:rsidRPr="00000000">
        <w:rPr>
          <w:sz w:val="24"/>
          <w:szCs w:val="24"/>
          <w:rtl w:val="0"/>
        </w:rPr>
        <w:t xml:space="preserve">  console.log(`Found ${expiredCoupons.length} coupons to expire`);</w:t>
      </w:r>
    </w:p>
    <w:p w:rsidR="00000000" w:rsidDel="00000000" w:rsidP="00000000" w:rsidRDefault="00000000" w:rsidRPr="00000000" w14:paraId="000006F5">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F6">
      <w:pPr>
        <w:spacing w:line="240" w:lineRule="auto"/>
        <w:rPr>
          <w:sz w:val="24"/>
          <w:szCs w:val="24"/>
        </w:rPr>
      </w:pPr>
      <w:r w:rsidDel="00000000" w:rsidR="00000000" w:rsidRPr="00000000">
        <w:rPr>
          <w:sz w:val="24"/>
          <w:szCs w:val="24"/>
          <w:rtl w:val="0"/>
        </w:rPr>
        <w:t xml:space="preserve">  for (const coupon of expiredCoupons) {</w:t>
      </w:r>
    </w:p>
    <w:p w:rsidR="00000000" w:rsidDel="00000000" w:rsidP="00000000" w:rsidRDefault="00000000" w:rsidRPr="00000000" w14:paraId="000006F7">
      <w:pPr>
        <w:spacing w:line="240" w:lineRule="auto"/>
        <w:rPr>
          <w:sz w:val="24"/>
          <w:szCs w:val="24"/>
        </w:rPr>
      </w:pPr>
      <w:r w:rsidDel="00000000" w:rsidR="00000000" w:rsidRPr="00000000">
        <w:rPr>
          <w:sz w:val="24"/>
          <w:szCs w:val="24"/>
          <w:rtl w:val="0"/>
        </w:rPr>
        <w:t xml:space="preserve">    // If coupon was reserved, release it first</w:t>
      </w:r>
    </w:p>
    <w:p w:rsidR="00000000" w:rsidDel="00000000" w:rsidP="00000000" w:rsidRDefault="00000000" w:rsidRPr="00000000" w14:paraId="000006F8">
      <w:pPr>
        <w:spacing w:line="240" w:lineRule="auto"/>
        <w:rPr>
          <w:sz w:val="24"/>
          <w:szCs w:val="24"/>
        </w:rPr>
      </w:pPr>
      <w:r w:rsidDel="00000000" w:rsidR="00000000" w:rsidRPr="00000000">
        <w:rPr>
          <w:sz w:val="24"/>
          <w:szCs w:val="24"/>
          <w:rtl w:val="0"/>
        </w:rPr>
        <w:t xml:space="preserve">    if (coupon.status === 'reserved') {</w:t>
      </w:r>
    </w:p>
    <w:p w:rsidR="00000000" w:rsidDel="00000000" w:rsidP="00000000" w:rsidRDefault="00000000" w:rsidRPr="00000000" w14:paraId="000006F9">
      <w:pPr>
        <w:spacing w:line="240" w:lineRule="auto"/>
        <w:rPr>
          <w:sz w:val="24"/>
          <w:szCs w:val="24"/>
        </w:rPr>
      </w:pPr>
      <w:r w:rsidDel="00000000" w:rsidR="00000000" w:rsidRPr="00000000">
        <w:rPr>
          <w:sz w:val="24"/>
          <w:szCs w:val="24"/>
          <w:rtl w:val="0"/>
        </w:rPr>
        <w:t xml:space="preserve">      // Notify dealer</w:t>
      </w:r>
    </w:p>
    <w:p w:rsidR="00000000" w:rsidDel="00000000" w:rsidP="00000000" w:rsidRDefault="00000000" w:rsidRPr="00000000" w14:paraId="000006FA">
      <w:pPr>
        <w:spacing w:line="240" w:lineRule="auto"/>
        <w:rPr>
          <w:sz w:val="24"/>
          <w:szCs w:val="24"/>
        </w:rPr>
      </w:pPr>
      <w:r w:rsidDel="00000000" w:rsidR="00000000" w:rsidRPr="00000000">
        <w:rPr>
          <w:sz w:val="24"/>
          <w:szCs w:val="24"/>
          <w:rtl w:val="0"/>
        </w:rPr>
        <w:t xml:space="preserve">      await notifyDealerCouponExpired(coupon);</w:t>
      </w:r>
    </w:p>
    <w:p w:rsidR="00000000" w:rsidDel="00000000" w:rsidP="00000000" w:rsidRDefault="00000000" w:rsidRPr="00000000" w14:paraId="000006FB">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FC">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6FD">
      <w:pPr>
        <w:spacing w:line="240" w:lineRule="auto"/>
        <w:rPr>
          <w:sz w:val="24"/>
          <w:szCs w:val="24"/>
        </w:rPr>
      </w:pPr>
      <w:r w:rsidDel="00000000" w:rsidR="00000000" w:rsidRPr="00000000">
        <w:rPr>
          <w:sz w:val="24"/>
          <w:szCs w:val="24"/>
          <w:rtl w:val="0"/>
        </w:rPr>
        <w:t xml:space="preserve">    // Mark as expired</w:t>
      </w:r>
    </w:p>
    <w:p w:rsidR="00000000" w:rsidDel="00000000" w:rsidP="00000000" w:rsidRDefault="00000000" w:rsidRPr="00000000" w14:paraId="000006FE">
      <w:pPr>
        <w:spacing w:line="240" w:lineRule="auto"/>
        <w:rPr>
          <w:sz w:val="24"/>
          <w:szCs w:val="24"/>
        </w:rPr>
      </w:pPr>
      <w:r w:rsidDel="00000000" w:rsidR="00000000" w:rsidRPr="00000000">
        <w:rPr>
          <w:sz w:val="24"/>
          <w:szCs w:val="24"/>
          <w:rtl w:val="0"/>
        </w:rPr>
        <w:t xml:space="preserve">    await coupon.update({ status: 'expired' });</w:t>
      </w:r>
    </w:p>
    <w:p w:rsidR="00000000" w:rsidDel="00000000" w:rsidP="00000000" w:rsidRDefault="00000000" w:rsidRPr="00000000" w14:paraId="000006FF">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00">
      <w:pPr>
        <w:spacing w:line="240" w:lineRule="auto"/>
        <w:rPr>
          <w:sz w:val="24"/>
          <w:szCs w:val="24"/>
        </w:rPr>
      </w:pPr>
      <w:r w:rsidDel="00000000" w:rsidR="00000000" w:rsidRPr="00000000">
        <w:rPr>
          <w:sz w:val="24"/>
          <w:szCs w:val="24"/>
          <w:rtl w:val="0"/>
        </w:rPr>
        <w:t xml:space="preserve">    // Audit log</w:t>
      </w:r>
    </w:p>
    <w:p w:rsidR="00000000" w:rsidDel="00000000" w:rsidP="00000000" w:rsidRDefault="00000000" w:rsidRPr="00000000" w14:paraId="00000701">
      <w:pPr>
        <w:spacing w:line="240" w:lineRule="auto"/>
        <w:rPr>
          <w:sz w:val="24"/>
          <w:szCs w:val="24"/>
        </w:rPr>
      </w:pPr>
      <w:r w:rsidDel="00000000" w:rsidR="00000000" w:rsidRPr="00000000">
        <w:rPr>
          <w:sz w:val="24"/>
          <w:szCs w:val="24"/>
          <w:rtl w:val="0"/>
        </w:rPr>
        <w:t xml:space="preserve">    await db.coupon_audit_log.create({</w:t>
      </w:r>
    </w:p>
    <w:p w:rsidR="00000000" w:rsidDel="00000000" w:rsidP="00000000" w:rsidRDefault="00000000" w:rsidRPr="00000000" w14:paraId="00000702">
      <w:pPr>
        <w:spacing w:line="240" w:lineRule="auto"/>
        <w:rPr>
          <w:sz w:val="24"/>
          <w:szCs w:val="24"/>
        </w:rPr>
      </w:pPr>
      <w:r w:rsidDel="00000000" w:rsidR="00000000" w:rsidRPr="00000000">
        <w:rPr>
          <w:sz w:val="24"/>
          <w:szCs w:val="24"/>
          <w:rtl w:val="0"/>
        </w:rPr>
        <w:t xml:space="preserve">      coupon_id: coupon.id,</w:t>
      </w:r>
    </w:p>
    <w:p w:rsidR="00000000" w:rsidDel="00000000" w:rsidP="00000000" w:rsidRDefault="00000000" w:rsidRPr="00000000" w14:paraId="00000703">
      <w:pPr>
        <w:spacing w:line="240" w:lineRule="auto"/>
        <w:rPr>
          <w:sz w:val="24"/>
          <w:szCs w:val="24"/>
        </w:rPr>
      </w:pPr>
      <w:r w:rsidDel="00000000" w:rsidR="00000000" w:rsidRPr="00000000">
        <w:rPr>
          <w:sz w:val="24"/>
          <w:szCs w:val="24"/>
          <w:rtl w:val="0"/>
        </w:rPr>
        <w:t xml:space="preserve">      action: 'expired',</w:t>
      </w:r>
    </w:p>
    <w:p w:rsidR="00000000" w:rsidDel="00000000" w:rsidP="00000000" w:rsidRDefault="00000000" w:rsidRPr="00000000" w14:paraId="00000704">
      <w:pPr>
        <w:spacing w:line="240" w:lineRule="auto"/>
        <w:rPr>
          <w:sz w:val="24"/>
          <w:szCs w:val="24"/>
        </w:rPr>
      </w:pPr>
      <w:r w:rsidDel="00000000" w:rsidR="00000000" w:rsidRPr="00000000">
        <w:rPr>
          <w:sz w:val="24"/>
          <w:szCs w:val="24"/>
          <w:rtl w:val="0"/>
        </w:rPr>
        <w:t xml:space="preserve">      old_status: coupon.status,</w:t>
      </w:r>
    </w:p>
    <w:p w:rsidR="00000000" w:rsidDel="00000000" w:rsidP="00000000" w:rsidRDefault="00000000" w:rsidRPr="00000000" w14:paraId="00000705">
      <w:pPr>
        <w:spacing w:line="240" w:lineRule="auto"/>
        <w:rPr>
          <w:sz w:val="24"/>
          <w:szCs w:val="24"/>
        </w:rPr>
      </w:pPr>
      <w:r w:rsidDel="00000000" w:rsidR="00000000" w:rsidRPr="00000000">
        <w:rPr>
          <w:sz w:val="24"/>
          <w:szCs w:val="24"/>
          <w:rtl w:val="0"/>
        </w:rPr>
        <w:t xml:space="preserve">      new_status: 'expired',</w:t>
      </w:r>
    </w:p>
    <w:p w:rsidR="00000000" w:rsidDel="00000000" w:rsidP="00000000" w:rsidRDefault="00000000" w:rsidRPr="00000000" w14:paraId="00000706">
      <w:pPr>
        <w:spacing w:line="240" w:lineRule="auto"/>
        <w:rPr>
          <w:sz w:val="24"/>
          <w:szCs w:val="24"/>
        </w:rPr>
      </w:pPr>
      <w:r w:rsidDel="00000000" w:rsidR="00000000" w:rsidRPr="00000000">
        <w:rPr>
          <w:sz w:val="24"/>
          <w:szCs w:val="24"/>
          <w:rtl w:val="0"/>
        </w:rPr>
        <w:t xml:space="preserve">      performed_by: null, // System action</w:t>
      </w:r>
    </w:p>
    <w:p w:rsidR="00000000" w:rsidDel="00000000" w:rsidP="00000000" w:rsidRDefault="00000000" w:rsidRPr="00000000" w14:paraId="00000707">
      <w:pPr>
        <w:spacing w:line="240" w:lineRule="auto"/>
        <w:rPr>
          <w:sz w:val="24"/>
          <w:szCs w:val="24"/>
        </w:rPr>
      </w:pPr>
      <w:r w:rsidDel="00000000" w:rsidR="00000000" w:rsidRPr="00000000">
        <w:rPr>
          <w:sz w:val="24"/>
          <w:szCs w:val="24"/>
          <w:rtl w:val="0"/>
        </w:rPr>
        <w:t xml:space="preserve">      notes: 'Auto-expired by system'</w:t>
      </w:r>
    </w:p>
    <w:p w:rsidR="00000000" w:rsidDel="00000000" w:rsidP="00000000" w:rsidRDefault="00000000" w:rsidRPr="00000000" w14:paraId="00000708">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09">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0A">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0B">
      <w:pPr>
        <w:spacing w:line="240" w:lineRule="auto"/>
        <w:rPr>
          <w:sz w:val="24"/>
          <w:szCs w:val="24"/>
        </w:rPr>
      </w:pPr>
      <w:r w:rsidDel="00000000" w:rsidR="00000000" w:rsidRPr="00000000">
        <w:rPr>
          <w:sz w:val="24"/>
          <w:szCs w:val="24"/>
          <w:rtl w:val="0"/>
        </w:rPr>
        <w:t xml:space="preserve">  console.log(`Expired ${expiredCoupons.length} coupons`);</w:t>
      </w:r>
    </w:p>
    <w:p w:rsidR="00000000" w:rsidDel="00000000" w:rsidP="00000000" w:rsidRDefault="00000000" w:rsidRPr="00000000" w14:paraId="0000070C">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0D">
      <w:pPr>
        <w:spacing w:line="240" w:lineRule="auto"/>
        <w:rPr>
          <w:sz w:val="24"/>
          <w:szCs w:val="24"/>
        </w:rPr>
      </w:pPr>
      <w:r w:rsidDel="00000000" w:rsidR="00000000" w:rsidRPr="00000000">
        <w:rPr>
          <w:rtl w:val="0"/>
        </w:rPr>
      </w:r>
    </w:p>
    <w:p w:rsidR="00000000" w:rsidDel="00000000" w:rsidP="00000000" w:rsidRDefault="00000000" w:rsidRPr="00000000" w14:paraId="0000070E">
      <w:pPr>
        <w:pStyle w:val="Heading3"/>
        <w:keepNext w:val="0"/>
        <w:keepLines w:val="0"/>
        <w:spacing w:before="280" w:line="240" w:lineRule="auto"/>
        <w:rPr>
          <w:b w:val="1"/>
          <w:bCs w:val="1"/>
          <w:color w:val="000000"/>
          <w:sz w:val="26"/>
          <w:szCs w:val="26"/>
        </w:rPr>
      </w:pPr>
      <w:bookmarkStart w:colFirst="0" w:colLast="0" w:name="_9zldx9mr2hdl" w:id="37"/>
      <w:bookmarkEnd w:id="37"/>
      <w:r w:rsidDel="00000000" w:rsidR="00000000" w:rsidRPr="00000000">
        <w:rPr>
          <w:b w:val="1"/>
          <w:bCs w:val="1"/>
          <w:color w:val="000000"/>
          <w:sz w:val="26"/>
          <w:szCs w:val="26"/>
          <w:rtl w:val="0"/>
        </w:rPr>
        <w:t xml:space="preserve">GATING RULE UPDATE - STEP 2 TO ADMIN VERIFICATION</w:t>
      </w:r>
    </w:p>
    <w:p w:rsidR="00000000" w:rsidDel="00000000" w:rsidP="00000000" w:rsidRDefault="00000000" w:rsidRPr="00000000" w14:paraId="0000070F">
      <w:pPr>
        <w:spacing w:after="240" w:before="240" w:line="240" w:lineRule="auto"/>
        <w:rPr>
          <w:sz w:val="24"/>
          <w:szCs w:val="24"/>
        </w:rPr>
      </w:pPr>
      <w:r w:rsidDel="00000000" w:rsidR="00000000" w:rsidRPr="00000000">
        <w:rPr>
          <w:b w:val="1"/>
          <w:bCs w:val="1"/>
          <w:sz w:val="24"/>
          <w:szCs w:val="24"/>
          <w:rtl w:val="0"/>
        </w:rPr>
        <w:t xml:space="preserve">Critical Change:</w:t>
      </w:r>
      <w:r w:rsidDel="00000000" w:rsidR="00000000" w:rsidRPr="00000000">
        <w:rPr>
          <w:sz w:val="24"/>
          <w:szCs w:val="24"/>
          <w:rtl w:val="0"/>
        </w:rPr>
        <w:t xml:space="preserve"> Admin cannot run verification without a valid coupon.</w:t>
      </w:r>
    </w:p>
    <w:p w:rsidR="00000000" w:rsidDel="00000000" w:rsidP="00000000" w:rsidRDefault="00000000" w:rsidRPr="00000000" w14:paraId="00000710">
      <w:pPr>
        <w:spacing w:after="240" w:before="240" w:line="240" w:lineRule="auto"/>
        <w:rPr>
          <w:b w:val="1"/>
          <w:bCs w:val="1"/>
          <w:sz w:val="24"/>
          <w:szCs w:val="24"/>
        </w:rPr>
      </w:pPr>
      <w:r w:rsidDel="00000000" w:rsidR="00000000" w:rsidRPr="00000000">
        <w:rPr>
          <w:b w:val="1"/>
          <w:bCs w:val="1"/>
          <w:sz w:val="24"/>
          <w:szCs w:val="24"/>
          <w:rtl w:val="0"/>
        </w:rPr>
        <w:t xml:space="preserve">Updated Admin Verification Button Logic:</w:t>
      </w:r>
    </w:p>
    <w:p w:rsidR="00000000" w:rsidDel="00000000" w:rsidP="00000000" w:rsidRDefault="00000000" w:rsidRPr="00000000" w14:paraId="00000711">
      <w:pPr>
        <w:spacing w:line="240" w:lineRule="auto"/>
        <w:rPr>
          <w:sz w:val="24"/>
          <w:szCs w:val="24"/>
        </w:rPr>
      </w:pPr>
      <w:r w:rsidDel="00000000" w:rsidR="00000000" w:rsidRPr="00000000">
        <w:rPr>
          <w:sz w:val="24"/>
          <w:szCs w:val="24"/>
          <w:rtl w:val="0"/>
        </w:rPr>
        <w:t xml:space="preserve">/// Frontend - Step 2 (KYC Page)</w:t>
      </w:r>
    </w:p>
    <w:p w:rsidR="00000000" w:rsidDel="00000000" w:rsidP="00000000" w:rsidRDefault="00000000" w:rsidRPr="00000000" w14:paraId="00000712">
      <w:pPr>
        <w:spacing w:line="240" w:lineRule="auto"/>
        <w:rPr>
          <w:sz w:val="24"/>
          <w:szCs w:val="24"/>
        </w:rPr>
      </w:pPr>
      <w:r w:rsidDel="00000000" w:rsidR="00000000" w:rsidRPr="00000000">
        <w:rPr>
          <w:rtl w:val="0"/>
        </w:rPr>
      </w:r>
    </w:p>
    <w:p w:rsidR="00000000" w:rsidDel="00000000" w:rsidP="00000000" w:rsidRDefault="00000000" w:rsidRPr="00000000" w14:paraId="00000713">
      <w:pPr>
        <w:spacing w:line="240" w:lineRule="auto"/>
        <w:rPr>
          <w:sz w:val="24"/>
          <w:szCs w:val="24"/>
        </w:rPr>
      </w:pPr>
      <w:r w:rsidDel="00000000" w:rsidR="00000000" w:rsidRPr="00000000">
        <w:rPr>
          <w:sz w:val="24"/>
          <w:szCs w:val="24"/>
          <w:rtl w:val="0"/>
        </w:rPr>
        <w:t xml:space="preserve">const canSubmitForVerification = () =&gt; {</w:t>
      </w:r>
    </w:p>
    <w:p w:rsidR="00000000" w:rsidDel="00000000" w:rsidP="00000000" w:rsidRDefault="00000000" w:rsidRPr="00000000" w14:paraId="00000714">
      <w:pPr>
        <w:spacing w:line="240" w:lineRule="auto"/>
        <w:rPr>
          <w:sz w:val="24"/>
          <w:szCs w:val="24"/>
        </w:rPr>
      </w:pPr>
      <w:r w:rsidDel="00000000" w:rsidR="00000000" w:rsidRPr="00000000">
        <w:rPr>
          <w:sz w:val="24"/>
          <w:szCs w:val="24"/>
          <w:rtl w:val="0"/>
        </w:rPr>
        <w:t xml:space="preserve">  const checks = {</w:t>
      </w:r>
    </w:p>
    <w:p w:rsidR="00000000" w:rsidDel="00000000" w:rsidP="00000000" w:rsidRDefault="00000000" w:rsidRPr="00000000" w14:paraId="00000715">
      <w:pPr>
        <w:spacing w:line="240" w:lineRule="auto"/>
        <w:rPr>
          <w:sz w:val="24"/>
          <w:szCs w:val="24"/>
        </w:rPr>
      </w:pPr>
      <w:r w:rsidDel="00000000" w:rsidR="00000000" w:rsidRPr="00000000">
        <w:rPr>
          <w:sz w:val="24"/>
          <w:szCs w:val="24"/>
          <w:rtl w:val="0"/>
        </w:rPr>
        <w:t xml:space="preserve">    paymentMethodSelected: lead.payment_method !== null,</w:t>
      </w:r>
    </w:p>
    <w:p w:rsidR="00000000" w:rsidDel="00000000" w:rsidP="00000000" w:rsidRDefault="00000000" w:rsidRPr="00000000" w14:paraId="00000716">
      <w:pPr>
        <w:spacing w:line="240" w:lineRule="auto"/>
        <w:rPr>
          <w:sz w:val="24"/>
          <w:szCs w:val="24"/>
        </w:rPr>
      </w:pPr>
      <w:r w:rsidDel="00000000" w:rsidR="00000000" w:rsidRPr="00000000">
        <w:rPr>
          <w:sz w:val="24"/>
          <w:szCs w:val="24"/>
          <w:rtl w:val="0"/>
        </w:rPr>
        <w:t xml:space="preserve">    allDocsUploaded: uploadedDocs.length === requiredDocs.length,</w:t>
      </w:r>
    </w:p>
    <w:p w:rsidR="00000000" w:rsidDel="00000000" w:rsidP="00000000" w:rsidRDefault="00000000" w:rsidRPr="00000000" w14:paraId="00000717">
      <w:pPr>
        <w:spacing w:line="240" w:lineRule="auto"/>
        <w:rPr>
          <w:sz w:val="24"/>
          <w:szCs w:val="24"/>
        </w:rPr>
      </w:pPr>
      <w:r w:rsidDel="00000000" w:rsidR="00000000" w:rsidRPr="00000000">
        <w:rPr>
          <w:sz w:val="24"/>
          <w:szCs w:val="24"/>
          <w:rtl w:val="0"/>
        </w:rPr>
        <w:t xml:space="preserve">    consentVerified: lead.consent_status === 'admin_verified' || </w:t>
      </w:r>
    </w:p>
    <w:p w:rsidR="00000000" w:rsidDel="00000000" w:rsidP="00000000" w:rsidRDefault="00000000" w:rsidRPr="00000000" w14:paraId="00000718">
      <w:pPr>
        <w:spacing w:line="240" w:lineRule="auto"/>
        <w:rPr>
          <w:sz w:val="24"/>
          <w:szCs w:val="24"/>
        </w:rPr>
      </w:pPr>
      <w:r w:rsidDel="00000000" w:rsidR="00000000" w:rsidRPr="00000000">
        <w:rPr>
          <w:sz w:val="24"/>
          <w:szCs w:val="24"/>
          <w:rtl w:val="0"/>
        </w:rPr>
        <w:t xml:space="preserve">                     lead.consent_status === 'manual_verified',</w:t>
      </w:r>
    </w:p>
    <w:p w:rsidR="00000000" w:rsidDel="00000000" w:rsidP="00000000" w:rsidRDefault="00000000" w:rsidRPr="00000000" w14:paraId="00000719">
      <w:pPr>
        <w:spacing w:line="240" w:lineRule="auto"/>
        <w:rPr>
          <w:sz w:val="24"/>
          <w:szCs w:val="24"/>
        </w:rPr>
      </w:pPr>
      <w:r w:rsidDel="00000000" w:rsidR="00000000" w:rsidRPr="00000000">
        <w:rPr>
          <w:sz w:val="24"/>
          <w:szCs w:val="24"/>
          <w:rtl w:val="0"/>
        </w:rPr>
        <w:t xml:space="preserve">    couponValidated: lead.coupon_status === 'reserved' &amp;&amp; </w:t>
      </w:r>
    </w:p>
    <w:p w:rsidR="00000000" w:rsidDel="00000000" w:rsidP="00000000" w:rsidRDefault="00000000" w:rsidRPr="00000000" w14:paraId="0000071A">
      <w:pPr>
        <w:spacing w:line="240" w:lineRule="auto"/>
        <w:rPr>
          <w:sz w:val="24"/>
          <w:szCs w:val="24"/>
        </w:rPr>
      </w:pPr>
      <w:r w:rsidDel="00000000" w:rsidR="00000000" w:rsidRPr="00000000">
        <w:rPr>
          <w:sz w:val="24"/>
          <w:szCs w:val="24"/>
          <w:rtl w:val="0"/>
        </w:rPr>
        <w:t xml:space="preserve">                     lead.coupon_code !== null</w:t>
      </w:r>
    </w:p>
    <w:p w:rsidR="00000000" w:rsidDel="00000000" w:rsidP="00000000" w:rsidRDefault="00000000" w:rsidRPr="00000000" w14:paraId="0000071B">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1C">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71D">
      <w:pPr>
        <w:spacing w:line="240" w:lineRule="auto"/>
        <w:rPr>
          <w:sz w:val="24"/>
          <w:szCs w:val="24"/>
        </w:rPr>
      </w:pPr>
      <w:r w:rsidDel="00000000" w:rsidR="00000000" w:rsidRPr="00000000">
        <w:rPr>
          <w:sz w:val="24"/>
          <w:szCs w:val="24"/>
          <w:rtl w:val="0"/>
        </w:rPr>
        <w:t xml:space="preserve">  return Object.values(checks).every(check =&gt; check === true);</w:t>
      </w:r>
    </w:p>
    <w:p w:rsidR="00000000" w:rsidDel="00000000" w:rsidP="00000000" w:rsidRDefault="00000000" w:rsidRPr="00000000" w14:paraId="0000071E">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1F">
      <w:pPr>
        <w:spacing w:line="240" w:lineRule="auto"/>
        <w:rPr>
          <w:sz w:val="24"/>
          <w:szCs w:val="24"/>
        </w:rPr>
      </w:pPr>
      <w:r w:rsidDel="00000000" w:rsidR="00000000" w:rsidRPr="00000000">
        <w:rPr>
          <w:rtl w:val="0"/>
        </w:rPr>
      </w:r>
    </w:p>
    <w:p w:rsidR="00000000" w:rsidDel="00000000" w:rsidP="00000000" w:rsidRDefault="00000000" w:rsidRPr="00000000" w14:paraId="00000720">
      <w:pPr>
        <w:spacing w:line="240" w:lineRule="auto"/>
        <w:rPr>
          <w:sz w:val="24"/>
          <w:szCs w:val="24"/>
        </w:rPr>
      </w:pPr>
      <w:r w:rsidDel="00000000" w:rsidR="00000000" w:rsidRPr="00000000">
        <w:rPr>
          <w:sz w:val="24"/>
          <w:szCs w:val="24"/>
          <w:rtl w:val="0"/>
        </w:rPr>
        <w:t xml:space="preserve">// Button UI</w:t>
      </w:r>
    </w:p>
    <w:p w:rsidR="00000000" w:rsidDel="00000000" w:rsidP="00000000" w:rsidRDefault="00000000" w:rsidRPr="00000000" w14:paraId="00000721">
      <w:pPr>
        <w:spacing w:line="240" w:lineRule="auto"/>
        <w:rPr>
          <w:sz w:val="24"/>
          <w:szCs w:val="24"/>
        </w:rPr>
      </w:pPr>
      <w:r w:rsidDel="00000000" w:rsidR="00000000" w:rsidRPr="00000000">
        <w:rPr>
          <w:sz w:val="24"/>
          <w:szCs w:val="24"/>
          <w:rtl w:val="0"/>
        </w:rPr>
        <w:t xml:space="preserve">&lt;button</w:t>
      </w:r>
    </w:p>
    <w:p w:rsidR="00000000" w:rsidDel="00000000" w:rsidP="00000000" w:rsidRDefault="00000000" w:rsidRPr="00000000" w14:paraId="00000722">
      <w:pPr>
        <w:spacing w:line="240" w:lineRule="auto"/>
        <w:rPr>
          <w:sz w:val="24"/>
          <w:szCs w:val="24"/>
        </w:rPr>
      </w:pPr>
      <w:r w:rsidDel="00000000" w:rsidR="00000000" w:rsidRPr="00000000">
        <w:rPr>
          <w:sz w:val="24"/>
          <w:szCs w:val="24"/>
          <w:rtl w:val="0"/>
        </w:rPr>
        <w:t xml:space="preserve">  disabled={!canSubmitForVerification()}</w:t>
      </w:r>
    </w:p>
    <w:p w:rsidR="00000000" w:rsidDel="00000000" w:rsidP="00000000" w:rsidRDefault="00000000" w:rsidRPr="00000000" w14:paraId="00000723">
      <w:pPr>
        <w:spacing w:line="240" w:lineRule="auto"/>
        <w:rPr>
          <w:sz w:val="24"/>
          <w:szCs w:val="24"/>
        </w:rPr>
      </w:pPr>
      <w:r w:rsidDel="00000000" w:rsidR="00000000" w:rsidRPr="00000000">
        <w:rPr>
          <w:sz w:val="24"/>
          <w:szCs w:val="24"/>
          <w:rtl w:val="0"/>
        </w:rPr>
        <w:t xml:space="preserve">  onClick={handleSubmitForVerification}</w:t>
      </w:r>
    </w:p>
    <w:p w:rsidR="00000000" w:rsidDel="00000000" w:rsidP="00000000" w:rsidRDefault="00000000" w:rsidRPr="00000000" w14:paraId="00000724">
      <w:pPr>
        <w:spacing w:line="240" w:lineRule="auto"/>
        <w:rPr>
          <w:sz w:val="24"/>
          <w:szCs w:val="24"/>
        </w:rPr>
      </w:pPr>
      <w:r w:rsidDel="00000000" w:rsidR="00000000" w:rsidRPr="00000000">
        <w:rPr>
          <w:sz w:val="24"/>
          <w:szCs w:val="24"/>
          <w:rtl w:val="0"/>
        </w:rPr>
        <w:t xml:space="preserve">  className={canSubmitForVerification() ? "btn-primary" : "btn-disabled"}</w:t>
      </w:r>
    </w:p>
    <w:p w:rsidR="00000000" w:rsidDel="00000000" w:rsidP="00000000" w:rsidRDefault="00000000" w:rsidRPr="00000000" w14:paraId="00000725">
      <w:pPr>
        <w:spacing w:line="240" w:lineRule="auto"/>
        <w:rPr>
          <w:sz w:val="24"/>
          <w:szCs w:val="24"/>
        </w:rPr>
      </w:pPr>
      <w:r w:rsidDel="00000000" w:rsidR="00000000" w:rsidRPr="00000000">
        <w:rPr>
          <w:sz w:val="24"/>
          <w:szCs w:val="24"/>
          <w:rtl w:val="0"/>
        </w:rPr>
        <w:t xml:space="preserve">&gt;</w:t>
      </w:r>
    </w:p>
    <w:p w:rsidR="00000000" w:rsidDel="00000000" w:rsidP="00000000" w:rsidRDefault="00000000" w:rsidRPr="00000000" w14:paraId="00000726">
      <w:pPr>
        <w:spacing w:line="240" w:lineRule="auto"/>
        <w:rPr>
          <w:sz w:val="24"/>
          <w:szCs w:val="24"/>
        </w:rPr>
      </w:pPr>
      <w:r w:rsidDel="00000000" w:rsidR="00000000" w:rsidRPr="00000000">
        <w:rPr>
          <w:sz w:val="24"/>
          <w:szCs w:val="24"/>
          <w:rtl w:val="0"/>
        </w:rPr>
        <w:t xml:space="preserve">  {canSubmitForVerification() </w:t>
      </w:r>
    </w:p>
    <w:p w:rsidR="00000000" w:rsidDel="00000000" w:rsidP="00000000" w:rsidRDefault="00000000" w:rsidRPr="00000000" w14:paraId="00000727">
      <w:pPr>
        <w:spacing w:line="240" w:lineRule="auto"/>
        <w:rPr>
          <w:sz w:val="24"/>
          <w:szCs w:val="24"/>
        </w:rPr>
      </w:pPr>
      <w:r w:rsidDel="00000000" w:rsidR="00000000" w:rsidRPr="00000000">
        <w:rPr>
          <w:sz w:val="24"/>
          <w:szCs w:val="24"/>
          <w:rtl w:val="0"/>
        </w:rPr>
        <w:t xml:space="preserve">    ? "Submit for Verification" </w:t>
      </w:r>
    </w:p>
    <w:p w:rsidR="00000000" w:rsidDel="00000000" w:rsidP="00000000" w:rsidRDefault="00000000" w:rsidRPr="00000000" w14:paraId="00000728">
      <w:pPr>
        <w:spacing w:line="240" w:lineRule="auto"/>
        <w:rPr>
          <w:sz w:val="24"/>
          <w:szCs w:val="24"/>
        </w:rPr>
      </w:pPr>
      <w:r w:rsidDel="00000000" w:rsidR="00000000" w:rsidRPr="00000000">
        <w:rPr>
          <w:sz w:val="24"/>
          <w:szCs w:val="24"/>
          <w:rtl w:val="0"/>
        </w:rPr>
        <w:t xml:space="preserve">    : getBlockingReason()}</w:t>
      </w:r>
    </w:p>
    <w:p w:rsidR="00000000" w:rsidDel="00000000" w:rsidP="00000000" w:rsidRDefault="00000000" w:rsidRPr="00000000" w14:paraId="00000729">
      <w:pPr>
        <w:spacing w:line="240" w:lineRule="auto"/>
        <w:rPr>
          <w:sz w:val="24"/>
          <w:szCs w:val="24"/>
        </w:rPr>
      </w:pPr>
      <w:r w:rsidDel="00000000" w:rsidR="00000000" w:rsidRPr="00000000">
        <w:rPr>
          <w:sz w:val="24"/>
          <w:szCs w:val="24"/>
          <w:rtl w:val="0"/>
        </w:rPr>
        <w:t xml:space="preserve">&lt;/button&gt;</w:t>
      </w:r>
    </w:p>
    <w:p w:rsidR="00000000" w:rsidDel="00000000" w:rsidP="00000000" w:rsidRDefault="00000000" w:rsidRPr="00000000" w14:paraId="0000072A">
      <w:pPr>
        <w:spacing w:line="240" w:lineRule="auto"/>
        <w:rPr>
          <w:sz w:val="24"/>
          <w:szCs w:val="24"/>
        </w:rPr>
      </w:pPr>
      <w:r w:rsidDel="00000000" w:rsidR="00000000" w:rsidRPr="00000000">
        <w:rPr>
          <w:rtl w:val="0"/>
        </w:rPr>
      </w:r>
    </w:p>
    <w:p w:rsidR="00000000" w:rsidDel="00000000" w:rsidP="00000000" w:rsidRDefault="00000000" w:rsidRPr="00000000" w14:paraId="0000072B">
      <w:pPr>
        <w:spacing w:line="240" w:lineRule="auto"/>
        <w:rPr>
          <w:sz w:val="24"/>
          <w:szCs w:val="24"/>
        </w:rPr>
      </w:pPr>
      <w:r w:rsidDel="00000000" w:rsidR="00000000" w:rsidRPr="00000000">
        <w:rPr>
          <w:sz w:val="24"/>
          <w:szCs w:val="24"/>
          <w:rtl w:val="0"/>
        </w:rPr>
        <w:t xml:space="preserve">// Helper function</w:t>
      </w:r>
    </w:p>
    <w:p w:rsidR="00000000" w:rsidDel="00000000" w:rsidP="00000000" w:rsidRDefault="00000000" w:rsidRPr="00000000" w14:paraId="0000072C">
      <w:pPr>
        <w:spacing w:line="240" w:lineRule="auto"/>
        <w:rPr>
          <w:sz w:val="24"/>
          <w:szCs w:val="24"/>
        </w:rPr>
      </w:pPr>
      <w:r w:rsidDel="00000000" w:rsidR="00000000" w:rsidRPr="00000000">
        <w:rPr>
          <w:sz w:val="24"/>
          <w:szCs w:val="24"/>
          <w:rtl w:val="0"/>
        </w:rPr>
        <w:t xml:space="preserve">function getBlockingReason() {</w:t>
      </w:r>
    </w:p>
    <w:p w:rsidR="00000000" w:rsidDel="00000000" w:rsidP="00000000" w:rsidRDefault="00000000" w:rsidRPr="00000000" w14:paraId="0000072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if (!paymentMethodSelected) return "⏳ Select payment method";</w:t>
      </w:r>
    </w:p>
    <w:p w:rsidR="00000000" w:rsidDel="00000000" w:rsidP="00000000" w:rsidRDefault="00000000" w:rsidRPr="00000000" w14:paraId="0000072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if (!allDocsUploaded) return "⏳ Upload all documents";</w:t>
      </w:r>
    </w:p>
    <w:p w:rsidR="00000000" w:rsidDel="00000000" w:rsidP="00000000" w:rsidRDefault="00000000" w:rsidRPr="00000000" w14:paraId="0000072F">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if (!consentVerified) return "⏳ Awaiting consent verification";</w:t>
      </w:r>
    </w:p>
    <w:p w:rsidR="00000000" w:rsidDel="00000000" w:rsidP="00000000" w:rsidRDefault="00000000" w:rsidRPr="00000000" w14:paraId="0000073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if (!couponValidated) return "⏳ Enter verification coupon";</w:t>
      </w:r>
    </w:p>
    <w:p w:rsidR="00000000" w:rsidDel="00000000" w:rsidP="00000000" w:rsidRDefault="00000000" w:rsidRPr="00000000" w14:paraId="0000073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return "⏳ Complete all steps above";</w:t>
      </w:r>
    </w:p>
    <w:p w:rsidR="00000000" w:rsidDel="00000000" w:rsidP="00000000" w:rsidRDefault="00000000" w:rsidRPr="00000000" w14:paraId="00000732">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33">
      <w:pPr>
        <w:spacing w:line="240" w:lineRule="auto"/>
        <w:rPr>
          <w:sz w:val="24"/>
          <w:szCs w:val="24"/>
        </w:rPr>
      </w:pPr>
      <w:r w:rsidDel="00000000" w:rsidR="00000000" w:rsidRPr="00000000">
        <w:rPr>
          <w:rtl w:val="0"/>
        </w:rPr>
      </w:r>
    </w:p>
    <w:p w:rsidR="00000000" w:rsidDel="00000000" w:rsidP="00000000" w:rsidRDefault="00000000" w:rsidRPr="00000000" w14:paraId="00000734">
      <w:pPr>
        <w:spacing w:line="240" w:lineRule="auto"/>
        <w:rPr>
          <w:sz w:val="24"/>
          <w:szCs w:val="24"/>
        </w:rPr>
      </w:pPr>
      <w:r w:rsidDel="00000000" w:rsidR="00000000" w:rsidRPr="00000000">
        <w:rPr>
          <w:sz w:val="24"/>
          <w:szCs w:val="24"/>
          <w:rtl w:val="0"/>
        </w:rPr>
        <w:t xml:space="preserve">// Tooltip</w:t>
      </w:r>
    </w:p>
    <w:p w:rsidR="00000000" w:rsidDel="00000000" w:rsidP="00000000" w:rsidRDefault="00000000" w:rsidRPr="00000000" w14:paraId="00000735">
      <w:pPr>
        <w:spacing w:line="240" w:lineRule="auto"/>
        <w:rPr>
          <w:sz w:val="24"/>
          <w:szCs w:val="24"/>
        </w:rPr>
      </w:pPr>
      <w:r w:rsidDel="00000000" w:rsidR="00000000" w:rsidRPr="00000000">
        <w:rPr>
          <w:sz w:val="24"/>
          <w:szCs w:val="24"/>
          <w:rtl w:val="0"/>
        </w:rPr>
        <w:t xml:space="preserve">{!canSubmitForVerification() &amp;&amp; (</w:t>
      </w:r>
    </w:p>
    <w:p w:rsidR="00000000" w:rsidDel="00000000" w:rsidP="00000000" w:rsidRDefault="00000000" w:rsidRPr="00000000" w14:paraId="00000736">
      <w:pPr>
        <w:spacing w:line="240" w:lineRule="auto"/>
        <w:rPr>
          <w:sz w:val="24"/>
          <w:szCs w:val="24"/>
        </w:rPr>
      </w:pPr>
      <w:r w:rsidDel="00000000" w:rsidR="00000000" w:rsidRPr="00000000">
        <w:rPr>
          <w:sz w:val="24"/>
          <w:szCs w:val="24"/>
          <w:rtl w:val="0"/>
        </w:rPr>
        <w:t xml:space="preserve">  &lt;Tooltip&gt;</w:t>
      </w:r>
    </w:p>
    <w:p w:rsidR="00000000" w:rsidDel="00000000" w:rsidP="00000000" w:rsidRDefault="00000000" w:rsidRPr="00000000" w14:paraId="00000737">
      <w:pPr>
        <w:spacing w:line="240" w:lineRule="auto"/>
        <w:rPr>
          <w:sz w:val="24"/>
          <w:szCs w:val="24"/>
        </w:rPr>
      </w:pPr>
      <w:r w:rsidDel="00000000" w:rsidR="00000000" w:rsidRPr="00000000">
        <w:rPr>
          <w:sz w:val="24"/>
          <w:szCs w:val="24"/>
          <w:rtl w:val="0"/>
        </w:rPr>
        <w:t xml:space="preserve">    &lt;strong&gt;Required to submit:&lt;/strong&gt;</w:t>
      </w:r>
    </w:p>
    <w:p w:rsidR="00000000" w:rsidDel="00000000" w:rsidP="00000000" w:rsidRDefault="00000000" w:rsidRPr="00000000" w14:paraId="00000738">
      <w:pPr>
        <w:spacing w:line="240" w:lineRule="auto"/>
        <w:rPr>
          <w:sz w:val="24"/>
          <w:szCs w:val="24"/>
        </w:rPr>
      </w:pPr>
      <w:r w:rsidDel="00000000" w:rsidR="00000000" w:rsidRPr="00000000">
        <w:rPr>
          <w:sz w:val="24"/>
          <w:szCs w:val="24"/>
          <w:rtl w:val="0"/>
        </w:rPr>
        <w:t xml:space="preserve">    &lt;ul&gt;</w:t>
      </w:r>
    </w:p>
    <w:p w:rsidR="00000000" w:rsidDel="00000000" w:rsidP="00000000" w:rsidRDefault="00000000" w:rsidRPr="00000000" w14:paraId="00000739">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&lt;li&gt;{paymentMethodSelected ? "✅" : "❌"} Payment method selected&lt;/li&gt;</w:t>
      </w:r>
    </w:p>
    <w:p w:rsidR="00000000" w:rsidDel="00000000" w:rsidP="00000000" w:rsidRDefault="00000000" w:rsidRPr="00000000" w14:paraId="0000073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&lt;li&gt;{allDocsUploaded ? "✅" : "❌"} All documents uploaded ({uploadedDocs.length}/{requiredDocs.length})&lt;/li&gt;</w:t>
      </w:r>
    </w:p>
    <w:p w:rsidR="00000000" w:rsidDel="00000000" w:rsidP="00000000" w:rsidRDefault="00000000" w:rsidRPr="00000000" w14:paraId="0000073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&lt;li&gt;{consentVerified ? "✅" : "❌"} Consent verified by admin&lt;/li&gt;</w:t>
      </w:r>
    </w:p>
    <w:p w:rsidR="00000000" w:rsidDel="00000000" w:rsidP="00000000" w:rsidRDefault="00000000" w:rsidRPr="00000000" w14:paraId="0000073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&lt;li&gt;{couponValidated ? "✅" : "❌"} Verification coupon validated&lt;/li&gt;</w:t>
      </w:r>
    </w:p>
    <w:p w:rsidR="00000000" w:rsidDel="00000000" w:rsidP="00000000" w:rsidRDefault="00000000" w:rsidRPr="00000000" w14:paraId="0000073D">
      <w:pPr>
        <w:spacing w:line="240" w:lineRule="auto"/>
        <w:rPr>
          <w:sz w:val="24"/>
          <w:szCs w:val="24"/>
        </w:rPr>
      </w:pPr>
      <w:r w:rsidDel="00000000" w:rsidR="00000000" w:rsidRPr="00000000">
        <w:rPr>
          <w:sz w:val="24"/>
          <w:szCs w:val="24"/>
          <w:rtl w:val="0"/>
        </w:rPr>
        <w:t xml:space="preserve">    &lt;/ul&gt;</w:t>
      </w:r>
    </w:p>
    <w:p w:rsidR="00000000" w:rsidDel="00000000" w:rsidP="00000000" w:rsidRDefault="00000000" w:rsidRPr="00000000" w14:paraId="0000073E">
      <w:pPr>
        <w:spacing w:line="240" w:lineRule="auto"/>
        <w:rPr>
          <w:sz w:val="24"/>
          <w:szCs w:val="24"/>
        </w:rPr>
      </w:pPr>
      <w:r w:rsidDel="00000000" w:rsidR="00000000" w:rsidRPr="00000000">
        <w:rPr>
          <w:sz w:val="24"/>
          <w:szCs w:val="24"/>
          <w:rtl w:val="0"/>
        </w:rPr>
        <w:t xml:space="preserve">  &lt;/Tooltip&gt;</w:t>
      </w:r>
    </w:p>
    <w:p w:rsidR="00000000" w:rsidDel="00000000" w:rsidP="00000000" w:rsidRDefault="00000000" w:rsidRPr="00000000" w14:paraId="0000073F">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40">
      <w:pPr>
        <w:spacing w:line="240" w:lineRule="auto"/>
        <w:rPr>
          <w:sz w:val="24"/>
          <w:szCs w:val="24"/>
        </w:rPr>
      </w:pPr>
      <w:r w:rsidDel="00000000" w:rsidR="00000000" w:rsidRPr="00000000">
        <w:rPr>
          <w:rtl w:val="0"/>
        </w:rPr>
      </w:r>
    </w:p>
    <w:p w:rsidR="00000000" w:rsidDel="00000000" w:rsidP="00000000" w:rsidRDefault="00000000" w:rsidRPr="00000000" w14:paraId="00000741">
      <w:pPr>
        <w:spacing w:line="240" w:lineRule="auto"/>
        <w:rPr>
          <w:sz w:val="24"/>
          <w:szCs w:val="24"/>
        </w:rPr>
      </w:pPr>
      <w:r w:rsidDel="00000000" w:rsidR="00000000" w:rsidRPr="00000000">
        <w:rPr>
          <w:rtl w:val="0"/>
        </w:rPr>
      </w:r>
    </w:p>
    <w:p w:rsidR="00000000" w:rsidDel="00000000" w:rsidP="00000000" w:rsidRDefault="00000000" w:rsidRPr="00000000" w14:paraId="00000742">
      <w:pPr>
        <w:spacing w:line="240" w:lineRule="auto"/>
        <w:rPr>
          <w:sz w:val="24"/>
          <w:szCs w:val="24"/>
        </w:rPr>
      </w:pPr>
      <w:r w:rsidDel="00000000" w:rsidR="00000000" w:rsidRPr="00000000">
        <w:rPr>
          <w:rtl w:val="0"/>
        </w:rPr>
      </w:r>
    </w:p>
    <w:p w:rsidR="00000000" w:rsidDel="00000000" w:rsidP="00000000" w:rsidRDefault="00000000" w:rsidRPr="00000000" w14:paraId="00000743">
      <w:pPr>
        <w:spacing w:line="240" w:lineRule="auto"/>
        <w:rPr>
          <w:b w:val="1"/>
          <w:bCs w:val="1"/>
          <w:sz w:val="24"/>
          <w:szCs w:val="24"/>
        </w:rPr>
      </w:pPr>
      <w:r w:rsidDel="00000000" w:rsidR="00000000" w:rsidRPr="00000000">
        <w:rPr>
          <w:b w:val="1"/>
          <w:bCs w:val="1"/>
          <w:sz w:val="24"/>
          <w:szCs w:val="24"/>
          <w:rtl w:val="0"/>
        </w:rPr>
        <w:t xml:space="preserve">COUPON AUDIT &amp; REPORTING</w:t>
      </w:r>
    </w:p>
    <w:p w:rsidR="00000000" w:rsidDel="00000000" w:rsidP="00000000" w:rsidRDefault="00000000" w:rsidRPr="00000000" w14:paraId="00000744">
      <w:pPr>
        <w:spacing w:line="240" w:lineRule="auto"/>
        <w:rPr>
          <w:sz w:val="24"/>
          <w:szCs w:val="24"/>
        </w:rPr>
      </w:pPr>
      <w:r w:rsidDel="00000000" w:rsidR="00000000" w:rsidRPr="00000000">
        <w:rPr>
          <w:rtl w:val="0"/>
        </w:rPr>
      </w:r>
    </w:p>
    <w:p w:rsidR="00000000" w:rsidDel="00000000" w:rsidP="00000000" w:rsidRDefault="00000000" w:rsidRPr="00000000" w14:paraId="00000745">
      <w:pPr>
        <w:spacing w:line="240" w:lineRule="auto"/>
        <w:rPr>
          <w:sz w:val="24"/>
          <w:szCs w:val="24"/>
        </w:rPr>
      </w:pPr>
      <w:r w:rsidDel="00000000" w:rsidR="00000000" w:rsidRPr="00000000">
        <w:rPr>
          <w:sz w:val="24"/>
          <w:szCs w:val="24"/>
          <w:rtl w:val="0"/>
        </w:rPr>
        <w:t xml:space="preserve">Admin Reports:</w:t>
      </w:r>
    </w:p>
    <w:p w:rsidR="00000000" w:rsidDel="00000000" w:rsidP="00000000" w:rsidRDefault="00000000" w:rsidRPr="00000000" w14:paraId="00000746">
      <w:pPr>
        <w:spacing w:line="240" w:lineRule="auto"/>
        <w:rPr>
          <w:sz w:val="24"/>
          <w:szCs w:val="24"/>
        </w:rPr>
      </w:pPr>
      <w:r w:rsidDel="00000000" w:rsidR="00000000" w:rsidRPr="00000000">
        <w:rPr>
          <w:rtl w:val="0"/>
        </w:rPr>
      </w:r>
    </w:p>
    <w:p w:rsidR="00000000" w:rsidDel="00000000" w:rsidP="00000000" w:rsidRDefault="00000000" w:rsidRPr="00000000" w14:paraId="0000074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Navigation: Admin → Reports → Coupon Usage Report</w:t>
      </w:r>
    </w:p>
    <w:p w:rsidR="00000000" w:rsidDel="00000000" w:rsidP="00000000" w:rsidRDefault="00000000" w:rsidRPr="00000000" w14:paraId="00000748">
      <w:pPr>
        <w:spacing w:line="240" w:lineRule="auto"/>
        <w:rPr>
          <w:sz w:val="24"/>
          <w:szCs w:val="24"/>
        </w:rPr>
      </w:pPr>
      <w:r w:rsidDel="00000000" w:rsidR="00000000" w:rsidRPr="00000000">
        <w:rPr>
          <w:rtl w:val="0"/>
        </w:rPr>
      </w:r>
    </w:p>
    <w:p w:rsidR="00000000" w:rsidDel="00000000" w:rsidP="00000000" w:rsidRDefault="00000000" w:rsidRPr="00000000" w14:paraId="00000749">
      <w:pPr>
        <w:spacing w:line="240" w:lineRule="auto"/>
        <w:rPr>
          <w:sz w:val="24"/>
          <w:szCs w:val="24"/>
        </w:rPr>
      </w:pPr>
      <w:r w:rsidDel="00000000" w:rsidR="00000000" w:rsidRPr="00000000">
        <w:rPr>
          <w:sz w:val="24"/>
          <w:szCs w:val="24"/>
          <w:rtl w:val="0"/>
        </w:rPr>
        <w:t xml:space="preserve">Report Filters:</w:t>
      </w:r>
    </w:p>
    <w:p w:rsidR="00000000" w:rsidDel="00000000" w:rsidP="00000000" w:rsidRDefault="00000000" w:rsidRPr="00000000" w14:paraId="0000074A">
      <w:pPr>
        <w:spacing w:line="240" w:lineRule="auto"/>
        <w:rPr>
          <w:sz w:val="24"/>
          <w:szCs w:val="24"/>
        </w:rPr>
      </w:pPr>
      <w:r w:rsidDel="00000000" w:rsidR="00000000" w:rsidRPr="00000000">
        <w:rPr>
          <w:sz w:val="24"/>
          <w:szCs w:val="24"/>
          <w:rtl w:val="0"/>
        </w:rPr>
        <w:t xml:space="preserve">- Date Range</w:t>
      </w:r>
    </w:p>
    <w:p w:rsidR="00000000" w:rsidDel="00000000" w:rsidP="00000000" w:rsidRDefault="00000000" w:rsidRPr="00000000" w14:paraId="0000074B">
      <w:pPr>
        <w:spacing w:line="240" w:lineRule="auto"/>
        <w:rPr>
          <w:sz w:val="24"/>
          <w:szCs w:val="24"/>
        </w:rPr>
      </w:pPr>
      <w:r w:rsidDel="00000000" w:rsidR="00000000" w:rsidRPr="00000000">
        <w:rPr>
          <w:sz w:val="24"/>
          <w:szCs w:val="24"/>
          <w:rtl w:val="0"/>
        </w:rPr>
        <w:t xml:space="preserve">- Dealer (single or all)</w:t>
      </w:r>
    </w:p>
    <w:p w:rsidR="00000000" w:rsidDel="00000000" w:rsidP="00000000" w:rsidRDefault="00000000" w:rsidRPr="00000000" w14:paraId="0000074C">
      <w:pPr>
        <w:spacing w:line="240" w:lineRule="auto"/>
        <w:rPr>
          <w:sz w:val="24"/>
          <w:szCs w:val="24"/>
        </w:rPr>
      </w:pPr>
      <w:r w:rsidDel="00000000" w:rsidR="00000000" w:rsidRPr="00000000">
        <w:rPr>
          <w:sz w:val="24"/>
          <w:szCs w:val="24"/>
          <w:rtl w:val="0"/>
        </w:rPr>
        <w:t xml:space="preserve">- Batch</w:t>
      </w:r>
    </w:p>
    <w:p w:rsidR="00000000" w:rsidDel="00000000" w:rsidP="00000000" w:rsidRDefault="00000000" w:rsidRPr="00000000" w14:paraId="0000074D">
      <w:pPr>
        <w:spacing w:line="240" w:lineRule="auto"/>
        <w:rPr>
          <w:sz w:val="24"/>
          <w:szCs w:val="24"/>
        </w:rPr>
      </w:pPr>
      <w:r w:rsidDel="00000000" w:rsidR="00000000" w:rsidRPr="00000000">
        <w:rPr>
          <w:sz w:val="24"/>
          <w:szCs w:val="24"/>
          <w:rtl w:val="0"/>
        </w:rPr>
        <w:t xml:space="preserve">- Coupon Status</w:t>
      </w:r>
    </w:p>
    <w:p w:rsidR="00000000" w:rsidDel="00000000" w:rsidP="00000000" w:rsidRDefault="00000000" w:rsidRPr="00000000" w14:paraId="0000074E">
      <w:pPr>
        <w:spacing w:line="240" w:lineRule="auto"/>
        <w:rPr>
          <w:sz w:val="24"/>
          <w:szCs w:val="24"/>
        </w:rPr>
      </w:pPr>
      <w:r w:rsidDel="00000000" w:rsidR="00000000" w:rsidRPr="00000000">
        <w:rPr>
          <w:sz w:val="24"/>
          <w:szCs w:val="24"/>
          <w:rtl w:val="0"/>
        </w:rPr>
        <w:t xml:space="preserve">- Coupon Value</w:t>
      </w:r>
    </w:p>
    <w:p w:rsidR="00000000" w:rsidDel="00000000" w:rsidP="00000000" w:rsidRDefault="00000000" w:rsidRPr="00000000" w14:paraId="0000074F">
      <w:pPr>
        <w:spacing w:line="240" w:lineRule="auto"/>
        <w:rPr>
          <w:sz w:val="24"/>
          <w:szCs w:val="24"/>
        </w:rPr>
      </w:pPr>
      <w:r w:rsidDel="00000000" w:rsidR="00000000" w:rsidRPr="00000000">
        <w:rPr>
          <w:rtl w:val="0"/>
        </w:rPr>
      </w:r>
    </w:p>
    <w:p w:rsidR="00000000" w:rsidDel="00000000" w:rsidP="00000000" w:rsidRDefault="00000000" w:rsidRPr="00000000" w14:paraId="00000750">
      <w:pPr>
        <w:spacing w:line="240" w:lineRule="auto"/>
        <w:rPr>
          <w:sz w:val="24"/>
          <w:szCs w:val="24"/>
        </w:rPr>
      </w:pPr>
      <w:r w:rsidDel="00000000" w:rsidR="00000000" w:rsidRPr="00000000">
        <w:rPr>
          <w:sz w:val="24"/>
          <w:szCs w:val="24"/>
          <w:rtl w:val="0"/>
        </w:rPr>
        <w:t xml:space="preserve">**Report Columns:**</w:t>
      </w:r>
    </w:p>
    <w:p w:rsidR="00000000" w:rsidDel="00000000" w:rsidP="00000000" w:rsidRDefault="00000000" w:rsidRPr="00000000" w14:paraId="00000751">
      <w:pPr>
        <w:spacing w:line="240" w:lineRule="auto"/>
        <w:rPr>
          <w:sz w:val="24"/>
          <w:szCs w:val="24"/>
        </w:rPr>
      </w:pPr>
      <w:r w:rsidDel="00000000" w:rsidR="00000000" w:rsidRPr="00000000">
        <w:rPr>
          <w:sz w:val="24"/>
          <w:szCs w:val="24"/>
          <w:rtl w:val="0"/>
        </w:rPr>
        <w:t xml:space="preserve">| Date | Dealer | Batch | Coupon Code | Value | Lead ID | Status | Used By | Used At |</w:t>
      </w:r>
    </w:p>
    <w:p w:rsidR="00000000" w:rsidDel="00000000" w:rsidP="00000000" w:rsidRDefault="00000000" w:rsidRPr="00000000" w14:paraId="00000752">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53">
      <w:pPr>
        <w:spacing w:line="240" w:lineRule="auto"/>
        <w:rPr>
          <w:sz w:val="24"/>
          <w:szCs w:val="24"/>
        </w:rPr>
      </w:pPr>
      <w:r w:rsidDel="00000000" w:rsidR="00000000" w:rsidRPr="00000000">
        <w:rPr>
          <w:sz w:val="24"/>
          <w:szCs w:val="24"/>
          <w:rtl w:val="0"/>
        </w:rPr>
        <w:t xml:space="preserve">| 26-Jul | ABC | BATCH-001 | ABCDEL-0001 | ₹50 | #123 | Used | Admin 1 | 26-Jul 14:30 |</w:t>
      </w:r>
    </w:p>
    <w:p w:rsidR="00000000" w:rsidDel="00000000" w:rsidP="00000000" w:rsidRDefault="00000000" w:rsidRPr="00000000" w14:paraId="00000754">
      <w:pPr>
        <w:spacing w:line="240" w:lineRule="auto"/>
        <w:rPr>
          <w:sz w:val="24"/>
          <w:szCs w:val="24"/>
        </w:rPr>
      </w:pPr>
      <w:r w:rsidDel="00000000" w:rsidR="00000000" w:rsidRPr="00000000">
        <w:rPr>
          <w:sz w:val="24"/>
          <w:szCs w:val="24"/>
          <w:rtl w:val="0"/>
        </w:rPr>
        <w:t xml:space="preserve">| 26-Jul | ABC | BATCH-001 | ABCDEL-0002 | ₹50 | #124 | Used | Admin 2 | 26-Jul 15:15 |</w:t>
      </w:r>
    </w:p>
    <w:p w:rsidR="00000000" w:rsidDel="00000000" w:rsidP="00000000" w:rsidRDefault="00000000" w:rsidRPr="00000000" w14:paraId="00000755">
      <w:pPr>
        <w:spacing w:line="240" w:lineRule="auto"/>
        <w:rPr>
          <w:sz w:val="24"/>
          <w:szCs w:val="24"/>
        </w:rPr>
      </w:pPr>
      <w:r w:rsidDel="00000000" w:rsidR="00000000" w:rsidRPr="00000000">
        <w:rPr>
          <w:rtl w:val="0"/>
        </w:rPr>
      </w:r>
    </w:p>
    <w:p w:rsidR="00000000" w:rsidDel="00000000" w:rsidP="00000000" w:rsidRDefault="00000000" w:rsidRPr="00000000" w14:paraId="00000756">
      <w:pPr>
        <w:spacing w:line="240" w:lineRule="auto"/>
        <w:rPr>
          <w:sz w:val="24"/>
          <w:szCs w:val="24"/>
        </w:rPr>
      </w:pPr>
      <w:r w:rsidDel="00000000" w:rsidR="00000000" w:rsidRPr="00000000">
        <w:rPr>
          <w:sz w:val="24"/>
          <w:szCs w:val="24"/>
          <w:rtl w:val="0"/>
        </w:rPr>
        <w:t xml:space="preserve">**Export Options:**</w:t>
      </w:r>
    </w:p>
    <w:p w:rsidR="00000000" w:rsidDel="00000000" w:rsidP="00000000" w:rsidRDefault="00000000" w:rsidRPr="00000000" w14:paraId="00000757">
      <w:pPr>
        <w:spacing w:line="240" w:lineRule="auto"/>
        <w:rPr>
          <w:sz w:val="24"/>
          <w:szCs w:val="24"/>
        </w:rPr>
      </w:pPr>
      <w:r w:rsidDel="00000000" w:rsidR="00000000" w:rsidRPr="00000000">
        <w:rPr>
          <w:sz w:val="24"/>
          <w:szCs w:val="24"/>
          <w:rtl w:val="0"/>
        </w:rPr>
        <w:t xml:space="preserve">- Excel</w:t>
      </w:r>
    </w:p>
    <w:p w:rsidR="00000000" w:rsidDel="00000000" w:rsidP="00000000" w:rsidRDefault="00000000" w:rsidRPr="00000000" w14:paraId="00000758">
      <w:pPr>
        <w:spacing w:line="240" w:lineRule="auto"/>
        <w:rPr>
          <w:sz w:val="24"/>
          <w:szCs w:val="24"/>
        </w:rPr>
      </w:pPr>
      <w:r w:rsidDel="00000000" w:rsidR="00000000" w:rsidRPr="00000000">
        <w:rPr>
          <w:sz w:val="24"/>
          <w:szCs w:val="24"/>
          <w:rtl w:val="0"/>
        </w:rPr>
        <w:t xml:space="preserve">- CSV</w:t>
      </w:r>
    </w:p>
    <w:p w:rsidR="00000000" w:rsidDel="00000000" w:rsidP="00000000" w:rsidRDefault="00000000" w:rsidRPr="00000000" w14:paraId="00000759">
      <w:pPr>
        <w:spacing w:line="240" w:lineRule="auto"/>
        <w:rPr>
          <w:sz w:val="24"/>
          <w:szCs w:val="24"/>
        </w:rPr>
      </w:pPr>
      <w:r w:rsidDel="00000000" w:rsidR="00000000" w:rsidRPr="00000000">
        <w:rPr>
          <w:sz w:val="24"/>
          <w:szCs w:val="24"/>
          <w:rtl w:val="0"/>
        </w:rPr>
        <w:t xml:space="preserve">- PDF</w:t>
      </w:r>
    </w:p>
    <w:p w:rsidR="00000000" w:rsidDel="00000000" w:rsidP="00000000" w:rsidRDefault="00000000" w:rsidRPr="00000000" w14:paraId="0000075A">
      <w:pPr>
        <w:spacing w:line="240" w:lineRule="auto"/>
        <w:rPr>
          <w:sz w:val="24"/>
          <w:szCs w:val="24"/>
        </w:rPr>
      </w:pPr>
      <w:r w:rsidDel="00000000" w:rsidR="00000000" w:rsidRPr="00000000">
        <w:rPr>
          <w:rtl w:val="0"/>
        </w:rPr>
      </w:r>
    </w:p>
    <w:p w:rsidR="00000000" w:rsidDel="00000000" w:rsidP="00000000" w:rsidRDefault="00000000" w:rsidRPr="00000000" w14:paraId="0000075B">
      <w:pPr>
        <w:spacing w:line="240" w:lineRule="auto"/>
        <w:rPr>
          <w:sz w:val="24"/>
          <w:szCs w:val="24"/>
        </w:rPr>
      </w:pPr>
      <w:r w:rsidDel="00000000" w:rsidR="00000000" w:rsidRPr="00000000">
        <w:rPr>
          <w:sz w:val="24"/>
          <w:szCs w:val="24"/>
          <w:rtl w:val="0"/>
        </w:rPr>
        <w:t xml:space="preserve">Summary Stats:</w:t>
      </w:r>
    </w:p>
    <w:p w:rsidR="00000000" w:rsidDel="00000000" w:rsidP="00000000" w:rsidRDefault="00000000" w:rsidRPr="00000000" w14:paraId="0000075C">
      <w:pPr>
        <w:spacing w:line="240" w:lineRule="auto"/>
        <w:rPr>
          <w:sz w:val="24"/>
          <w:szCs w:val="24"/>
        </w:rPr>
      </w:pPr>
      <w:r w:rsidDel="00000000" w:rsidR="00000000" w:rsidRPr="00000000">
        <w:rPr>
          <w:sz w:val="24"/>
          <w:szCs w:val="24"/>
          <w:rtl w:val="0"/>
        </w:rPr>
        <w:t xml:space="preserve">Total Coupons Issued: 5,000</w:t>
      </w:r>
    </w:p>
    <w:p w:rsidR="00000000" w:rsidDel="00000000" w:rsidP="00000000" w:rsidRDefault="00000000" w:rsidRPr="00000000" w14:paraId="0000075D">
      <w:pPr>
        <w:spacing w:line="240" w:lineRule="auto"/>
        <w:rPr>
          <w:sz w:val="24"/>
          <w:szCs w:val="24"/>
        </w:rPr>
      </w:pPr>
      <w:r w:rsidDel="00000000" w:rsidR="00000000" w:rsidRPr="00000000">
        <w:rPr>
          <w:sz w:val="24"/>
          <w:szCs w:val="24"/>
          <w:rtl w:val="0"/>
        </w:rPr>
        <w:t xml:space="preserve">Total Used: 1,850 (37%)</w:t>
      </w:r>
    </w:p>
    <w:p w:rsidR="00000000" w:rsidDel="00000000" w:rsidP="00000000" w:rsidRDefault="00000000" w:rsidRPr="00000000" w14:paraId="0000075E">
      <w:pPr>
        <w:spacing w:line="240" w:lineRule="auto"/>
        <w:rPr>
          <w:sz w:val="24"/>
          <w:szCs w:val="24"/>
        </w:rPr>
      </w:pPr>
      <w:r w:rsidDel="00000000" w:rsidR="00000000" w:rsidRPr="00000000">
        <w:rPr>
          <w:sz w:val="24"/>
          <w:szCs w:val="24"/>
          <w:rtl w:val="0"/>
        </w:rPr>
        <w:t xml:space="preserve">Total Available: 2,980 (59.6%)</w:t>
      </w:r>
    </w:p>
    <w:p w:rsidR="00000000" w:rsidDel="00000000" w:rsidP="00000000" w:rsidRDefault="00000000" w:rsidRPr="00000000" w14:paraId="0000075F">
      <w:pPr>
        <w:spacing w:line="240" w:lineRule="auto"/>
        <w:rPr>
          <w:sz w:val="24"/>
          <w:szCs w:val="24"/>
        </w:rPr>
      </w:pPr>
      <w:r w:rsidDel="00000000" w:rsidR="00000000" w:rsidRPr="00000000">
        <w:rPr>
          <w:sz w:val="24"/>
          <w:szCs w:val="24"/>
          <w:rtl w:val="0"/>
        </w:rPr>
        <w:t xml:space="preserve">Total Expired: 120 (2.4%)</w:t>
      </w:r>
    </w:p>
    <w:p w:rsidR="00000000" w:rsidDel="00000000" w:rsidP="00000000" w:rsidRDefault="00000000" w:rsidRPr="00000000" w14:paraId="00000760">
      <w:pPr>
        <w:spacing w:line="240" w:lineRule="auto"/>
        <w:rPr>
          <w:sz w:val="24"/>
          <w:szCs w:val="24"/>
        </w:rPr>
      </w:pPr>
      <w:r w:rsidDel="00000000" w:rsidR="00000000" w:rsidRPr="00000000">
        <w:rPr>
          <w:sz w:val="24"/>
          <w:szCs w:val="24"/>
          <w:rtl w:val="0"/>
        </w:rPr>
        <w:t xml:space="preserve">Total Revoked: 50 (1%)</w:t>
      </w:r>
    </w:p>
    <w:p w:rsidR="00000000" w:rsidDel="00000000" w:rsidP="00000000" w:rsidRDefault="00000000" w:rsidRPr="00000000" w14:paraId="00000761">
      <w:pPr>
        <w:spacing w:line="240" w:lineRule="auto"/>
        <w:rPr>
          <w:sz w:val="24"/>
          <w:szCs w:val="24"/>
        </w:rPr>
      </w:pPr>
      <w:r w:rsidDel="00000000" w:rsidR="00000000" w:rsidRPr="00000000">
        <w:rPr>
          <w:rtl w:val="0"/>
        </w:rPr>
      </w:r>
    </w:p>
    <w:p w:rsidR="00000000" w:rsidDel="00000000" w:rsidP="00000000" w:rsidRDefault="00000000" w:rsidRPr="00000000" w14:paraId="00000762">
      <w:pPr>
        <w:spacing w:line="240" w:lineRule="auto"/>
        <w:rPr>
          <w:sz w:val="24"/>
          <w:szCs w:val="24"/>
        </w:rPr>
      </w:pPr>
      <w:r w:rsidDel="00000000" w:rsidR="00000000" w:rsidRPr="00000000">
        <w:rPr>
          <w:sz w:val="24"/>
          <w:szCs w:val="24"/>
          <w:rtl w:val="0"/>
        </w:rPr>
        <w:t xml:space="preserve">By Dealer:</w:t>
      </w:r>
    </w:p>
    <w:p w:rsidR="00000000" w:rsidDel="00000000" w:rsidP="00000000" w:rsidRDefault="00000000" w:rsidRPr="00000000" w14:paraId="00000763">
      <w:pPr>
        <w:spacing w:line="240" w:lineRule="auto"/>
        <w:rPr>
          <w:sz w:val="24"/>
          <w:szCs w:val="24"/>
        </w:rPr>
      </w:pPr>
      <w:r w:rsidDel="00000000" w:rsidR="00000000" w:rsidRPr="00000000">
        <w:rPr>
          <w:sz w:val="24"/>
          <w:szCs w:val="24"/>
          <w:rtl w:val="0"/>
        </w:rPr>
        <w:t xml:space="preserve">- ABC Motors: 318 used / 500 total (63.6%)</w:t>
      </w:r>
    </w:p>
    <w:p w:rsidR="00000000" w:rsidDel="00000000" w:rsidP="00000000" w:rsidRDefault="00000000" w:rsidRPr="00000000" w14:paraId="00000764">
      <w:pPr>
        <w:spacing w:line="240" w:lineRule="auto"/>
        <w:rPr>
          <w:sz w:val="24"/>
          <w:szCs w:val="24"/>
        </w:rPr>
      </w:pPr>
      <w:r w:rsidDel="00000000" w:rsidR="00000000" w:rsidRPr="00000000">
        <w:rPr>
          <w:sz w:val="24"/>
          <w:szCs w:val="24"/>
          <w:rtl w:val="0"/>
        </w:rPr>
        <w:t xml:space="preserve">- XYZ Autos: 144 used / 1000 total (14.4%)</w:t>
      </w:r>
    </w:p>
    <w:p w:rsidR="00000000" w:rsidDel="00000000" w:rsidP="00000000" w:rsidRDefault="00000000" w:rsidRPr="00000000" w14:paraId="00000765">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766">
      <w:pPr>
        <w:spacing w:line="240" w:lineRule="auto"/>
        <w:rPr>
          <w:sz w:val="24"/>
          <w:szCs w:val="24"/>
        </w:rPr>
      </w:pPr>
      <w:r w:rsidDel="00000000" w:rsidR="00000000" w:rsidRPr="00000000">
        <w:rPr>
          <w:rtl w:val="0"/>
        </w:rPr>
      </w:r>
    </w:p>
    <w:p w:rsidR="00000000" w:rsidDel="00000000" w:rsidP="00000000" w:rsidRDefault="00000000" w:rsidRPr="00000000" w14:paraId="00000767">
      <w:pPr>
        <w:spacing w:line="240" w:lineRule="auto"/>
        <w:rPr>
          <w:sz w:val="24"/>
          <w:szCs w:val="24"/>
        </w:rPr>
      </w:pPr>
      <w:r w:rsidDel="00000000" w:rsidR="00000000" w:rsidRPr="00000000">
        <w:rPr>
          <w:sz w:val="24"/>
          <w:szCs w:val="24"/>
          <w:rtl w:val="0"/>
        </w:rPr>
        <w:t xml:space="preserve">By Month:</w:t>
      </w:r>
    </w:p>
    <w:p w:rsidR="00000000" w:rsidDel="00000000" w:rsidP="00000000" w:rsidRDefault="00000000" w:rsidRPr="00000000" w14:paraId="00000768">
      <w:pPr>
        <w:spacing w:line="240" w:lineRule="auto"/>
        <w:rPr>
          <w:sz w:val="24"/>
          <w:szCs w:val="24"/>
        </w:rPr>
      </w:pPr>
      <w:r w:rsidDel="00000000" w:rsidR="00000000" w:rsidRPr="00000000">
        <w:rPr>
          <w:sz w:val="24"/>
          <w:szCs w:val="24"/>
          <w:rtl w:val="0"/>
        </w:rPr>
        <w:t xml:space="preserve">- January 2026: 520 used</w:t>
      </w:r>
    </w:p>
    <w:p w:rsidR="00000000" w:rsidDel="00000000" w:rsidP="00000000" w:rsidRDefault="00000000" w:rsidRPr="00000000" w14:paraId="00000769">
      <w:pPr>
        <w:spacing w:line="240" w:lineRule="auto"/>
        <w:rPr>
          <w:sz w:val="24"/>
          <w:szCs w:val="24"/>
        </w:rPr>
      </w:pPr>
      <w:r w:rsidDel="00000000" w:rsidR="00000000" w:rsidRPr="00000000">
        <w:rPr>
          <w:sz w:val="24"/>
          <w:szCs w:val="24"/>
          <w:rtl w:val="0"/>
        </w:rPr>
        <w:t xml:space="preserve">- February 2026: 680 used</w:t>
      </w:r>
    </w:p>
    <w:p w:rsidR="00000000" w:rsidDel="00000000" w:rsidP="00000000" w:rsidRDefault="00000000" w:rsidRPr="00000000" w14:paraId="0000076A">
      <w:pPr>
        <w:spacing w:line="240" w:lineRule="auto"/>
        <w:rPr>
          <w:sz w:val="24"/>
          <w:szCs w:val="24"/>
        </w:rPr>
      </w:pPr>
      <w:r w:rsidDel="00000000" w:rsidR="00000000" w:rsidRPr="00000000">
        <w:rPr>
          <w:sz w:val="24"/>
          <w:szCs w:val="24"/>
          <w:rtl w:val="0"/>
        </w:rPr>
        <w:t xml:space="preserve">- March 2026: 650 used</w:t>
      </w:r>
    </w:p>
    <w:p w:rsidR="00000000" w:rsidDel="00000000" w:rsidP="00000000" w:rsidRDefault="00000000" w:rsidRPr="00000000" w14:paraId="0000076B">
      <w:pPr>
        <w:spacing w:line="240" w:lineRule="auto"/>
        <w:rPr>
          <w:sz w:val="24"/>
          <w:szCs w:val="24"/>
        </w:rPr>
      </w:pPr>
      <w:r w:rsidDel="00000000" w:rsidR="00000000" w:rsidRPr="00000000">
        <w:rPr>
          <w:rtl w:val="0"/>
        </w:rPr>
      </w:r>
    </w:p>
    <w:p w:rsidR="00000000" w:rsidDel="00000000" w:rsidP="00000000" w:rsidRDefault="00000000" w:rsidRPr="00000000" w14:paraId="0000076C">
      <w:pPr>
        <w:spacing w:line="240" w:lineRule="auto"/>
        <w:rPr>
          <w:sz w:val="24"/>
          <w:szCs w:val="24"/>
        </w:rPr>
      </w:pPr>
      <w:r w:rsidDel="00000000" w:rsidR="00000000" w:rsidRPr="00000000">
        <w:rPr>
          <w:sz w:val="24"/>
          <w:szCs w:val="24"/>
          <w:rtl w:val="0"/>
        </w:rPr>
        <w:t xml:space="preserve">COMPLETE COUPON WORKFLOW DIAGRAM</w:t>
      </w:r>
    </w:p>
    <w:p w:rsidR="00000000" w:rsidDel="00000000" w:rsidP="00000000" w:rsidRDefault="00000000" w:rsidRPr="00000000" w14:paraId="0000076D">
      <w:pPr>
        <w:spacing w:line="240" w:lineRule="auto"/>
        <w:rPr>
          <w:sz w:val="24"/>
          <w:szCs w:val="24"/>
        </w:rPr>
      </w:pPr>
      <w:r w:rsidDel="00000000" w:rsidR="00000000" w:rsidRPr="00000000">
        <w:rPr>
          <w:rtl w:val="0"/>
        </w:rPr>
      </w:r>
    </w:p>
    <w:p w:rsidR="00000000" w:rsidDel="00000000" w:rsidP="00000000" w:rsidRDefault="00000000" w:rsidRPr="00000000" w14:paraId="0000076E">
      <w:pPr>
        <w:spacing w:line="240" w:lineRule="auto"/>
        <w:rPr>
          <w:sz w:val="24"/>
          <w:szCs w:val="24"/>
        </w:rPr>
      </w:pPr>
      <w:r w:rsidDel="00000000" w:rsidR="00000000" w:rsidRPr="00000000">
        <w:rPr>
          <w:rtl w:val="0"/>
        </w:rPr>
      </w:r>
    </w:p>
    <w:p w:rsidR="00000000" w:rsidDel="00000000" w:rsidP="00000000" w:rsidRDefault="00000000" w:rsidRPr="00000000" w14:paraId="0000076F">
      <w:pPr>
        <w:spacing w:line="240" w:lineRule="auto"/>
        <w:rPr>
          <w:sz w:val="24"/>
          <w:szCs w:val="24"/>
        </w:rPr>
      </w:pPr>
      <w:r w:rsidDel="00000000" w:rsidR="00000000" w:rsidRPr="00000000">
        <w:rPr>
          <w:sz w:val="24"/>
          <w:szCs w:val="24"/>
          <w:rtl w:val="0"/>
        </w:rPr>
        <w:t xml:space="preserve">│ ADMIN CREATES BATCH </w:t>
      </w:r>
    </w:p>
    <w:p w:rsidR="00000000" w:rsidDel="00000000" w:rsidP="00000000" w:rsidRDefault="00000000" w:rsidRPr="00000000" w14:paraId="0000077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71">
      <w:pPr>
        <w:spacing w:line="240" w:lineRule="auto"/>
        <w:rPr>
          <w:sz w:val="24"/>
          <w:szCs w:val="24"/>
        </w:rPr>
      </w:pPr>
      <w:r w:rsidDel="00000000" w:rsidR="00000000" w:rsidRPr="00000000">
        <w:rPr>
          <w:sz w:val="24"/>
          <w:szCs w:val="24"/>
          <w:rtl w:val="0"/>
        </w:rPr>
        <w:t xml:space="preserve">│ Generates 500 unique coupon codes</w:t>
      </w:r>
    </w:p>
    <w:p w:rsidR="00000000" w:rsidDel="00000000" w:rsidP="00000000" w:rsidRDefault="00000000" w:rsidRPr="00000000" w14:paraId="0000077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73">
      <w:pPr>
        <w:spacing w:line="240" w:lineRule="auto"/>
        <w:rPr>
          <w:sz w:val="24"/>
          <w:szCs w:val="24"/>
        </w:rPr>
      </w:pPr>
      <w:r w:rsidDel="00000000" w:rsidR="00000000" w:rsidRPr="00000000">
        <w:rPr>
          <w:sz w:val="24"/>
          <w:szCs w:val="24"/>
          <w:rtl w:val="0"/>
        </w:rPr>
        <w:t xml:space="preserve">│ Status: Available   </w:t>
      </w:r>
    </w:p>
    <w:p w:rsidR="00000000" w:rsidDel="00000000" w:rsidP="00000000" w:rsidRDefault="00000000" w:rsidRPr="00000000" w14:paraId="00000774">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75">
      <w:pPr>
        <w:spacing w:line="240" w:lineRule="auto"/>
        <w:rPr>
          <w:sz w:val="24"/>
          <w:szCs w:val="24"/>
        </w:rPr>
      </w:pPr>
      <w:r w:rsidDel="00000000" w:rsidR="00000000" w:rsidRPr="00000000">
        <w:rPr>
          <w:sz w:val="24"/>
          <w:szCs w:val="24"/>
          <w:rtl w:val="0"/>
        </w:rPr>
        <w:t xml:space="preserve">│ Downloads Excel file             </w:t>
      </w:r>
    </w:p>
    <w:p w:rsidR="00000000" w:rsidDel="00000000" w:rsidP="00000000" w:rsidRDefault="00000000" w:rsidRPr="00000000" w14:paraId="0000077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77">
      <w:pPr>
        <w:spacing w:line="240" w:lineRule="auto"/>
        <w:rPr>
          <w:sz w:val="24"/>
          <w:szCs w:val="24"/>
        </w:rPr>
      </w:pPr>
      <w:r w:rsidDel="00000000" w:rsidR="00000000" w:rsidRPr="00000000">
        <w:rPr>
          <w:sz w:val="24"/>
          <w:szCs w:val="24"/>
          <w:rtl w:val="0"/>
        </w:rPr>
        <w:t xml:space="preserve">│ Sends to dealer via email        </w:t>
      </w:r>
    </w:p>
    <w:p w:rsidR="00000000" w:rsidDel="00000000" w:rsidP="00000000" w:rsidRDefault="00000000" w:rsidRPr="00000000" w14:paraId="0000077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779">
      <w:pPr>
        <w:spacing w:line="240" w:lineRule="auto"/>
        <w:rPr>
          <w:sz w:val="24"/>
          <w:szCs w:val="24"/>
        </w:rPr>
      </w:pPr>
      <w:r w:rsidDel="00000000" w:rsidR="00000000" w:rsidRPr="00000000">
        <w:rPr>
          <w:sz w:val="24"/>
          <w:szCs w:val="24"/>
          <w:rtl w:val="0"/>
        </w:rPr>
        <w:t xml:space="preserve">│ DEALER RECEIVES COUPONS          </w:t>
      </w:r>
    </w:p>
    <w:p w:rsidR="00000000" w:rsidDel="00000000" w:rsidP="00000000" w:rsidRDefault="00000000" w:rsidRPr="00000000" w14:paraId="0000077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7B">
      <w:pPr>
        <w:spacing w:line="240" w:lineRule="auto"/>
        <w:rPr>
          <w:sz w:val="24"/>
          <w:szCs w:val="24"/>
        </w:rPr>
      </w:pPr>
      <w:r w:rsidDel="00000000" w:rsidR="00000000" w:rsidRPr="00000000">
        <w:rPr>
          <w:sz w:val="24"/>
          <w:szCs w:val="24"/>
          <w:rtl w:val="0"/>
        </w:rPr>
        <w:t xml:space="preserve">│ Stores codes locally             </w:t>
      </w:r>
    </w:p>
    <w:p w:rsidR="00000000" w:rsidDel="00000000" w:rsidP="00000000" w:rsidRDefault="00000000" w:rsidRPr="00000000" w14:paraId="0000077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7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Customer walk-in → Creates lead → Uploads KYC docs</w:t>
      </w:r>
    </w:p>
    <w:p w:rsidR="00000000" w:rsidDel="00000000" w:rsidP="00000000" w:rsidRDefault="00000000" w:rsidRPr="00000000" w14:paraId="0000077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7F">
      <w:pPr>
        <w:spacing w:line="240" w:lineRule="auto"/>
        <w:rPr>
          <w:sz w:val="24"/>
          <w:szCs w:val="24"/>
        </w:rPr>
      </w:pPr>
      <w:r w:rsidDel="00000000" w:rsidR="00000000" w:rsidRPr="00000000">
        <w:rPr>
          <w:sz w:val="24"/>
          <w:szCs w:val="24"/>
          <w:rtl w:val="0"/>
        </w:rPr>
        <w:t xml:space="preserve">│ Enters coupon code: ABCDEL-0001  </w:t>
      </w:r>
    </w:p>
    <w:p w:rsidR="00000000" w:rsidDel="00000000" w:rsidP="00000000" w:rsidRDefault="00000000" w:rsidRPr="00000000" w14:paraId="0000078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81">
      <w:pPr>
        <w:spacing w:line="240" w:lineRule="auto"/>
        <w:rPr>
          <w:sz w:val="24"/>
          <w:szCs w:val="24"/>
        </w:rPr>
      </w:pPr>
      <w:r w:rsidDel="00000000" w:rsidR="00000000" w:rsidRPr="00000000">
        <w:rPr>
          <w:sz w:val="24"/>
          <w:szCs w:val="24"/>
          <w:rtl w:val="0"/>
        </w:rPr>
        <w:t xml:space="preserve">│ Clicks "Validate"   </w:t>
      </w:r>
    </w:p>
    <w:p w:rsidR="00000000" w:rsidDel="00000000" w:rsidP="00000000" w:rsidRDefault="00000000" w:rsidRPr="00000000" w14:paraId="00000782">
      <w:pPr>
        <w:spacing w:line="240" w:lineRule="auto"/>
        <w:rPr>
          <w:sz w:val="24"/>
          <w:szCs w:val="24"/>
        </w:rPr>
      </w:pPr>
      <w:r w:rsidDel="00000000" w:rsidR="00000000" w:rsidRPr="00000000">
        <w:rPr>
          <w:rtl w:val="0"/>
        </w:rPr>
      </w:r>
    </w:p>
    <w:p w:rsidR="00000000" w:rsidDel="00000000" w:rsidP="00000000" w:rsidRDefault="00000000" w:rsidRPr="00000000" w14:paraId="0000078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784">
      <w:pPr>
        <w:spacing w:line="240" w:lineRule="auto"/>
        <w:rPr>
          <w:sz w:val="24"/>
          <w:szCs w:val="24"/>
        </w:rPr>
      </w:pPr>
      <w:r w:rsidDel="00000000" w:rsidR="00000000" w:rsidRPr="00000000">
        <w:rPr>
          <w:rtl w:val="0"/>
        </w:rPr>
      </w:r>
    </w:p>
    <w:p w:rsidR="00000000" w:rsidDel="00000000" w:rsidP="00000000" w:rsidRDefault="00000000" w:rsidRPr="00000000" w14:paraId="00000785">
      <w:pPr>
        <w:spacing w:line="240" w:lineRule="auto"/>
        <w:rPr>
          <w:sz w:val="24"/>
          <w:szCs w:val="24"/>
        </w:rPr>
      </w:pPr>
      <w:r w:rsidDel="00000000" w:rsidR="00000000" w:rsidRPr="00000000">
        <w:rPr>
          <w:sz w:val="24"/>
          <w:szCs w:val="24"/>
          <w:rtl w:val="0"/>
        </w:rPr>
        <w:t xml:space="preserve">│ SYSTEM VALIDATES COUPON          </w:t>
      </w:r>
    </w:p>
    <w:p w:rsidR="00000000" w:rsidDel="00000000" w:rsidP="00000000" w:rsidRDefault="00000000" w:rsidRPr="00000000" w14:paraId="0000078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Exists? ✅    </w:t>
      </w:r>
    </w:p>
    <w:p w:rsidR="00000000" w:rsidDel="00000000" w:rsidP="00000000" w:rsidRDefault="00000000" w:rsidRPr="00000000" w14:paraId="0000078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Belongs to dealer? ✅      </w:t>
      </w:r>
    </w:p>
    <w:p w:rsidR="00000000" w:rsidDel="00000000" w:rsidP="00000000" w:rsidRDefault="00000000" w:rsidRPr="00000000" w14:paraId="00000788">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Status = available? ✅     </w:t>
      </w:r>
    </w:p>
    <w:p w:rsidR="00000000" w:rsidDel="00000000" w:rsidP="00000000" w:rsidRDefault="00000000" w:rsidRPr="00000000" w14:paraId="00000789">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Not expired? ✅            </w:t>
      </w:r>
    </w:p>
    <w:p w:rsidR="00000000" w:rsidDel="00000000" w:rsidP="00000000" w:rsidRDefault="00000000" w:rsidRPr="00000000" w14:paraId="0000078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Lead doesn't have coupon already? ✅         </w:t>
      </w:r>
    </w:p>
    <w:p w:rsidR="00000000" w:rsidDel="00000000" w:rsidP="00000000" w:rsidRDefault="00000000" w:rsidRPr="00000000" w14:paraId="0000078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8C">
      <w:pPr>
        <w:spacing w:line="240" w:lineRule="auto"/>
        <w:rPr>
          <w:sz w:val="24"/>
          <w:szCs w:val="24"/>
        </w:rPr>
      </w:pPr>
      <w:r w:rsidDel="00000000" w:rsidR="00000000" w:rsidRPr="00000000">
        <w:rPr>
          <w:sz w:val="24"/>
          <w:szCs w:val="24"/>
          <w:rtl w:val="0"/>
        </w:rPr>
        <w:t xml:space="preserve">│ ALL CHECKS PASS     </w:t>
      </w:r>
    </w:p>
    <w:p w:rsidR="00000000" w:rsidDel="00000000" w:rsidP="00000000" w:rsidRDefault="00000000" w:rsidRPr="00000000" w14:paraId="0000078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8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Coupon status: available → reserved                </w:t>
      </w:r>
    </w:p>
    <w:p w:rsidR="00000000" w:rsidDel="00000000" w:rsidP="00000000" w:rsidRDefault="00000000" w:rsidRPr="00000000" w14:paraId="0000078F">
      <w:pPr>
        <w:spacing w:line="240" w:lineRule="auto"/>
        <w:rPr>
          <w:sz w:val="24"/>
          <w:szCs w:val="24"/>
        </w:rPr>
      </w:pPr>
      <w:r w:rsidDel="00000000" w:rsidR="00000000" w:rsidRPr="00000000">
        <w:rPr>
          <w:sz w:val="24"/>
          <w:szCs w:val="24"/>
          <w:rtl w:val="0"/>
        </w:rPr>
        <w:t xml:space="preserve">│ Reserved for Lead #123           </w:t>
      </w:r>
    </w:p>
    <w:p w:rsidR="00000000" w:rsidDel="00000000" w:rsidP="00000000" w:rsidRDefault="00000000" w:rsidRPr="00000000" w14:paraId="00000790">
      <w:pPr>
        <w:spacing w:line="240" w:lineRule="auto"/>
        <w:rPr>
          <w:sz w:val="24"/>
          <w:szCs w:val="24"/>
        </w:rPr>
      </w:pPr>
      <w:r w:rsidDel="00000000" w:rsidR="00000000" w:rsidRPr="00000000">
        <w:rPr>
          <w:sz w:val="24"/>
          <w:szCs w:val="24"/>
          <w:rtl w:val="0"/>
        </w:rPr>
        <w:t xml:space="preserve">│ Timestamp: 26-Jul 10:30 AM       </w:t>
      </w:r>
    </w:p>
    <w:p w:rsidR="00000000" w:rsidDel="00000000" w:rsidP="00000000" w:rsidRDefault="00000000" w:rsidRPr="00000000" w14:paraId="0000079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792">
      <w:pPr>
        <w:spacing w:line="240" w:lineRule="auto"/>
        <w:rPr>
          <w:sz w:val="24"/>
          <w:szCs w:val="24"/>
        </w:rPr>
      </w:pPr>
      <w:r w:rsidDel="00000000" w:rsidR="00000000" w:rsidRPr="00000000">
        <w:rPr>
          <w:rtl w:val="0"/>
        </w:rPr>
      </w:r>
    </w:p>
    <w:p w:rsidR="00000000" w:rsidDel="00000000" w:rsidP="00000000" w:rsidRDefault="00000000" w:rsidRPr="00000000" w14:paraId="00000793">
      <w:pPr>
        <w:spacing w:line="240" w:lineRule="auto"/>
        <w:rPr>
          <w:sz w:val="24"/>
          <w:szCs w:val="24"/>
        </w:rPr>
      </w:pPr>
      <w:r w:rsidDel="00000000" w:rsidR="00000000" w:rsidRPr="00000000">
        <w:rPr>
          <w:sz w:val="24"/>
          <w:szCs w:val="24"/>
          <w:rtl w:val="0"/>
        </w:rPr>
        <w:t xml:space="preserve">│ DEALER SUBMITS LEAD FOR ADMIN REVIEW               </w:t>
      </w:r>
    </w:p>
    <w:p w:rsidR="00000000" w:rsidDel="00000000" w:rsidP="00000000" w:rsidRDefault="00000000" w:rsidRPr="00000000" w14:paraId="00000794">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95">
      <w:pPr>
        <w:spacing w:line="240" w:lineRule="auto"/>
        <w:rPr>
          <w:sz w:val="24"/>
          <w:szCs w:val="24"/>
        </w:rPr>
      </w:pPr>
      <w:r w:rsidDel="00000000" w:rsidR="00000000" w:rsidRPr="00000000">
        <w:rPr>
          <w:sz w:val="24"/>
          <w:szCs w:val="24"/>
          <w:rtl w:val="0"/>
        </w:rPr>
        <w:t xml:space="preserve">│ Lead appears in Admin KYC Queue  </w:t>
      </w:r>
    </w:p>
    <w:p w:rsidR="00000000" w:rsidDel="00000000" w:rsidP="00000000" w:rsidRDefault="00000000" w:rsidRPr="00000000" w14:paraId="00000796">
      <w:pPr>
        <w:spacing w:line="240" w:lineRule="auto"/>
        <w:rPr>
          <w:sz w:val="24"/>
          <w:szCs w:val="24"/>
        </w:rPr>
      </w:pPr>
      <w:r w:rsidDel="00000000" w:rsidR="00000000" w:rsidRPr="00000000">
        <w:rPr>
          <w:rtl w:val="0"/>
        </w:rPr>
      </w:r>
    </w:p>
    <w:p w:rsidR="00000000" w:rsidDel="00000000" w:rsidP="00000000" w:rsidRDefault="00000000" w:rsidRPr="00000000" w14:paraId="0000079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798">
      <w:pPr>
        <w:spacing w:line="240" w:lineRule="auto"/>
        <w:rPr>
          <w:sz w:val="24"/>
          <w:szCs w:val="24"/>
        </w:rPr>
      </w:pPr>
      <w:r w:rsidDel="00000000" w:rsidR="00000000" w:rsidRPr="00000000">
        <w:rPr>
          <w:rtl w:val="0"/>
        </w:rPr>
      </w:r>
    </w:p>
    <w:p w:rsidR="00000000" w:rsidDel="00000000" w:rsidP="00000000" w:rsidRDefault="00000000" w:rsidRPr="00000000" w14:paraId="00000799">
      <w:pPr>
        <w:spacing w:line="240" w:lineRule="auto"/>
        <w:rPr>
          <w:sz w:val="24"/>
          <w:szCs w:val="24"/>
        </w:rPr>
      </w:pPr>
      <w:r w:rsidDel="00000000" w:rsidR="00000000" w:rsidRPr="00000000">
        <w:rPr>
          <w:sz w:val="24"/>
          <w:szCs w:val="24"/>
          <w:rtl w:val="0"/>
        </w:rPr>
        <w:t xml:space="preserve">│ ADMIN REVIEWS DOCUMENTS          </w:t>
      </w:r>
    </w:p>
    <w:p w:rsidR="00000000" w:rsidDel="00000000" w:rsidP="00000000" w:rsidRDefault="00000000" w:rsidRPr="00000000" w14:paraId="0000079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9B">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Checks coupon status: Reserved ✅</w:t>
      </w:r>
    </w:p>
    <w:p w:rsidR="00000000" w:rsidDel="00000000" w:rsidP="00000000" w:rsidRDefault="00000000" w:rsidRPr="00000000" w14:paraId="0000079C">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9D">
      <w:pPr>
        <w:spacing w:line="240" w:lineRule="auto"/>
        <w:rPr>
          <w:sz w:val="24"/>
          <w:szCs w:val="24"/>
        </w:rPr>
      </w:pPr>
      <w:r w:rsidDel="00000000" w:rsidR="00000000" w:rsidRPr="00000000">
        <w:rPr>
          <w:sz w:val="24"/>
          <w:szCs w:val="24"/>
          <w:rtl w:val="0"/>
        </w:rPr>
        <w:t xml:space="preserve">│ Clicks "Run Verification"        </w:t>
      </w:r>
    </w:p>
    <w:p w:rsidR="00000000" w:rsidDel="00000000" w:rsidP="00000000" w:rsidRDefault="00000000" w:rsidRPr="00000000" w14:paraId="0000079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9F">
      <w:pPr>
        <w:spacing w:line="240" w:lineRule="auto"/>
        <w:rPr>
          <w:sz w:val="24"/>
          <w:szCs w:val="24"/>
        </w:rPr>
      </w:pPr>
      <w:r w:rsidDel="00000000" w:rsidR="00000000" w:rsidRPr="00000000">
        <w:rPr>
          <w:sz w:val="24"/>
          <w:szCs w:val="24"/>
          <w:rtl w:val="0"/>
        </w:rPr>
        <w:t xml:space="preserve">│ COUPON CONSUMED     </w:t>
      </w:r>
    </w:p>
    <w:p w:rsidR="00000000" w:rsidDel="00000000" w:rsidP="00000000" w:rsidRDefault="00000000" w:rsidRPr="00000000" w14:paraId="000007A0">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Status: reserved → used          </w:t>
      </w:r>
    </w:p>
    <w:p w:rsidR="00000000" w:rsidDel="00000000" w:rsidP="00000000" w:rsidRDefault="00000000" w:rsidRPr="00000000" w14:paraId="000007A1">
      <w:pPr>
        <w:spacing w:line="240" w:lineRule="auto"/>
        <w:rPr>
          <w:sz w:val="24"/>
          <w:szCs w:val="24"/>
        </w:rPr>
      </w:pPr>
      <w:r w:rsidDel="00000000" w:rsidR="00000000" w:rsidRPr="00000000">
        <w:rPr>
          <w:sz w:val="24"/>
          <w:szCs w:val="24"/>
          <w:rtl w:val="0"/>
        </w:rPr>
        <w:t xml:space="preserve">│ Used by: Admin User 1            </w:t>
      </w:r>
    </w:p>
    <w:p w:rsidR="00000000" w:rsidDel="00000000" w:rsidP="00000000" w:rsidRDefault="00000000" w:rsidRPr="00000000" w14:paraId="000007A2">
      <w:pPr>
        <w:spacing w:line="240" w:lineRule="auto"/>
        <w:rPr>
          <w:sz w:val="24"/>
          <w:szCs w:val="24"/>
        </w:rPr>
      </w:pPr>
      <w:r w:rsidDel="00000000" w:rsidR="00000000" w:rsidRPr="00000000">
        <w:rPr>
          <w:sz w:val="24"/>
          <w:szCs w:val="24"/>
          <w:rtl w:val="0"/>
        </w:rPr>
        <w:t xml:space="preserve">│ Timestamp: 26-Jul 14:30 PM       </w:t>
      </w:r>
    </w:p>
    <w:p w:rsidR="00000000" w:rsidDel="00000000" w:rsidP="00000000" w:rsidRDefault="00000000" w:rsidRPr="00000000" w14:paraId="000007A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A4">
      <w:pPr>
        <w:spacing w:line="240" w:lineRule="auto"/>
        <w:rPr>
          <w:sz w:val="24"/>
          <w:szCs w:val="24"/>
        </w:rPr>
      </w:pPr>
      <w:r w:rsidDel="00000000" w:rsidR="00000000" w:rsidRPr="00000000">
        <w:rPr>
          <w:sz w:val="24"/>
          <w:szCs w:val="24"/>
          <w:rtl w:val="0"/>
        </w:rPr>
        <w:t xml:space="preserve">│ Verification job starts (OCR + APIs)               </w:t>
      </w:r>
    </w:p>
    <w:p w:rsidR="00000000" w:rsidDel="00000000" w:rsidP="00000000" w:rsidRDefault="00000000" w:rsidRPr="00000000" w14:paraId="000007A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A6">
      <w:pPr>
        <w:spacing w:line="240" w:lineRule="auto"/>
        <w:rPr>
          <w:sz w:val="24"/>
          <w:szCs w:val="24"/>
        </w:rPr>
      </w:pPr>
      <w:r w:rsidDel="00000000" w:rsidR="00000000" w:rsidRPr="00000000">
        <w:rPr>
          <w:sz w:val="24"/>
          <w:szCs w:val="24"/>
          <w:rtl w:val="0"/>
        </w:rPr>
        <w:t xml:space="preserve">│ Results stored      </w:t>
      </w:r>
    </w:p>
    <w:p w:rsidR="00000000" w:rsidDel="00000000" w:rsidP="00000000" w:rsidRDefault="00000000" w:rsidRPr="00000000" w14:paraId="000007A7">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7A8">
      <w:pPr>
        <w:spacing w:line="240" w:lineRule="auto"/>
        <w:rPr>
          <w:sz w:val="24"/>
          <w:szCs w:val="24"/>
        </w:rPr>
      </w:pPr>
      <w:r w:rsidDel="00000000" w:rsidR="00000000" w:rsidRPr="00000000">
        <w:rPr>
          <w:sz w:val="24"/>
          <w:szCs w:val="24"/>
          <w:rtl w:val="0"/>
        </w:rPr>
        <w:t xml:space="preserve">│ Admin approves/rejects </w:t>
      </w:r>
      <w:commentRangeStart w:id="2"/>
      <w:r w:rsidDel="00000000" w:rsidR="00000000" w:rsidRPr="00000000">
        <w:rPr>
          <w:sz w:val="24"/>
          <w:szCs w:val="24"/>
          <w:rtl w:val="0"/>
        </w:rPr>
        <w:t xml:space="preserve">KYC</w:t>
      </w:r>
      <w:commentRangeEnd w:id="2"/>
      <w:r w:rsidDel="00000000" w:rsidR="00000000" w:rsidRPr="00000000">
        <w:commentReference w:id="2"/>
      </w:r>
      <w:r w:rsidDel="00000000" w:rsidR="00000000" w:rsidRPr="00000000">
        <w:rPr>
          <w:sz w:val="24"/>
          <w:szCs w:val="24"/>
          <w:rtl w:val="0"/>
        </w:rPr>
        <w:t xml:space="preserve">       </w:t>
      </w:r>
    </w:p>
    <w:p w:rsidR="00000000" w:rsidDel="00000000" w:rsidP="00000000" w:rsidRDefault="00000000" w:rsidRPr="00000000" w14:paraId="000007A9">
      <w:pPr>
        <w:spacing w:line="240" w:lineRule="auto"/>
        <w:rPr>
          <w:sz w:val="24"/>
          <w:szCs w:val="24"/>
        </w:rPr>
      </w:pPr>
      <w:r w:rsidDel="00000000" w:rsidR="00000000" w:rsidRPr="00000000">
        <w:rPr>
          <w:rtl w:val="0"/>
        </w:rPr>
      </w:r>
    </w:p>
    <w:p w:rsidR="00000000" w:rsidDel="00000000" w:rsidP="00000000" w:rsidRDefault="00000000" w:rsidRPr="00000000" w14:paraId="000007AA">
      <w:pPr>
        <w:rPr>
          <w:sz w:val="24"/>
          <w:szCs w:val="24"/>
        </w:rPr>
      </w:pPr>
      <w:r w:rsidDel="00000000" w:rsidR="00000000" w:rsidRPr="00000000">
        <w:rPr/>
        <w:drawing>
          <wp:inline distB="114300" distT="114300" distL="114300" distR="114300">
            <wp:extent cx="5943600" cy="63881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spacing w:line="240" w:lineRule="auto"/>
        <w:rPr>
          <w:sz w:val="24"/>
          <w:szCs w:val="24"/>
        </w:rPr>
      </w:pPr>
      <w:r w:rsidDel="00000000" w:rsidR="00000000" w:rsidRPr="00000000">
        <w:rPr>
          <w:rtl w:val="0"/>
        </w:rPr>
      </w:r>
    </w:p>
    <w:p w:rsidR="00000000" w:rsidDel="00000000" w:rsidP="00000000" w:rsidRDefault="00000000" w:rsidRPr="00000000" w14:paraId="000007AC">
      <w:pPr>
        <w:spacing w:line="240" w:lineRule="auto"/>
        <w:rPr>
          <w:color w:val="3c78d8"/>
          <w:sz w:val="30"/>
          <w:szCs w:val="30"/>
        </w:rPr>
      </w:pPr>
      <w:r w:rsidDel="00000000" w:rsidR="00000000" w:rsidRPr="00000000">
        <w:rPr>
          <w:color w:val="3c78d8"/>
          <w:sz w:val="30"/>
          <w:szCs w:val="30"/>
          <w:rtl w:val="0"/>
        </w:rPr>
        <w:t xml:space="preserve">iTARANG ADMIN KYC VERIFICATION WORKFLOW - iTarang view</w:t>
      </w:r>
    </w:p>
    <w:p w:rsidR="00000000" w:rsidDel="00000000" w:rsidP="00000000" w:rsidRDefault="00000000" w:rsidRPr="00000000" w14:paraId="000007AD">
      <w:pPr>
        <w:spacing w:line="240" w:lineRule="auto"/>
        <w:rPr>
          <w:b w:val="1"/>
          <w:bCs w:val="1"/>
          <w:sz w:val="34"/>
          <w:szCs w:val="34"/>
        </w:rPr>
      </w:pPr>
      <w:r w:rsidDel="00000000" w:rsidR="00000000" w:rsidRPr="00000000">
        <w:rPr>
          <w:color w:val="3c78d8"/>
          <w:sz w:val="30"/>
          <w:szCs w:val="30"/>
          <w:rtl w:val="0"/>
        </w:rPr>
        <w:t xml:space="preserve">Add as Section (After Coupon Management)</w:t>
      </w:r>
      <w:r w:rsidDel="00000000" w:rsidR="00000000" w:rsidRPr="00000000">
        <w:rPr>
          <w:rtl w:val="0"/>
        </w:rPr>
      </w:r>
    </w:p>
    <w:p w:rsidR="00000000" w:rsidDel="00000000" w:rsidP="00000000" w:rsidRDefault="00000000" w:rsidRPr="00000000" w14:paraId="000007AE">
      <w:pPr>
        <w:pStyle w:val="Heading3"/>
        <w:keepNext w:val="0"/>
        <w:keepLines w:val="0"/>
        <w:spacing w:before="280" w:line="240" w:lineRule="auto"/>
        <w:rPr>
          <w:b w:val="1"/>
          <w:bCs w:val="1"/>
          <w:color w:val="000000"/>
          <w:sz w:val="26"/>
          <w:szCs w:val="26"/>
        </w:rPr>
      </w:pPr>
      <w:bookmarkStart w:colFirst="0" w:colLast="0" w:name="_duwpvvzgaqig" w:id="38"/>
      <w:bookmarkEnd w:id="38"/>
      <w:r w:rsidDel="00000000" w:rsidR="00000000" w:rsidRPr="00000000">
        <w:rPr>
          <w:b w:val="1"/>
          <w:bCs w:val="1"/>
          <w:color w:val="000000"/>
          <w:sz w:val="26"/>
          <w:szCs w:val="26"/>
          <w:rtl w:val="0"/>
        </w:rPr>
        <w:t xml:space="preserve">OVERVIEW - ADMIN VERIFICATION PURPOSE</w:t>
      </w:r>
    </w:p>
    <w:p w:rsidR="00000000" w:rsidDel="00000000" w:rsidP="00000000" w:rsidRDefault="00000000" w:rsidRPr="00000000" w14:paraId="000007AF">
      <w:pPr>
        <w:spacing w:after="240" w:before="240" w:line="240" w:lineRule="auto"/>
        <w:rPr/>
      </w:pPr>
      <w:r w:rsidDel="00000000" w:rsidR="00000000" w:rsidRPr="00000000">
        <w:rPr>
          <w:b w:val="1"/>
          <w:bCs w:val="1"/>
          <w:rtl w:val="0"/>
        </w:rPr>
        <w:t xml:space="preserve">Objective:</w:t>
      </w:r>
      <w:r w:rsidDel="00000000" w:rsidR="00000000" w:rsidRPr="00000000">
        <w:rPr>
          <w:rtl w:val="0"/>
        </w:rPr>
        <w:t xml:space="preserve"> After the dealer completes document upload, consent verification, and coupon validation, the lead is handed off to iTarang Admin for comprehensive KYC verification using third-party APIs and manual review.</w:t>
      </w:r>
    </w:p>
    <w:p w:rsidR="00000000" w:rsidDel="00000000" w:rsidP="00000000" w:rsidRDefault="00000000" w:rsidRPr="00000000" w14:paraId="000007B0">
      <w:pPr>
        <w:spacing w:after="240" w:before="240" w:line="240" w:lineRule="auto"/>
        <w:rPr>
          <w:b w:val="1"/>
          <w:bCs w:val="1"/>
        </w:rPr>
      </w:pPr>
      <w:r w:rsidDel="00000000" w:rsidR="00000000" w:rsidRPr="00000000">
        <w:rPr>
          <w:b w:val="1"/>
          <w:bCs w:val="1"/>
          <w:rtl w:val="0"/>
        </w:rPr>
        <w:t xml:space="preserve">Core Principles:</w:t>
      </w:r>
    </w:p>
    <w:p w:rsidR="00000000" w:rsidDel="00000000" w:rsidP="00000000" w:rsidRDefault="00000000" w:rsidRPr="00000000" w14:paraId="000007B1">
      <w:pPr>
        <w:numPr>
          <w:ilvl w:val="0"/>
          <w:numId w:val="37"/>
        </w:numPr>
        <w:ind w:left="720" w:hanging="360"/>
        <w:rPr>
          <w:u w:val="none"/>
        </w:rPr>
      </w:pPr>
      <w:r w:rsidDel="00000000" w:rsidR="00000000" w:rsidRPr="00000000">
        <w:rPr>
          <w:rtl w:val="0"/>
        </w:rPr>
        <w:t xml:space="preserve">Admin has full control over verification execution</w:t>
      </w:r>
    </w:p>
    <w:p w:rsidR="00000000" w:rsidDel="00000000" w:rsidP="00000000" w:rsidRDefault="00000000" w:rsidRPr="00000000" w14:paraId="000007B2">
      <w:pPr>
        <w:numPr>
          <w:ilvl w:val="0"/>
          <w:numId w:val="37"/>
        </w:numPr>
        <w:ind w:left="720" w:hanging="360"/>
        <w:rPr>
          <w:u w:val="none"/>
        </w:rPr>
      </w:pPr>
      <w:r w:rsidDel="00000000" w:rsidR="00000000" w:rsidRPr="00000000">
        <w:rPr>
          <w:rtl w:val="0"/>
        </w:rPr>
        <w:t xml:space="preserve">APIs are triggered manually (not auto-run on upload)</w:t>
      </w:r>
    </w:p>
    <w:p w:rsidR="00000000" w:rsidDel="00000000" w:rsidP="00000000" w:rsidRDefault="00000000" w:rsidRPr="00000000" w14:paraId="000007B3">
      <w:pPr>
        <w:numPr>
          <w:ilvl w:val="0"/>
          <w:numId w:val="37"/>
        </w:numPr>
        <w:ind w:left="720" w:hanging="360"/>
        <w:rPr>
          <w:u w:val="none"/>
        </w:rPr>
      </w:pPr>
      <w:r w:rsidDel="00000000" w:rsidR="00000000" w:rsidRPr="00000000">
        <w:rPr>
          <w:rtl w:val="0"/>
        </w:rPr>
        <w:t xml:space="preserve">Coupon consumed when first verification API executes</w:t>
      </w:r>
    </w:p>
    <w:p w:rsidR="00000000" w:rsidDel="00000000" w:rsidP="00000000" w:rsidRDefault="00000000" w:rsidRPr="00000000" w14:paraId="000007B4">
      <w:pPr>
        <w:numPr>
          <w:ilvl w:val="0"/>
          <w:numId w:val="37"/>
        </w:numPr>
        <w:ind w:left="720" w:hanging="360"/>
        <w:rPr>
          <w:u w:val="none"/>
        </w:rPr>
      </w:pPr>
      <w:r w:rsidDel="00000000" w:rsidR="00000000" w:rsidRPr="00000000">
        <w:rPr>
          <w:rtl w:val="0"/>
        </w:rPr>
        <w:t xml:space="preserve">Admin can request additional documents or co-borrower KYC</w:t>
      </w:r>
    </w:p>
    <w:p w:rsidR="00000000" w:rsidDel="00000000" w:rsidP="00000000" w:rsidRDefault="00000000" w:rsidRPr="00000000" w14:paraId="000007B5">
      <w:pPr>
        <w:numPr>
          <w:ilvl w:val="0"/>
          <w:numId w:val="37"/>
        </w:numPr>
        <w:ind w:left="720" w:hanging="360"/>
        <w:rPr>
          <w:u w:val="none"/>
        </w:rPr>
      </w:pPr>
      <w:r w:rsidDel="00000000" w:rsidR="00000000" w:rsidRPr="00000000">
        <w:rPr>
          <w:rtl w:val="0"/>
        </w:rPr>
        <w:t xml:space="preserve">Cost control: Limited API retry attempts</w:t>
      </w:r>
    </w:p>
    <w:p w:rsidR="00000000" w:rsidDel="00000000" w:rsidP="00000000" w:rsidRDefault="00000000" w:rsidRPr="00000000" w14:paraId="000007B6">
      <w:pPr>
        <w:numPr>
          <w:ilvl w:val="0"/>
          <w:numId w:val="37"/>
        </w:numPr>
        <w:ind w:left="720" w:hanging="360"/>
        <w:rPr>
          <w:u w:val="none"/>
        </w:rPr>
      </w:pPr>
      <w:r w:rsidDel="00000000" w:rsidR="00000000" w:rsidRPr="00000000">
        <w:rPr>
          <w:rtl w:val="0"/>
        </w:rPr>
        <w:t xml:space="preserve">Final decision: Approve, Reject, or Request More Info</w:t>
      </w:r>
      <w:r w:rsidDel="00000000" w:rsidR="00000000" w:rsidRPr="00000000">
        <w:rPr>
          <w:rtl w:val="0"/>
        </w:rPr>
      </w:r>
    </w:p>
    <w:p w:rsidR="00000000" w:rsidDel="00000000" w:rsidP="00000000" w:rsidRDefault="00000000" w:rsidRPr="00000000" w14:paraId="000007B7">
      <w:pPr>
        <w:spacing w:after="240" w:before="240" w:line="240" w:lineRule="auto"/>
        <w:rPr>
          <w:b w:val="1"/>
          <w:bCs w:val="1"/>
        </w:rPr>
      </w:pPr>
      <w:r w:rsidDel="00000000" w:rsidR="00000000" w:rsidRPr="00000000">
        <w:rPr>
          <w:b w:val="1"/>
          <w:bCs w:val="1"/>
          <w:rtl w:val="0"/>
        </w:rPr>
        <w:t xml:space="preserve">Verification Scope:</w:t>
      </w:r>
    </w:p>
    <w:p w:rsidR="00000000" w:rsidDel="00000000" w:rsidP="00000000" w:rsidRDefault="00000000" w:rsidRPr="00000000" w14:paraId="000007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API Verifications:</w:t>
      </w:r>
      <w:r w:rsidDel="00000000" w:rsidR="00000000" w:rsidRPr="00000000">
        <w:rPr>
          <w:rtl w:val="0"/>
        </w:rPr>
        <w:t xml:space="preserve"> Aadhaar (OTP), PAN, Bank Account, Face Match, CIBIL</w:t>
      </w:r>
    </w:p>
    <w:p w:rsidR="00000000" w:rsidDel="00000000" w:rsidP="00000000" w:rsidRDefault="00000000" w:rsidRPr="00000000" w14:paraId="000007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OCR Extraction:</w:t>
      </w:r>
      <w:r w:rsidDel="00000000" w:rsidR="00000000" w:rsidRPr="00000000">
        <w:rPr>
          <w:rtl w:val="0"/>
        </w:rPr>
        <w:t xml:space="preserve"> Aadhaar, PAN, Bank Statement, Cheques, RC</w:t>
      </w:r>
    </w:p>
    <w:p w:rsidR="00000000" w:rsidDel="00000000" w:rsidP="00000000" w:rsidRDefault="00000000" w:rsidRPr="00000000" w14:paraId="000007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Manual Reviews:</w:t>
      </w:r>
      <w:r w:rsidDel="00000000" w:rsidR="00000000" w:rsidRPr="00000000">
        <w:rPr>
          <w:rtl w:val="0"/>
        </w:rPr>
        <w:t xml:space="preserve"> Document authenticity, data consistency, cross-field matching</w:t>
      </w:r>
    </w:p>
    <w:p w:rsidR="00000000" w:rsidDel="00000000" w:rsidP="00000000" w:rsidRDefault="00000000" w:rsidRPr="00000000" w14:paraId="000007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Risk Assessment:</w:t>
      </w:r>
      <w:r w:rsidDel="00000000" w:rsidR="00000000" w:rsidRPr="00000000">
        <w:rPr>
          <w:rtl w:val="0"/>
        </w:rPr>
        <w:t xml:space="preserve"> CIBIL score interpretation, fraud checks</w:t>
      </w:r>
    </w:p>
    <w:p w:rsidR="00000000" w:rsidDel="00000000" w:rsidP="00000000" w:rsidRDefault="00000000" w:rsidRPr="00000000" w14:paraId="000007BC">
      <w:pPr>
        <w:pStyle w:val="Heading3"/>
        <w:keepNext w:val="0"/>
        <w:keepLines w:val="0"/>
        <w:spacing w:before="280" w:line="240" w:lineRule="auto"/>
        <w:rPr>
          <w:b w:val="1"/>
          <w:bCs w:val="1"/>
          <w:color w:val="000000"/>
          <w:sz w:val="26"/>
          <w:szCs w:val="26"/>
        </w:rPr>
      </w:pPr>
      <w:bookmarkStart w:colFirst="0" w:colLast="0" w:name="_h34tbeba4p75" w:id="39"/>
      <w:bookmarkEnd w:id="39"/>
      <w:r w:rsidDel="00000000" w:rsidR="00000000" w:rsidRPr="00000000">
        <w:rPr>
          <w:b w:val="1"/>
          <w:bCs w:val="1"/>
          <w:color w:val="000000"/>
          <w:sz w:val="26"/>
          <w:szCs w:val="26"/>
          <w:rtl w:val="0"/>
        </w:rPr>
        <w:t xml:space="preserve">CASE HANDOFF FROM DEALER TO iTARANG</w:t>
      </w:r>
    </w:p>
    <w:p w:rsidR="00000000" w:rsidDel="00000000" w:rsidP="00000000" w:rsidRDefault="00000000" w:rsidRPr="00000000" w14:paraId="000007BD">
      <w:pPr>
        <w:pStyle w:val="Heading4"/>
        <w:keepNext w:val="0"/>
        <w:keepLines w:val="0"/>
        <w:spacing w:after="40" w:before="240" w:line="240" w:lineRule="auto"/>
        <w:rPr>
          <w:b w:val="1"/>
          <w:bCs w:val="1"/>
          <w:color w:val="000000"/>
          <w:sz w:val="22"/>
          <w:szCs w:val="22"/>
        </w:rPr>
      </w:pPr>
      <w:bookmarkStart w:colFirst="0" w:colLast="0" w:name="_ewa4nh8kdig" w:id="40"/>
      <w:bookmarkEnd w:id="40"/>
      <w:r w:rsidDel="00000000" w:rsidR="00000000" w:rsidRPr="00000000">
        <w:rPr>
          <w:b w:val="1"/>
          <w:bCs w:val="1"/>
          <w:color w:val="000000"/>
          <w:sz w:val="22"/>
          <w:szCs w:val="22"/>
          <w:rtl w:val="0"/>
        </w:rPr>
        <w:t xml:space="preserve">Trigger Conditions</w:t>
      </w:r>
    </w:p>
    <w:p w:rsidR="00000000" w:rsidDel="00000000" w:rsidP="00000000" w:rsidRDefault="00000000" w:rsidRPr="00000000" w14:paraId="000007BE">
      <w:pPr>
        <w:spacing w:after="240" w:before="240" w:line="240" w:lineRule="auto"/>
        <w:rPr/>
      </w:pPr>
      <w:r w:rsidDel="00000000" w:rsidR="00000000" w:rsidRPr="00000000">
        <w:rPr>
          <w:rtl w:val="0"/>
        </w:rPr>
        <w:t xml:space="preserve">The lead automatically moves to iTarang verification queue when ALL of the following are met:</w:t>
      </w:r>
    </w:p>
    <w:p w:rsidR="00000000" w:rsidDel="00000000" w:rsidP="00000000" w:rsidRDefault="00000000" w:rsidRPr="00000000" w14:paraId="000007BF">
      <w:pPr>
        <w:spacing w:after="240" w:before="240" w:line="240" w:lineRule="auto"/>
        <w:rPr>
          <w:b w:val="1"/>
          <w:bCs w:val="1"/>
        </w:rPr>
      </w:pPr>
      <w:r w:rsidDel="00000000" w:rsidR="00000000" w:rsidRPr="00000000">
        <w:rPr>
          <w:b w:val="1"/>
          <w:bCs w:val="1"/>
          <w:rtl w:val="0"/>
        </w:rPr>
        <w:t xml:space="preserve">Checklist:</w:t>
      </w:r>
    </w:p>
    <w:p w:rsidR="00000000" w:rsidDel="00000000" w:rsidP="00000000" w:rsidRDefault="00000000" w:rsidRPr="00000000" w14:paraId="000007C0">
      <w:pPr>
        <w:numPr>
          <w:ilvl w:val="0"/>
          <w:numId w:val="25"/>
        </w:numPr>
        <w:spacing w:after="0" w:afterAutospacing="0" w:before="240" w:line="240" w:lineRule="auto"/>
        <w:ind w:left="720" w:hanging="360"/>
      </w:pPr>
      <w:r w:rsidDel="00000000" w:rsidR="00000000" w:rsidRPr="00000000">
        <w:rPr>
          <w:rtl w:val="0"/>
        </w:rPr>
        <w:t xml:space="preserve">Customer consent completed and admin-verified</w:t>
      </w:r>
    </w:p>
    <w:p w:rsidR="00000000" w:rsidDel="00000000" w:rsidP="00000000" w:rsidRDefault="00000000" w:rsidRPr="00000000" w14:paraId="000007C1">
      <w:pPr>
        <w:numPr>
          <w:ilvl w:val="0"/>
          <w:numId w:val="25"/>
        </w:numPr>
        <w:spacing w:after="0" w:afterAutospacing="0" w:before="0" w:beforeAutospacing="0" w:line="240" w:lineRule="auto"/>
        <w:ind w:left="720" w:hanging="360"/>
      </w:pPr>
      <w:r w:rsidDel="00000000" w:rsidR="00000000" w:rsidRPr="00000000">
        <w:rPr>
          <w:rtl w:val="0"/>
        </w:rPr>
        <w:t xml:space="preserve">All required documents uploaded (11/11 for loan, 3/3 for cash)</w:t>
      </w:r>
    </w:p>
    <w:p w:rsidR="00000000" w:rsidDel="00000000" w:rsidP="00000000" w:rsidRDefault="00000000" w:rsidRPr="00000000" w14:paraId="000007C2">
      <w:pPr>
        <w:numPr>
          <w:ilvl w:val="0"/>
          <w:numId w:val="25"/>
        </w:numPr>
        <w:spacing w:after="0" w:afterAutospacing="0" w:before="0" w:beforeAutospacing="0" w:line="240" w:lineRule="auto"/>
        <w:ind w:left="720" w:hanging="360"/>
      </w:pPr>
      <w:r w:rsidDel="00000000" w:rsidR="00000000" w:rsidRPr="00000000">
        <w:rPr>
          <w:rtl w:val="0"/>
        </w:rPr>
        <w:t xml:space="preserve">Verification coupon validated and reserved</w:t>
      </w:r>
    </w:p>
    <w:p w:rsidR="00000000" w:rsidDel="00000000" w:rsidP="00000000" w:rsidRDefault="00000000" w:rsidRPr="00000000" w14:paraId="000007C3">
      <w:pPr>
        <w:numPr>
          <w:ilvl w:val="0"/>
          <w:numId w:val="25"/>
        </w:numPr>
        <w:spacing w:after="240" w:before="0" w:beforeAutospacing="0" w:line="240" w:lineRule="auto"/>
        <w:ind w:left="720" w:hanging="360"/>
      </w:pPr>
      <w:r w:rsidDel="00000000" w:rsidR="00000000" w:rsidRPr="00000000">
        <w:rPr>
          <w:rtl w:val="0"/>
        </w:rPr>
        <w:t xml:space="preserve">Dealer clicked "Submit for Verification"</w:t>
      </w:r>
    </w:p>
    <w:p w:rsidR="00000000" w:rsidDel="00000000" w:rsidP="00000000" w:rsidRDefault="00000000" w:rsidRPr="00000000" w14:paraId="000007C4">
      <w:pPr>
        <w:spacing w:after="240" w:before="240" w:line="240" w:lineRule="auto"/>
        <w:rPr>
          <w:b w:val="1"/>
          <w:bCs w:val="1"/>
        </w:rPr>
      </w:pPr>
      <w:r w:rsidDel="00000000" w:rsidR="00000000" w:rsidRPr="00000000">
        <w:rPr>
          <w:b w:val="1"/>
          <w:bCs w:val="1"/>
          <w:rtl w:val="0"/>
        </w:rPr>
        <w:t xml:space="preserve">System Actions on Handoff, Backend API: </w:t>
      </w:r>
      <w:r w:rsidDel="00000000" w:rsidR="00000000" w:rsidRPr="00000000">
        <w:rPr>
          <w:b w:val="1"/>
          <w:bCs w:val="1"/>
          <w:color w:val="008080"/>
          <w:rtl w:val="0"/>
        </w:rPr>
        <w:t xml:space="preserve">POST</w:t>
      </w:r>
      <w:r w:rsidDel="00000000" w:rsidR="00000000" w:rsidRPr="00000000">
        <w:rPr>
          <w:b w:val="1"/>
          <w:bCs w:val="1"/>
          <w:rtl w:val="0"/>
        </w:rPr>
        <w:t xml:space="preserve"> </w:t>
      </w:r>
      <w:r w:rsidDel="00000000" w:rsidR="00000000" w:rsidRPr="00000000">
        <w:rPr>
          <w:b w:val="1"/>
          <w:bCs w:val="1"/>
          <w:color w:val="14181f"/>
          <w:rtl w:val="0"/>
        </w:rPr>
        <w:t xml:space="preserve">/</w:t>
      </w:r>
      <w:r w:rsidDel="00000000" w:rsidR="00000000" w:rsidRPr="00000000">
        <w:rPr>
          <w:b w:val="1"/>
          <w:bCs w:val="1"/>
          <w:rtl w:val="0"/>
        </w:rPr>
        <w:t xml:space="preserve">api</w:t>
      </w:r>
      <w:r w:rsidDel="00000000" w:rsidR="00000000" w:rsidRPr="00000000">
        <w:rPr>
          <w:b w:val="1"/>
          <w:bCs w:val="1"/>
          <w:color w:val="14181f"/>
          <w:rtl w:val="0"/>
        </w:rPr>
        <w:t xml:space="preserve">/</w:t>
      </w:r>
      <w:r w:rsidDel="00000000" w:rsidR="00000000" w:rsidRPr="00000000">
        <w:rPr>
          <w:b w:val="1"/>
          <w:bCs w:val="1"/>
          <w:rtl w:val="0"/>
        </w:rPr>
        <w:t xml:space="preserve">kyc</w:t>
      </w:r>
      <w:r w:rsidDel="00000000" w:rsidR="00000000" w:rsidRPr="00000000">
        <w:rPr>
          <w:b w:val="1"/>
          <w:bCs w:val="1"/>
          <w:color w:val="14181f"/>
          <w:rtl w:val="0"/>
        </w:rPr>
        <w:t xml:space="preserve">/:</w:t>
      </w:r>
      <w:r w:rsidDel="00000000" w:rsidR="00000000" w:rsidRPr="00000000">
        <w:rPr>
          <w:b w:val="1"/>
          <w:bCs w:val="1"/>
          <w:rtl w:val="0"/>
        </w:rPr>
        <w:t xml:space="preserve">leadId</w:t>
      </w:r>
      <w:r w:rsidDel="00000000" w:rsidR="00000000" w:rsidRPr="00000000">
        <w:rPr>
          <w:b w:val="1"/>
          <w:bCs w:val="1"/>
          <w:color w:val="14181f"/>
          <w:rtl w:val="0"/>
        </w:rPr>
        <w:t xml:space="preserve">/</w:t>
      </w:r>
      <w:r w:rsidDel="00000000" w:rsidR="00000000" w:rsidRPr="00000000">
        <w:rPr>
          <w:b w:val="1"/>
          <w:bCs w:val="1"/>
          <w:rtl w:val="0"/>
        </w:rPr>
        <w:t xml:space="preserve">submit</w:t>
      </w:r>
      <w:r w:rsidDel="00000000" w:rsidR="00000000" w:rsidRPr="00000000">
        <w:rPr>
          <w:b w:val="1"/>
          <w:bCs w:val="1"/>
          <w:color w:val="14181f"/>
          <w:rtl w:val="0"/>
        </w:rPr>
        <w:t xml:space="preserve">-</w:t>
      </w:r>
      <w:r w:rsidDel="00000000" w:rsidR="00000000" w:rsidRPr="00000000">
        <w:rPr>
          <w:b w:val="1"/>
          <w:bCs w:val="1"/>
          <w:color w:val="8100c2"/>
          <w:rtl w:val="0"/>
        </w:rPr>
        <w:t xml:space="preserve">for</w:t>
      </w:r>
      <w:r w:rsidDel="00000000" w:rsidR="00000000" w:rsidRPr="00000000">
        <w:rPr>
          <w:b w:val="1"/>
          <w:bCs w:val="1"/>
          <w:color w:val="14181f"/>
          <w:rtl w:val="0"/>
        </w:rPr>
        <w:t xml:space="preserve">-</w:t>
      </w:r>
      <w:r w:rsidDel="00000000" w:rsidR="00000000" w:rsidRPr="00000000">
        <w:rPr>
          <w:b w:val="1"/>
          <w:bCs w:val="1"/>
          <w:rtl w:val="0"/>
        </w:rPr>
        <w:t xml:space="preserve">verification</w:t>
      </w:r>
    </w:p>
    <w:p w:rsidR="00000000" w:rsidDel="00000000" w:rsidP="00000000" w:rsidRDefault="00000000" w:rsidRPr="00000000" w14:paraId="000007C5">
      <w:pPr>
        <w:spacing w:after="240" w:before="240" w:line="240" w:lineRule="auto"/>
        <w:rPr>
          <w:b w:val="1"/>
          <w:bCs w:val="1"/>
          <w:color w:val="008080"/>
        </w:rPr>
      </w:pPr>
      <w:r w:rsidDel="00000000" w:rsidR="00000000" w:rsidRPr="00000000">
        <w:rPr>
          <w:b w:val="1"/>
          <w:bCs w:val="1"/>
          <w:color w:val="b80a18"/>
          <w:rtl w:val="0"/>
        </w:rPr>
        <w:t xml:space="preserve">Processing</w:t>
      </w:r>
      <w:r w:rsidDel="00000000" w:rsidR="00000000" w:rsidRPr="00000000">
        <w:rPr>
          <w:b w:val="1"/>
          <w:bCs w:val="1"/>
          <w:color w:val="14181f"/>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7C6">
      <w:pPr>
        <w:numPr>
          <w:ilvl w:val="0"/>
          <w:numId w:val="32"/>
        </w:numPr>
        <w:spacing w:after="0" w:afterAutospacing="0" w:before="240" w:line="240" w:lineRule="auto"/>
        <w:ind w:left="720" w:hanging="360"/>
        <w:rPr/>
      </w:pPr>
      <w:r w:rsidDel="00000000" w:rsidR="00000000" w:rsidRPr="00000000">
        <w:rPr>
          <w:rtl w:val="0"/>
        </w:rPr>
        <w:t xml:space="preserve">Lock</w:t>
      </w:r>
      <w:r w:rsidDel="00000000" w:rsidR="00000000" w:rsidRPr="00000000">
        <w:rPr>
          <w:rtl w:val="0"/>
        </w:rPr>
        <w:t xml:space="preserve"> dealer editing</w:t>
      </w:r>
      <w:r w:rsidDel="00000000" w:rsidR="00000000" w:rsidRPr="00000000">
        <w:rPr>
          <w:rtl w:val="0"/>
        </w:rPr>
        <w:t xml:space="preserve">:</w:t>
      </w:r>
    </w:p>
    <w:p w:rsidR="00000000" w:rsidDel="00000000" w:rsidP="00000000" w:rsidRDefault="00000000" w:rsidRPr="00000000" w14:paraId="000007C7">
      <w:pPr>
        <w:numPr>
          <w:ilvl w:val="1"/>
          <w:numId w:val="32"/>
        </w:numPr>
        <w:spacing w:after="0" w:afterAutospacing="0" w:before="0" w:beforeAutospacing="0" w:line="240" w:lineRule="auto"/>
        <w:ind w:left="1440" w:hanging="360"/>
        <w:rPr/>
      </w:pPr>
      <w:r w:rsidDel="00000000" w:rsidR="00000000" w:rsidRPr="00000000">
        <w:rPr>
          <w:rtl w:val="0"/>
        </w:rPr>
        <w:t xml:space="preserve">Documents</w:t>
      </w:r>
      <w:r w:rsidDel="00000000" w:rsidR="00000000" w:rsidRPr="00000000">
        <w:rPr>
          <w:rtl w:val="0"/>
        </w:rPr>
        <w:t xml:space="preserve"> become read</w:t>
      </w:r>
      <w:r w:rsidDel="00000000" w:rsidR="00000000" w:rsidRPr="00000000">
        <w:rPr>
          <w:rtl w:val="0"/>
        </w:rPr>
        <w:t xml:space="preserve">-</w:t>
      </w:r>
      <w:r w:rsidDel="00000000" w:rsidR="00000000" w:rsidRPr="00000000">
        <w:rPr>
          <w:rtl w:val="0"/>
        </w:rPr>
        <w:t xml:space="preserve">only </w:t>
      </w:r>
      <w:r w:rsidDel="00000000" w:rsidR="00000000" w:rsidRPr="00000000">
        <w:rPr>
          <w:rtl w:val="0"/>
        </w:rPr>
        <w:t xml:space="preserve">for</w:t>
      </w:r>
      <w:r w:rsidDel="00000000" w:rsidR="00000000" w:rsidRPr="00000000">
        <w:rPr>
          <w:rtl w:val="0"/>
        </w:rPr>
        <w:t xml:space="preserve"> dealer</w:t>
      </w:r>
    </w:p>
    <w:p w:rsidR="00000000" w:rsidDel="00000000" w:rsidP="00000000" w:rsidRDefault="00000000" w:rsidRPr="00000000" w14:paraId="000007C8">
      <w:pPr>
        <w:numPr>
          <w:ilvl w:val="1"/>
          <w:numId w:val="32"/>
        </w:numPr>
        <w:spacing w:after="0" w:afterAutospacing="0" w:before="0" w:beforeAutospacing="0" w:line="240" w:lineRule="auto"/>
        <w:ind w:left="1440" w:hanging="360"/>
        <w:rPr/>
      </w:pPr>
      <w:r w:rsidDel="00000000" w:rsidR="00000000" w:rsidRPr="00000000">
        <w:rPr>
          <w:rtl w:val="0"/>
        </w:rPr>
        <w:t xml:space="preserve">Dealer</w:t>
      </w:r>
      <w:r w:rsidDel="00000000" w:rsidR="00000000" w:rsidRPr="00000000">
        <w:rPr>
          <w:rtl w:val="0"/>
        </w:rPr>
        <w:t xml:space="preserve"> cannot upload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versions</w:t>
      </w:r>
    </w:p>
    <w:p w:rsidR="00000000" w:rsidDel="00000000" w:rsidP="00000000" w:rsidRDefault="00000000" w:rsidRPr="00000000" w14:paraId="000007C9">
      <w:pPr>
        <w:numPr>
          <w:ilvl w:val="1"/>
          <w:numId w:val="32"/>
        </w:numPr>
        <w:spacing w:after="0" w:afterAutospacing="0" w:before="0" w:beforeAutospacing="0" w:line="240" w:lineRule="auto"/>
        <w:ind w:left="1440" w:hanging="360"/>
        <w:rPr/>
      </w:pPr>
      <w:r w:rsidDel="00000000" w:rsidR="00000000" w:rsidRPr="00000000">
        <w:rPr>
          <w:rtl w:val="0"/>
        </w:rPr>
        <w:t xml:space="preserve">Only </w:t>
      </w:r>
      <w:r w:rsidDel="00000000" w:rsidR="00000000" w:rsidRPr="00000000">
        <w:rPr>
          <w:rtl w:val="0"/>
        </w:rPr>
        <w:t xml:space="preserve">admin can request changes</w:t>
      </w:r>
    </w:p>
    <w:p w:rsidR="00000000" w:rsidDel="00000000" w:rsidP="00000000" w:rsidRDefault="00000000" w:rsidRPr="00000000" w14:paraId="000007CA">
      <w:pPr>
        <w:numPr>
          <w:ilvl w:val="0"/>
          <w:numId w:val="32"/>
        </w:numPr>
        <w:spacing w:after="0" w:afterAutospacing="0" w:before="0" w:beforeAutospacing="0" w:line="240" w:lineRule="auto"/>
        <w:ind w:left="720" w:hanging="360"/>
        <w:rPr>
          <w:u w:val="none"/>
        </w:rPr>
      </w:pPr>
      <w:r w:rsidDel="00000000" w:rsidR="00000000" w:rsidRPr="00000000">
        <w:rPr>
          <w:color w:val="b34a00"/>
          <w:rtl w:val="0"/>
        </w:rPr>
        <w:t xml:space="preserve">Update</w:t>
      </w:r>
      <w:r w:rsidDel="00000000" w:rsidR="00000000" w:rsidRPr="00000000">
        <w:rPr>
          <w:rtl w:val="0"/>
        </w:rPr>
        <w:t xml:space="preserve"> lead status</w:t>
      </w:r>
      <w:r w:rsidDel="00000000" w:rsidR="00000000" w:rsidRPr="00000000">
        <w:rPr>
          <w:color w:val="14181f"/>
          <w:rtl w:val="0"/>
        </w:rPr>
        <w:t xml:space="preserve">:</w:t>
      </w:r>
    </w:p>
    <w:p w:rsidR="00000000" w:rsidDel="00000000" w:rsidP="00000000" w:rsidRDefault="00000000" w:rsidRPr="00000000" w14:paraId="000007CB">
      <w:pPr>
        <w:numPr>
          <w:ilvl w:val="1"/>
          <w:numId w:val="32"/>
        </w:numPr>
        <w:spacing w:after="0" w:afterAutospacing="0" w:before="0" w:beforeAutospacing="0" w:line="240" w:lineRule="auto"/>
        <w:ind w:left="1440" w:hanging="360"/>
        <w:rPr>
          <w:color w:val="14181f"/>
          <w:u w:val="none"/>
        </w:rPr>
      </w:pPr>
      <w:r w:rsidDel="00000000" w:rsidR="00000000" w:rsidRPr="00000000">
        <w:rPr>
          <w:color w:val="8100c2"/>
          <w:rtl w:val="0"/>
        </w:rPr>
        <w:t xml:space="preserve">await</w:t>
      </w:r>
      <w:r w:rsidDel="00000000" w:rsidR="00000000" w:rsidRPr="00000000">
        <w:rPr>
          <w:color w:val="14181f"/>
          <w:rtl w:val="0"/>
        </w:rPr>
        <w:t xml:space="preserve"> lead</w:t>
      </w:r>
      <w:r w:rsidDel="00000000" w:rsidR="00000000" w:rsidRPr="00000000">
        <w:rPr>
          <w:color w:val="2b303b"/>
          <w:rtl w:val="0"/>
        </w:rPr>
        <w:t xml:space="preserve"> </w:t>
      </w:r>
      <w:r w:rsidDel="00000000" w:rsidR="00000000" w:rsidRPr="00000000">
        <w:rPr>
          <w:color w:val="0051c2"/>
          <w:rtl w:val="0"/>
        </w:rPr>
        <w:t xml:space="preserve">update:</w:t>
      </w:r>
    </w:p>
    <w:p w:rsidR="00000000" w:rsidDel="00000000" w:rsidP="00000000" w:rsidRDefault="00000000" w:rsidRPr="00000000" w14:paraId="000007CC">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kyc_status</w:t>
      </w:r>
      <w:r w:rsidDel="00000000" w:rsidR="00000000" w:rsidRPr="00000000">
        <w:rPr>
          <w:color w:val="14181f"/>
          <w:rtl w:val="0"/>
        </w:rPr>
        <w:t xml:space="preserve">:</w:t>
      </w:r>
      <w:r w:rsidDel="00000000" w:rsidR="00000000" w:rsidRPr="00000000">
        <w:rPr>
          <w:color w:val="0051c2"/>
          <w:rtl w:val="0"/>
        </w:rPr>
        <w:t xml:space="preserve"> </w:t>
      </w:r>
      <w:r w:rsidDel="00000000" w:rsidR="00000000" w:rsidRPr="00000000">
        <w:rPr>
          <w:color w:val="008000"/>
          <w:rtl w:val="0"/>
        </w:rPr>
        <w:t xml:space="preserve">'pending_itarang_verification'</w:t>
      </w:r>
      <w:r w:rsidDel="00000000" w:rsidR="00000000" w:rsidRPr="00000000">
        <w:rPr>
          <w:rtl w:val="0"/>
        </w:rPr>
      </w:r>
    </w:p>
    <w:p w:rsidR="00000000" w:rsidDel="00000000" w:rsidP="00000000" w:rsidRDefault="00000000" w:rsidRPr="00000000" w14:paraId="000007CD">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submitted_for_verification_at</w:t>
      </w:r>
      <w:r w:rsidDel="00000000" w:rsidR="00000000" w:rsidRPr="00000000">
        <w:rPr>
          <w:color w:val="14181f"/>
          <w:rtl w:val="0"/>
        </w:rPr>
        <w:t xml:space="preserve">:</w:t>
      </w:r>
      <w:r w:rsidDel="00000000" w:rsidR="00000000" w:rsidRPr="00000000">
        <w:rPr>
          <w:color w:val="0051c2"/>
          <w:rtl w:val="0"/>
        </w:rPr>
        <w:t xml:space="preserve"> </w:t>
      </w:r>
      <w:r w:rsidDel="00000000" w:rsidR="00000000" w:rsidRPr="00000000">
        <w:rPr>
          <w:color w:val="008080"/>
          <w:rtl w:val="0"/>
        </w:rPr>
        <w:t xml:space="preserve">NOW</w:t>
      </w:r>
      <w:r w:rsidDel="00000000" w:rsidR="00000000" w:rsidRPr="00000000">
        <w:rPr>
          <w:rtl w:val="0"/>
        </w:rPr>
      </w:r>
    </w:p>
    <w:p w:rsidR="00000000" w:rsidDel="00000000" w:rsidP="00000000" w:rsidRDefault="00000000" w:rsidRPr="00000000" w14:paraId="000007CE">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submitted_by</w:t>
      </w:r>
      <w:r w:rsidDel="00000000" w:rsidR="00000000" w:rsidRPr="00000000">
        <w:rPr>
          <w:color w:val="14181f"/>
          <w:rtl w:val="0"/>
        </w:rPr>
        <w:t xml:space="preserve">:</w:t>
      </w:r>
      <w:r w:rsidDel="00000000" w:rsidR="00000000" w:rsidRPr="00000000">
        <w:rPr>
          <w:color w:val="0051c2"/>
          <w:rtl w:val="0"/>
        </w:rPr>
        <w:t xml:space="preserve"> dealerUserId</w:t>
      </w:r>
      <w:r w:rsidDel="00000000" w:rsidR="00000000" w:rsidRPr="00000000">
        <w:rPr>
          <w:rtl w:val="0"/>
        </w:rPr>
      </w:r>
    </w:p>
    <w:p w:rsidR="00000000" w:rsidDel="00000000" w:rsidP="00000000" w:rsidRDefault="00000000" w:rsidRPr="00000000" w14:paraId="000007CF">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dealer_edits_locked</w:t>
      </w:r>
      <w:r w:rsidDel="00000000" w:rsidR="00000000" w:rsidRPr="00000000">
        <w:rPr>
          <w:color w:val="14181f"/>
          <w:rtl w:val="0"/>
        </w:rPr>
        <w:t xml:space="preserve">:</w:t>
      </w:r>
      <w:r w:rsidDel="00000000" w:rsidR="00000000" w:rsidRPr="00000000">
        <w:rPr>
          <w:color w:val="0051c2"/>
          <w:rtl w:val="0"/>
        </w:rPr>
        <w:t xml:space="preserve"> </w:t>
      </w:r>
      <w:r w:rsidDel="00000000" w:rsidR="00000000" w:rsidRPr="00000000">
        <w:rPr>
          <w:color w:val="008080"/>
          <w:rtl w:val="0"/>
        </w:rPr>
        <w:t xml:space="preserve">true</w:t>
      </w:r>
    </w:p>
    <w:p w:rsidR="00000000" w:rsidDel="00000000" w:rsidP="00000000" w:rsidRDefault="00000000" w:rsidRPr="00000000" w14:paraId="000007D0">
      <w:pPr>
        <w:numPr>
          <w:ilvl w:val="0"/>
          <w:numId w:val="32"/>
        </w:numPr>
        <w:spacing w:after="0" w:afterAutospacing="0" w:before="0" w:beforeAutospacing="0" w:line="240" w:lineRule="auto"/>
        <w:ind w:left="720" w:hanging="360"/>
        <w:rPr>
          <w:color w:val="008080"/>
          <w:u w:val="none"/>
        </w:rPr>
      </w:pPr>
      <w:r w:rsidDel="00000000" w:rsidR="00000000" w:rsidRPr="00000000">
        <w:rPr>
          <w:color w:val="b34a00"/>
          <w:rtl w:val="0"/>
        </w:rPr>
        <w:t xml:space="preserve">Add</w:t>
      </w:r>
      <w:r w:rsidDel="00000000" w:rsidR="00000000" w:rsidRPr="00000000">
        <w:rPr>
          <w:color w:val="008080"/>
          <w:rtl w:val="0"/>
        </w:rPr>
        <w:t xml:space="preserve"> to admin queue</w:t>
      </w:r>
      <w:r w:rsidDel="00000000" w:rsidR="00000000" w:rsidRPr="00000000">
        <w:rPr>
          <w:color w:val="14181f"/>
          <w:rtl w:val="0"/>
        </w:rPr>
        <w:t xml:space="preserve">:</w:t>
      </w:r>
    </w:p>
    <w:p w:rsidR="00000000" w:rsidDel="00000000" w:rsidP="00000000" w:rsidRDefault="00000000" w:rsidRPr="00000000" w14:paraId="000007D1">
      <w:pPr>
        <w:numPr>
          <w:ilvl w:val="1"/>
          <w:numId w:val="32"/>
        </w:numPr>
        <w:spacing w:after="0" w:afterAutospacing="0" w:before="0" w:beforeAutospacing="0" w:line="240" w:lineRule="auto"/>
        <w:ind w:left="1440" w:hanging="360"/>
        <w:rPr>
          <w:color w:val="14181f"/>
          <w:u w:val="none"/>
        </w:rPr>
      </w:pPr>
      <w:r w:rsidDel="00000000" w:rsidR="00000000" w:rsidRPr="00000000">
        <w:rPr>
          <w:color w:val="8100c2"/>
          <w:rtl w:val="0"/>
        </w:rPr>
        <w:t xml:space="preserve">await</w:t>
      </w:r>
      <w:r w:rsidDel="00000000" w:rsidR="00000000" w:rsidRPr="00000000">
        <w:rPr>
          <w:color w:val="14181f"/>
          <w:rtl w:val="0"/>
        </w:rPr>
        <w:t xml:space="preserve"> db</w:t>
      </w:r>
      <w:r w:rsidDel="00000000" w:rsidR="00000000" w:rsidRPr="00000000">
        <w:rPr>
          <w:color w:val="2b303b"/>
          <w:rtl w:val="0"/>
        </w:rPr>
        <w:t xml:space="preserve">.</w:t>
      </w:r>
      <w:r w:rsidDel="00000000" w:rsidR="00000000" w:rsidRPr="00000000">
        <w:rPr>
          <w:color w:val="14181f"/>
          <w:rtl w:val="0"/>
        </w:rPr>
        <w:t xml:space="preserve">admin_verification_queue</w:t>
      </w:r>
      <w:r w:rsidDel="00000000" w:rsidR="00000000" w:rsidRPr="00000000">
        <w:rPr>
          <w:color w:val="2b303b"/>
          <w:rtl w:val="0"/>
        </w:rPr>
        <w:t xml:space="preserve">.</w:t>
      </w:r>
      <w:r w:rsidDel="00000000" w:rsidR="00000000" w:rsidRPr="00000000">
        <w:rPr>
          <w:color w:val="0051c2"/>
          <w:rtl w:val="0"/>
        </w:rPr>
        <w:t xml:space="preserve">create:</w:t>
      </w:r>
    </w:p>
    <w:p w:rsidR="00000000" w:rsidDel="00000000" w:rsidP="00000000" w:rsidRDefault="00000000" w:rsidRPr="00000000" w14:paraId="000007D2">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queue_type</w:t>
      </w:r>
      <w:r w:rsidDel="00000000" w:rsidR="00000000" w:rsidRPr="00000000">
        <w:rPr>
          <w:color w:val="14181f"/>
          <w:rtl w:val="0"/>
        </w:rPr>
        <w:t xml:space="preserve">:</w:t>
      </w:r>
      <w:r w:rsidDel="00000000" w:rsidR="00000000" w:rsidRPr="00000000">
        <w:rPr>
          <w:color w:val="0051c2"/>
          <w:rtl w:val="0"/>
        </w:rPr>
        <w:t xml:space="preserve"> </w:t>
      </w:r>
      <w:r w:rsidDel="00000000" w:rsidR="00000000" w:rsidRPr="00000000">
        <w:rPr>
          <w:color w:val="008000"/>
          <w:rtl w:val="0"/>
        </w:rPr>
        <w:t xml:space="preserve">'kyc_verification'</w:t>
      </w:r>
      <w:r w:rsidDel="00000000" w:rsidR="00000000" w:rsidRPr="00000000">
        <w:rPr>
          <w:rtl w:val="0"/>
        </w:rPr>
      </w:r>
    </w:p>
    <w:p w:rsidR="00000000" w:rsidDel="00000000" w:rsidP="00000000" w:rsidRDefault="00000000" w:rsidRPr="00000000" w14:paraId="000007D3">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lead_id</w:t>
      </w:r>
      <w:r w:rsidDel="00000000" w:rsidR="00000000" w:rsidRPr="00000000">
        <w:rPr>
          <w:color w:val="14181f"/>
          <w:rtl w:val="0"/>
        </w:rPr>
        <w:t xml:space="preserve">:</w:t>
      </w:r>
      <w:r w:rsidDel="00000000" w:rsidR="00000000" w:rsidRPr="00000000">
        <w:rPr>
          <w:color w:val="0051c2"/>
          <w:rtl w:val="0"/>
        </w:rPr>
        <w:t xml:space="preserve"> leadId</w:t>
      </w:r>
      <w:r w:rsidDel="00000000" w:rsidR="00000000" w:rsidRPr="00000000">
        <w:rPr>
          <w:rtl w:val="0"/>
        </w:rPr>
      </w:r>
    </w:p>
    <w:p w:rsidR="00000000" w:rsidDel="00000000" w:rsidP="00000000" w:rsidRDefault="00000000" w:rsidRPr="00000000" w14:paraId="000007D4">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priority</w:t>
      </w:r>
      <w:r w:rsidDel="00000000" w:rsidR="00000000" w:rsidRPr="00000000">
        <w:rPr>
          <w:color w:val="14181f"/>
          <w:rtl w:val="0"/>
        </w:rPr>
        <w:t xml:space="preserve">:</w:t>
      </w:r>
      <w:r w:rsidDel="00000000" w:rsidR="00000000" w:rsidRPr="00000000">
        <w:rPr>
          <w:color w:val="0051c2"/>
          <w:rtl w:val="0"/>
        </w:rPr>
        <w:t xml:space="preserve"> calculatePriority</w:t>
      </w:r>
      <w:r w:rsidDel="00000000" w:rsidR="00000000" w:rsidRPr="00000000">
        <w:rPr>
          <w:color w:val="2b303b"/>
          <w:rtl w:val="0"/>
        </w:rPr>
        <w:t xml:space="preserve">(</w:t>
      </w:r>
      <w:r w:rsidDel="00000000" w:rsidR="00000000" w:rsidRPr="00000000">
        <w:rPr>
          <w:color w:val="0051c2"/>
          <w:rtl w:val="0"/>
        </w:rPr>
        <w:t xml:space="preserve">lead</w:t>
      </w:r>
      <w:r w:rsidDel="00000000" w:rsidR="00000000" w:rsidRPr="00000000">
        <w:rPr>
          <w:color w:val="2b303b"/>
          <w:rtl w:val="0"/>
        </w:rPr>
        <w:t xml:space="preserve">)</w:t>
      </w:r>
    </w:p>
    <w:p w:rsidR="00000000" w:rsidDel="00000000" w:rsidP="00000000" w:rsidRDefault="00000000" w:rsidRPr="00000000" w14:paraId="000007D5">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assigned_to</w:t>
      </w:r>
      <w:r w:rsidDel="00000000" w:rsidR="00000000" w:rsidRPr="00000000">
        <w:rPr>
          <w:color w:val="14181f"/>
          <w:rtl w:val="0"/>
        </w:rPr>
        <w:t xml:space="preserve">:</w:t>
      </w:r>
      <w:r w:rsidDel="00000000" w:rsidR="00000000" w:rsidRPr="00000000">
        <w:rPr>
          <w:color w:val="0051c2"/>
          <w:rtl w:val="0"/>
        </w:rPr>
        <w:t xml:space="preserve"> </w:t>
      </w:r>
      <w:r w:rsidDel="00000000" w:rsidR="00000000" w:rsidRPr="00000000">
        <w:rPr>
          <w:color w:val="8100c2"/>
          <w:rtl w:val="0"/>
        </w:rPr>
        <w:t xml:space="preserve">null</w:t>
      </w:r>
      <w:r w:rsidDel="00000000" w:rsidR="00000000" w:rsidRPr="00000000">
        <w:rPr>
          <w:color w:val="2b303b"/>
          <w:rtl w:val="0"/>
        </w:rPr>
        <w:t xml:space="preserve">,</w:t>
      </w:r>
      <w:r w:rsidDel="00000000" w:rsidR="00000000" w:rsidRPr="00000000">
        <w:rPr>
          <w:color w:val="0051c2"/>
          <w:rtl w:val="0"/>
        </w:rPr>
        <w:t xml:space="preserve"> </w:t>
      </w:r>
      <w:r w:rsidDel="00000000" w:rsidR="00000000" w:rsidRPr="00000000">
        <w:rPr>
          <w:color w:val="6e7687"/>
          <w:rtl w:val="0"/>
        </w:rPr>
        <w:t xml:space="preserve">// Auto-assigned or manual</w:t>
      </w:r>
      <w:r w:rsidDel="00000000" w:rsidR="00000000" w:rsidRPr="00000000">
        <w:rPr>
          <w:rtl w:val="0"/>
        </w:rPr>
      </w:r>
    </w:p>
    <w:p w:rsidR="00000000" w:rsidDel="00000000" w:rsidP="00000000" w:rsidRDefault="00000000" w:rsidRPr="00000000" w14:paraId="000007D6">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created_at</w:t>
      </w:r>
      <w:r w:rsidDel="00000000" w:rsidR="00000000" w:rsidRPr="00000000">
        <w:rPr>
          <w:color w:val="14181f"/>
          <w:rtl w:val="0"/>
        </w:rPr>
        <w:t xml:space="preserve">:</w:t>
      </w:r>
      <w:r w:rsidDel="00000000" w:rsidR="00000000" w:rsidRPr="00000000">
        <w:rPr>
          <w:color w:val="0051c2"/>
          <w:rtl w:val="0"/>
        </w:rPr>
        <w:t xml:space="preserve"> </w:t>
      </w:r>
      <w:r w:rsidDel="00000000" w:rsidR="00000000" w:rsidRPr="00000000">
        <w:rPr>
          <w:color w:val="008080"/>
          <w:rtl w:val="0"/>
        </w:rPr>
        <w:t xml:space="preserve">NOW</w:t>
      </w:r>
      <w:r w:rsidDel="00000000" w:rsidR="00000000" w:rsidRPr="00000000">
        <w:rPr>
          <w:rtl w:val="0"/>
        </w:rPr>
      </w:r>
    </w:p>
    <w:p w:rsidR="00000000" w:rsidDel="00000000" w:rsidP="00000000" w:rsidRDefault="00000000" w:rsidRPr="00000000" w14:paraId="000007D7">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status</w:t>
      </w:r>
      <w:r w:rsidDel="00000000" w:rsidR="00000000" w:rsidRPr="00000000">
        <w:rPr>
          <w:color w:val="14181f"/>
          <w:rtl w:val="0"/>
        </w:rPr>
        <w:t xml:space="preserve">:</w:t>
      </w:r>
      <w:r w:rsidDel="00000000" w:rsidR="00000000" w:rsidRPr="00000000">
        <w:rPr>
          <w:color w:val="0051c2"/>
          <w:rtl w:val="0"/>
        </w:rPr>
        <w:t xml:space="preserve"> </w:t>
      </w:r>
      <w:r w:rsidDel="00000000" w:rsidR="00000000" w:rsidRPr="00000000">
        <w:rPr>
          <w:color w:val="008000"/>
          <w:rtl w:val="0"/>
        </w:rPr>
        <w:t xml:space="preserve">'pending_itarang_verification’’</w:t>
      </w:r>
    </w:p>
    <w:p w:rsidR="00000000" w:rsidDel="00000000" w:rsidP="00000000" w:rsidRDefault="00000000" w:rsidRPr="00000000" w14:paraId="000007D8">
      <w:pPr>
        <w:numPr>
          <w:ilvl w:val="0"/>
          <w:numId w:val="32"/>
        </w:numPr>
        <w:spacing w:after="0" w:afterAutospacing="0" w:before="0" w:beforeAutospacing="0" w:line="240" w:lineRule="auto"/>
        <w:ind w:left="720" w:hanging="360"/>
        <w:rPr>
          <w:color w:val="0051c2"/>
          <w:u w:val="none"/>
        </w:rPr>
      </w:pPr>
      <w:r w:rsidDel="00000000" w:rsidR="00000000" w:rsidRPr="00000000">
        <w:rPr>
          <w:color w:val="b34a00"/>
          <w:rtl w:val="0"/>
        </w:rPr>
        <w:t xml:space="preserve">Store</w:t>
      </w:r>
      <w:r w:rsidDel="00000000" w:rsidR="00000000" w:rsidRPr="00000000">
        <w:rPr>
          <w:color w:val="008000"/>
          <w:rtl w:val="0"/>
        </w:rPr>
        <w:t xml:space="preserve"> metadata</w:t>
      </w:r>
      <w:r w:rsidDel="00000000" w:rsidR="00000000" w:rsidRPr="00000000">
        <w:rPr>
          <w:color w:val="14181f"/>
          <w:rtl w:val="0"/>
        </w:rPr>
        <w:t xml:space="preserve">:</w:t>
      </w:r>
      <w:r w:rsidDel="00000000" w:rsidR="00000000" w:rsidRPr="00000000">
        <w:rPr>
          <w:color w:val="008000"/>
          <w:rtl w:val="0"/>
        </w:rPr>
        <w:t xml:space="preserve"> </w:t>
      </w:r>
    </w:p>
    <w:p w:rsidR="00000000" w:rsidDel="00000000" w:rsidP="00000000" w:rsidRDefault="00000000" w:rsidRPr="00000000" w14:paraId="000007D9">
      <w:pPr>
        <w:numPr>
          <w:ilvl w:val="1"/>
          <w:numId w:val="32"/>
        </w:numPr>
        <w:spacing w:after="0" w:afterAutospacing="0" w:before="0" w:beforeAutospacing="0" w:line="240" w:lineRule="auto"/>
        <w:ind w:left="1440" w:hanging="360"/>
        <w:rPr>
          <w:color w:val="0051c2"/>
          <w:u w:val="none"/>
        </w:rPr>
      </w:pPr>
      <w:r w:rsidDel="00000000" w:rsidR="00000000" w:rsidRPr="00000000">
        <w:rPr>
          <w:color w:val="8100c2"/>
          <w:rtl w:val="0"/>
        </w:rPr>
        <w:t xml:space="preserve">await</w:t>
      </w:r>
      <w:r w:rsidDel="00000000" w:rsidR="00000000" w:rsidRPr="00000000">
        <w:rPr>
          <w:color w:val="008000"/>
          <w:rtl w:val="0"/>
        </w:rPr>
        <w:t xml:space="preserve"> db</w:t>
      </w:r>
      <w:r w:rsidDel="00000000" w:rsidR="00000000" w:rsidRPr="00000000">
        <w:rPr>
          <w:color w:val="2b303b"/>
          <w:rtl w:val="0"/>
        </w:rPr>
        <w:t xml:space="preserve">.</w:t>
      </w:r>
      <w:r w:rsidDel="00000000" w:rsidR="00000000" w:rsidRPr="00000000">
        <w:rPr>
          <w:color w:val="008000"/>
          <w:rtl w:val="0"/>
        </w:rPr>
        <w:t xml:space="preserve">kyc_verification_metadata</w:t>
      </w:r>
      <w:r w:rsidDel="00000000" w:rsidR="00000000" w:rsidRPr="00000000">
        <w:rPr>
          <w:color w:val="2b303b"/>
          <w:rtl w:val="0"/>
        </w:rPr>
        <w:t xml:space="preserve">.</w:t>
      </w:r>
      <w:r w:rsidDel="00000000" w:rsidR="00000000" w:rsidRPr="00000000">
        <w:rPr>
          <w:color w:val="0051c2"/>
          <w:rtl w:val="0"/>
        </w:rPr>
        <w:t xml:space="preserve">create:</w:t>
      </w:r>
    </w:p>
    <w:p w:rsidR="00000000" w:rsidDel="00000000" w:rsidP="00000000" w:rsidRDefault="00000000" w:rsidRPr="00000000" w14:paraId="000007DA">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lead_id</w:t>
      </w:r>
      <w:r w:rsidDel="00000000" w:rsidR="00000000" w:rsidRPr="00000000">
        <w:rPr>
          <w:color w:val="14181f"/>
          <w:rtl w:val="0"/>
        </w:rPr>
        <w:t xml:space="preserve">:</w:t>
      </w:r>
      <w:r w:rsidDel="00000000" w:rsidR="00000000" w:rsidRPr="00000000">
        <w:rPr>
          <w:color w:val="008000"/>
          <w:rtl w:val="0"/>
        </w:rPr>
        <w:t xml:space="preserve"> leadId</w:t>
      </w:r>
      <w:r w:rsidDel="00000000" w:rsidR="00000000" w:rsidRPr="00000000">
        <w:rPr>
          <w:rtl w:val="0"/>
        </w:rPr>
      </w:r>
    </w:p>
    <w:p w:rsidR="00000000" w:rsidDel="00000000" w:rsidP="00000000" w:rsidRDefault="00000000" w:rsidRPr="00000000" w14:paraId="000007DB">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submission_timestamp</w:t>
      </w:r>
      <w:r w:rsidDel="00000000" w:rsidR="00000000" w:rsidRPr="00000000">
        <w:rPr>
          <w:color w:val="14181f"/>
          <w:rtl w:val="0"/>
        </w:rPr>
        <w:t xml:space="preserve">:</w:t>
      </w:r>
      <w:r w:rsidDel="00000000" w:rsidR="00000000" w:rsidRPr="00000000">
        <w:rPr>
          <w:color w:val="008000"/>
          <w:rtl w:val="0"/>
        </w:rPr>
        <w:t xml:space="preserve"> </w:t>
      </w:r>
      <w:r w:rsidDel="00000000" w:rsidR="00000000" w:rsidRPr="00000000">
        <w:rPr>
          <w:color w:val="008080"/>
          <w:rtl w:val="0"/>
        </w:rPr>
        <w:t xml:space="preserve">NOW</w:t>
      </w:r>
      <w:r w:rsidDel="00000000" w:rsidR="00000000" w:rsidRPr="00000000">
        <w:rPr>
          <w:rtl w:val="0"/>
        </w:rPr>
      </w:r>
    </w:p>
    <w:p w:rsidR="00000000" w:rsidDel="00000000" w:rsidP="00000000" w:rsidRDefault="00000000" w:rsidRPr="00000000" w14:paraId="000007DC">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coupon_code</w:t>
      </w:r>
      <w:r w:rsidDel="00000000" w:rsidR="00000000" w:rsidRPr="00000000">
        <w:rPr>
          <w:color w:val="14181f"/>
          <w:rtl w:val="0"/>
        </w:rPr>
        <w:t xml:space="preserve">:</w:t>
      </w:r>
      <w:r w:rsidDel="00000000" w:rsidR="00000000" w:rsidRPr="00000000">
        <w:rPr>
          <w:color w:val="008000"/>
          <w:rtl w:val="0"/>
        </w:rPr>
        <w:t xml:space="preserve"> reservedCoupon</w:t>
      </w:r>
      <w:r w:rsidDel="00000000" w:rsidR="00000000" w:rsidRPr="00000000">
        <w:rPr>
          <w:color w:val="2b303b"/>
          <w:rtl w:val="0"/>
        </w:rPr>
        <w:t xml:space="preserve">.</w:t>
      </w:r>
      <w:r w:rsidDel="00000000" w:rsidR="00000000" w:rsidRPr="00000000">
        <w:rPr>
          <w:color w:val="008000"/>
          <w:rtl w:val="0"/>
        </w:rPr>
        <w:t xml:space="preserve">coupon_code</w:t>
      </w:r>
      <w:r w:rsidDel="00000000" w:rsidR="00000000" w:rsidRPr="00000000">
        <w:rPr>
          <w:rtl w:val="0"/>
        </w:rPr>
      </w:r>
    </w:p>
    <w:p w:rsidR="00000000" w:rsidDel="00000000" w:rsidP="00000000" w:rsidRDefault="00000000" w:rsidRPr="00000000" w14:paraId="000007DD">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coupon_status</w:t>
      </w:r>
      <w:r w:rsidDel="00000000" w:rsidR="00000000" w:rsidRPr="00000000">
        <w:rPr>
          <w:color w:val="14181f"/>
          <w:rtl w:val="0"/>
        </w:rPr>
        <w:t xml:space="preserve">:</w:t>
      </w:r>
      <w:r w:rsidDel="00000000" w:rsidR="00000000" w:rsidRPr="00000000">
        <w:rPr>
          <w:color w:val="008000"/>
          <w:rtl w:val="0"/>
        </w:rPr>
        <w:t xml:space="preserve"> 'reserved'</w:t>
      </w:r>
      <w:r w:rsidDel="00000000" w:rsidR="00000000" w:rsidRPr="00000000">
        <w:rPr>
          <w:rtl w:val="0"/>
        </w:rPr>
      </w:r>
    </w:p>
    <w:p w:rsidR="00000000" w:rsidDel="00000000" w:rsidP="00000000" w:rsidRDefault="00000000" w:rsidRPr="00000000" w14:paraId="000007DE">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documents_count</w:t>
      </w:r>
      <w:r w:rsidDel="00000000" w:rsidR="00000000" w:rsidRPr="00000000">
        <w:rPr>
          <w:color w:val="14181f"/>
          <w:rtl w:val="0"/>
        </w:rPr>
        <w:t xml:space="preserve">:</w:t>
      </w:r>
      <w:r w:rsidDel="00000000" w:rsidR="00000000" w:rsidRPr="00000000">
        <w:rPr>
          <w:color w:val="008000"/>
          <w:rtl w:val="0"/>
        </w:rPr>
        <w:t xml:space="preserve"> uploadedDocs</w:t>
      </w:r>
      <w:r w:rsidDel="00000000" w:rsidR="00000000" w:rsidRPr="00000000">
        <w:rPr>
          <w:color w:val="2b303b"/>
          <w:rtl w:val="0"/>
        </w:rPr>
        <w:t xml:space="preserve">.</w:t>
      </w:r>
      <w:r w:rsidDel="00000000" w:rsidR="00000000" w:rsidRPr="00000000">
        <w:rPr>
          <w:color w:val="008000"/>
          <w:rtl w:val="0"/>
        </w:rPr>
        <w:t xml:space="preserve">length</w:t>
      </w:r>
      <w:r w:rsidDel="00000000" w:rsidR="00000000" w:rsidRPr="00000000">
        <w:rPr>
          <w:rtl w:val="0"/>
        </w:rPr>
      </w:r>
    </w:p>
    <w:p w:rsidR="00000000" w:rsidDel="00000000" w:rsidP="00000000" w:rsidRDefault="00000000" w:rsidRPr="00000000" w14:paraId="000007DF">
      <w:pPr>
        <w:numPr>
          <w:ilvl w:val="2"/>
          <w:numId w:val="32"/>
        </w:numPr>
        <w:spacing w:after="0" w:afterAutospacing="0" w:before="0" w:beforeAutospacing="0" w:line="240" w:lineRule="auto"/>
        <w:ind w:left="2160" w:hanging="360"/>
        <w:rPr>
          <w:color w:val="0051c2"/>
          <w:u w:val="none"/>
        </w:rPr>
      </w:pPr>
      <w:r w:rsidDel="00000000" w:rsidR="00000000" w:rsidRPr="00000000">
        <w:rPr>
          <w:color w:val="b80a18"/>
          <w:rtl w:val="0"/>
        </w:rPr>
        <w:t xml:space="preserve">consent_verified</w:t>
      </w:r>
      <w:r w:rsidDel="00000000" w:rsidR="00000000" w:rsidRPr="00000000">
        <w:rPr>
          <w:color w:val="14181f"/>
          <w:rtl w:val="0"/>
        </w:rPr>
        <w:t xml:space="preserve">:</w:t>
      </w:r>
      <w:r w:rsidDel="00000000" w:rsidR="00000000" w:rsidRPr="00000000">
        <w:rPr>
          <w:color w:val="008000"/>
          <w:rtl w:val="0"/>
        </w:rPr>
        <w:t xml:space="preserve"> </w:t>
      </w:r>
      <w:r w:rsidDel="00000000" w:rsidR="00000000" w:rsidRPr="00000000">
        <w:rPr>
          <w:color w:val="008080"/>
          <w:rtl w:val="0"/>
        </w:rPr>
        <w:t xml:space="preserve">true</w:t>
      </w:r>
      <w:r w:rsidDel="00000000" w:rsidR="00000000" w:rsidRPr="00000000">
        <w:rPr>
          <w:color w:val="008000"/>
          <w:rtl w:val="0"/>
        </w:rPr>
        <w:t xml:space="preserve">'</w:t>
      </w:r>
    </w:p>
    <w:p w:rsidR="00000000" w:rsidDel="00000000" w:rsidP="00000000" w:rsidRDefault="00000000" w:rsidRPr="00000000" w14:paraId="000007E0">
      <w:pPr>
        <w:numPr>
          <w:ilvl w:val="0"/>
          <w:numId w:val="32"/>
        </w:numPr>
        <w:spacing w:after="0" w:afterAutospacing="0" w:before="0" w:beforeAutospacing="0" w:line="240" w:lineRule="auto"/>
        <w:ind w:left="720" w:hanging="360"/>
        <w:rPr>
          <w:color w:val="008000"/>
          <w:u w:val="none"/>
        </w:rPr>
      </w:pPr>
      <w:r w:rsidDel="00000000" w:rsidR="00000000" w:rsidRPr="00000000">
        <w:rPr>
          <w:color w:val="b34a00"/>
          <w:rtl w:val="0"/>
        </w:rPr>
        <w:t xml:space="preserve">Notify</w:t>
      </w:r>
      <w:r w:rsidDel="00000000" w:rsidR="00000000" w:rsidRPr="00000000">
        <w:rPr>
          <w:color w:val="008000"/>
          <w:rtl w:val="0"/>
        </w:rPr>
        <w:t xml:space="preserve"> admin</w:t>
      </w:r>
      <w:r w:rsidDel="00000000" w:rsidR="00000000" w:rsidRPr="00000000">
        <w:rPr>
          <w:color w:val="14181f"/>
          <w:rtl w:val="0"/>
        </w:rPr>
        <w:t xml:space="preserve">:</w:t>
      </w:r>
      <w:r w:rsidDel="00000000" w:rsidR="00000000" w:rsidRPr="00000000">
        <w:rPr>
          <w:color w:val="008000"/>
          <w:rtl w:val="0"/>
        </w:rPr>
        <w:t xml:space="preserve"> </w:t>
      </w:r>
    </w:p>
    <w:p w:rsidR="00000000" w:rsidDel="00000000" w:rsidP="00000000" w:rsidRDefault="00000000" w:rsidRPr="00000000" w14:paraId="000007E1">
      <w:pPr>
        <w:numPr>
          <w:ilvl w:val="1"/>
          <w:numId w:val="32"/>
        </w:numPr>
        <w:spacing w:after="0" w:afterAutospacing="0" w:before="0" w:beforeAutospacing="0" w:line="240" w:lineRule="auto"/>
        <w:ind w:left="1440" w:hanging="360"/>
        <w:rPr>
          <w:color w:val="008000"/>
          <w:u w:val="none"/>
        </w:rPr>
      </w:pPr>
      <w:r w:rsidDel="00000000" w:rsidR="00000000" w:rsidRPr="00000000">
        <w:rPr>
          <w:color w:val="8100c2"/>
          <w:rtl w:val="0"/>
        </w:rPr>
        <w:t xml:space="preserve">await</w:t>
      </w:r>
      <w:r w:rsidDel="00000000" w:rsidR="00000000" w:rsidRPr="00000000">
        <w:rPr>
          <w:color w:val="008000"/>
          <w:rtl w:val="0"/>
        </w:rPr>
        <w:t xml:space="preserve"> </w:t>
      </w:r>
      <w:r w:rsidDel="00000000" w:rsidR="00000000" w:rsidRPr="00000000">
        <w:rPr>
          <w:color w:val="0051c2"/>
          <w:rtl w:val="0"/>
        </w:rPr>
        <w:t xml:space="preserve">sendAdminNotification:</w:t>
      </w:r>
    </w:p>
    <w:p w:rsidR="00000000" w:rsidDel="00000000" w:rsidP="00000000" w:rsidRDefault="00000000" w:rsidRPr="00000000" w14:paraId="000007E2">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type</w:t>
      </w:r>
      <w:r w:rsidDel="00000000" w:rsidR="00000000" w:rsidRPr="00000000">
        <w:rPr>
          <w:color w:val="14181f"/>
          <w:rtl w:val="0"/>
        </w:rPr>
        <w:t xml:space="preserve">:</w:t>
      </w:r>
      <w:r w:rsidDel="00000000" w:rsidR="00000000" w:rsidRPr="00000000">
        <w:rPr>
          <w:color w:val="008000"/>
          <w:rtl w:val="0"/>
        </w:rPr>
        <w:t xml:space="preserve"> 'new_kyc_case'</w:t>
      </w:r>
      <w:r w:rsidDel="00000000" w:rsidR="00000000" w:rsidRPr="00000000">
        <w:rPr>
          <w:rtl w:val="0"/>
        </w:rPr>
      </w:r>
    </w:p>
    <w:p w:rsidR="00000000" w:rsidDel="00000000" w:rsidP="00000000" w:rsidRDefault="00000000" w:rsidRPr="00000000" w14:paraId="000007E3">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leadId</w:t>
      </w:r>
      <w:r w:rsidDel="00000000" w:rsidR="00000000" w:rsidRPr="00000000">
        <w:rPr>
          <w:color w:val="14181f"/>
          <w:rtl w:val="0"/>
        </w:rPr>
        <w:t xml:space="preserve">:</w:t>
      </w:r>
      <w:r w:rsidDel="00000000" w:rsidR="00000000" w:rsidRPr="00000000">
        <w:rPr>
          <w:color w:val="008000"/>
          <w:rtl w:val="0"/>
        </w:rPr>
        <w:t xml:space="preserve"> leadId</w:t>
      </w:r>
      <w:r w:rsidDel="00000000" w:rsidR="00000000" w:rsidRPr="00000000">
        <w:rPr>
          <w:rtl w:val="0"/>
        </w:rPr>
      </w:r>
    </w:p>
    <w:p w:rsidR="00000000" w:rsidDel="00000000" w:rsidP="00000000" w:rsidRDefault="00000000" w:rsidRPr="00000000" w14:paraId="000007E4">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customerName</w:t>
      </w:r>
      <w:r w:rsidDel="00000000" w:rsidR="00000000" w:rsidRPr="00000000">
        <w:rPr>
          <w:color w:val="14181f"/>
          <w:rtl w:val="0"/>
        </w:rPr>
        <w:t xml:space="preserve">:</w:t>
      </w:r>
      <w:r w:rsidDel="00000000" w:rsidR="00000000" w:rsidRPr="00000000">
        <w:rPr>
          <w:color w:val="008000"/>
          <w:rtl w:val="0"/>
        </w:rPr>
        <w:t xml:space="preserve"> lead</w:t>
      </w:r>
      <w:r w:rsidDel="00000000" w:rsidR="00000000" w:rsidRPr="00000000">
        <w:rPr>
          <w:color w:val="2b303b"/>
          <w:rtl w:val="0"/>
        </w:rPr>
        <w:t xml:space="preserve">.</w:t>
      </w:r>
      <w:r w:rsidDel="00000000" w:rsidR="00000000" w:rsidRPr="00000000">
        <w:rPr>
          <w:color w:val="008000"/>
          <w:rtl w:val="0"/>
        </w:rPr>
        <w:t xml:space="preserve">fullName</w:t>
      </w:r>
      <w:r w:rsidDel="00000000" w:rsidR="00000000" w:rsidRPr="00000000">
        <w:rPr>
          <w:rtl w:val="0"/>
        </w:rPr>
      </w:r>
    </w:p>
    <w:p w:rsidR="00000000" w:rsidDel="00000000" w:rsidP="00000000" w:rsidRDefault="00000000" w:rsidRPr="00000000" w14:paraId="000007E5">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dealerName</w:t>
      </w:r>
      <w:r w:rsidDel="00000000" w:rsidR="00000000" w:rsidRPr="00000000">
        <w:rPr>
          <w:color w:val="14181f"/>
          <w:rtl w:val="0"/>
        </w:rPr>
        <w:t xml:space="preserve">:</w:t>
      </w:r>
      <w:r w:rsidDel="00000000" w:rsidR="00000000" w:rsidRPr="00000000">
        <w:rPr>
          <w:color w:val="008000"/>
          <w:rtl w:val="0"/>
        </w:rPr>
        <w:t xml:space="preserve"> </w:t>
      </w:r>
      <w:hyperlink r:id="rId15">
        <w:r w:rsidDel="00000000" w:rsidR="00000000" w:rsidRPr="00000000">
          <w:rPr>
            <w:color w:val="1155cc"/>
            <w:u w:val="single"/>
            <w:rtl w:val="0"/>
          </w:rPr>
          <w:t xml:space="preserve">lead.dealer.name</w:t>
        </w:r>
      </w:hyperlink>
      <w:r w:rsidDel="00000000" w:rsidR="00000000" w:rsidRPr="00000000">
        <w:rPr>
          <w:rtl w:val="0"/>
        </w:rPr>
      </w:r>
    </w:p>
    <w:p w:rsidR="00000000" w:rsidDel="00000000" w:rsidP="00000000" w:rsidRDefault="00000000" w:rsidRPr="00000000" w14:paraId="000007E6">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priority</w:t>
      </w:r>
      <w:r w:rsidDel="00000000" w:rsidR="00000000" w:rsidRPr="00000000">
        <w:rPr>
          <w:color w:val="14181f"/>
          <w:rtl w:val="0"/>
        </w:rPr>
        <w:t xml:space="preserve">:</w:t>
      </w:r>
      <w:r w:rsidDel="00000000" w:rsidR="00000000" w:rsidRPr="00000000">
        <w:rPr>
          <w:color w:val="008000"/>
          <w:rtl w:val="0"/>
        </w:rPr>
        <w:t xml:space="preserve"> 'normal'</w:t>
      </w:r>
    </w:p>
    <w:p w:rsidR="00000000" w:rsidDel="00000000" w:rsidP="00000000" w:rsidRDefault="00000000" w:rsidRPr="00000000" w14:paraId="000007E7">
      <w:pPr>
        <w:numPr>
          <w:ilvl w:val="0"/>
          <w:numId w:val="32"/>
        </w:numPr>
        <w:spacing w:after="0" w:afterAutospacing="0" w:before="0" w:beforeAutospacing="0" w:line="240" w:lineRule="auto"/>
        <w:ind w:left="720" w:hanging="360"/>
        <w:rPr>
          <w:color w:val="008000"/>
          <w:u w:val="none"/>
        </w:rPr>
      </w:pPr>
      <w:r w:rsidDel="00000000" w:rsidR="00000000" w:rsidRPr="00000000">
        <w:rPr>
          <w:color w:val="b34a00"/>
          <w:rtl w:val="0"/>
        </w:rPr>
        <w:t xml:space="preserve">Notify</w:t>
      </w:r>
      <w:r w:rsidDel="00000000" w:rsidR="00000000" w:rsidRPr="00000000">
        <w:rPr>
          <w:color w:val="008000"/>
          <w:rtl w:val="0"/>
        </w:rPr>
        <w:t xml:space="preserve"> dealer</w:t>
      </w:r>
      <w:r w:rsidDel="00000000" w:rsidR="00000000" w:rsidRPr="00000000">
        <w:rPr>
          <w:color w:val="14181f"/>
          <w:rtl w:val="0"/>
        </w:rPr>
        <w:t xml:space="preserve">:</w:t>
      </w:r>
      <w:r w:rsidDel="00000000" w:rsidR="00000000" w:rsidRPr="00000000">
        <w:rPr>
          <w:color w:val="008000"/>
          <w:rtl w:val="0"/>
        </w:rPr>
        <w:t xml:space="preserve"> </w:t>
      </w:r>
    </w:p>
    <w:p w:rsidR="00000000" w:rsidDel="00000000" w:rsidP="00000000" w:rsidRDefault="00000000" w:rsidRPr="00000000" w14:paraId="000007E8">
      <w:pPr>
        <w:numPr>
          <w:ilvl w:val="1"/>
          <w:numId w:val="32"/>
        </w:numPr>
        <w:spacing w:after="0" w:afterAutospacing="0" w:before="0" w:beforeAutospacing="0" w:line="240" w:lineRule="auto"/>
        <w:ind w:left="1440" w:hanging="360"/>
        <w:rPr>
          <w:color w:val="008000"/>
          <w:u w:val="none"/>
        </w:rPr>
      </w:pPr>
      <w:r w:rsidDel="00000000" w:rsidR="00000000" w:rsidRPr="00000000">
        <w:rPr>
          <w:color w:val="8100c2"/>
          <w:rtl w:val="0"/>
        </w:rPr>
        <w:t xml:space="preserve">await</w:t>
      </w:r>
      <w:r w:rsidDel="00000000" w:rsidR="00000000" w:rsidRPr="00000000">
        <w:rPr>
          <w:color w:val="008000"/>
          <w:rtl w:val="0"/>
        </w:rPr>
        <w:t xml:space="preserve"> </w:t>
      </w:r>
      <w:r w:rsidDel="00000000" w:rsidR="00000000" w:rsidRPr="00000000">
        <w:rPr>
          <w:color w:val="0051c2"/>
          <w:rtl w:val="0"/>
        </w:rPr>
        <w:t xml:space="preserve">sendDealerNotification:</w:t>
      </w:r>
    </w:p>
    <w:p w:rsidR="00000000" w:rsidDel="00000000" w:rsidP="00000000" w:rsidRDefault="00000000" w:rsidRPr="00000000" w14:paraId="000007E9">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type</w:t>
      </w:r>
      <w:r w:rsidDel="00000000" w:rsidR="00000000" w:rsidRPr="00000000">
        <w:rPr>
          <w:color w:val="14181f"/>
          <w:rtl w:val="0"/>
        </w:rPr>
        <w:t xml:space="preserve">:</w:t>
      </w:r>
      <w:r w:rsidDel="00000000" w:rsidR="00000000" w:rsidRPr="00000000">
        <w:rPr>
          <w:color w:val="008000"/>
          <w:rtl w:val="0"/>
        </w:rPr>
        <w:t xml:space="preserve"> 'kyc_submitted'</w:t>
      </w:r>
      <w:r w:rsidDel="00000000" w:rsidR="00000000" w:rsidRPr="00000000">
        <w:rPr>
          <w:rtl w:val="0"/>
        </w:rPr>
      </w:r>
    </w:p>
    <w:p w:rsidR="00000000" w:rsidDel="00000000" w:rsidP="00000000" w:rsidRDefault="00000000" w:rsidRPr="00000000" w14:paraId="000007EA">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message</w:t>
      </w:r>
      <w:r w:rsidDel="00000000" w:rsidR="00000000" w:rsidRPr="00000000">
        <w:rPr>
          <w:color w:val="14181f"/>
          <w:rtl w:val="0"/>
        </w:rPr>
        <w:t xml:space="preserve">:</w:t>
      </w:r>
      <w:r w:rsidDel="00000000" w:rsidR="00000000" w:rsidRPr="00000000">
        <w:rPr>
          <w:color w:val="008000"/>
          <w:rtl w:val="0"/>
        </w:rPr>
        <w:t xml:space="preserve"> 'KYC submitted. Awaiting iTarang verification.'</w:t>
      </w:r>
      <w:r w:rsidDel="00000000" w:rsidR="00000000" w:rsidRPr="00000000">
        <w:rPr>
          <w:rtl w:val="0"/>
        </w:rPr>
      </w:r>
    </w:p>
    <w:p w:rsidR="00000000" w:rsidDel="00000000" w:rsidP="00000000" w:rsidRDefault="00000000" w:rsidRPr="00000000" w14:paraId="000007EB">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estimatedTime</w:t>
      </w:r>
      <w:r w:rsidDel="00000000" w:rsidR="00000000" w:rsidRPr="00000000">
        <w:rPr>
          <w:color w:val="14181f"/>
          <w:rtl w:val="0"/>
        </w:rPr>
        <w:t xml:space="preserve">:</w:t>
      </w:r>
      <w:r w:rsidDel="00000000" w:rsidR="00000000" w:rsidRPr="00000000">
        <w:rPr>
          <w:color w:val="008000"/>
          <w:rtl w:val="0"/>
        </w:rPr>
        <w:t xml:space="preserve"> '10-12 hours'</w:t>
      </w:r>
    </w:p>
    <w:p w:rsidR="00000000" w:rsidDel="00000000" w:rsidP="00000000" w:rsidRDefault="00000000" w:rsidRPr="00000000" w14:paraId="000007EC">
      <w:pPr>
        <w:numPr>
          <w:ilvl w:val="1"/>
          <w:numId w:val="32"/>
        </w:numPr>
        <w:spacing w:after="0" w:afterAutospacing="0" w:before="0" w:beforeAutospacing="0" w:line="240" w:lineRule="auto"/>
        <w:ind w:left="1440" w:hanging="360"/>
        <w:rPr>
          <w:color w:val="008000"/>
          <w:u w:val="none"/>
        </w:rPr>
      </w:pPr>
      <w:r w:rsidDel="00000000" w:rsidR="00000000" w:rsidRPr="00000000">
        <w:rPr>
          <w:color w:val="b80a18"/>
          <w:rtl w:val="0"/>
        </w:rPr>
        <w:t xml:space="preserve">Response</w:t>
      </w:r>
      <w:r w:rsidDel="00000000" w:rsidR="00000000" w:rsidRPr="00000000">
        <w:rPr>
          <w:color w:val="14181f"/>
          <w:rtl w:val="0"/>
        </w:rPr>
        <w:t xml:space="preserve">:</w:t>
      </w:r>
      <w:r w:rsidDel="00000000" w:rsidR="00000000" w:rsidRPr="00000000">
        <w:rPr>
          <w:rtl w:val="0"/>
        </w:rPr>
      </w:r>
    </w:p>
    <w:p w:rsidR="00000000" w:rsidDel="00000000" w:rsidP="00000000" w:rsidRDefault="00000000" w:rsidRPr="00000000" w14:paraId="000007ED">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success</w:t>
      </w:r>
      <w:r w:rsidDel="00000000" w:rsidR="00000000" w:rsidRPr="00000000">
        <w:rPr>
          <w:color w:val="14181f"/>
          <w:rtl w:val="0"/>
        </w:rPr>
        <w:t xml:space="preserve">:</w:t>
      </w:r>
      <w:r w:rsidDel="00000000" w:rsidR="00000000" w:rsidRPr="00000000">
        <w:rPr>
          <w:color w:val="008000"/>
          <w:rtl w:val="0"/>
        </w:rPr>
        <w:t xml:space="preserve"> </w:t>
      </w:r>
      <w:r w:rsidDel="00000000" w:rsidR="00000000" w:rsidRPr="00000000">
        <w:rPr>
          <w:color w:val="008080"/>
          <w:rtl w:val="0"/>
        </w:rPr>
        <w:t xml:space="preserve">true</w:t>
      </w:r>
      <w:r w:rsidDel="00000000" w:rsidR="00000000" w:rsidRPr="00000000">
        <w:rPr>
          <w:rtl w:val="0"/>
        </w:rPr>
      </w:r>
    </w:p>
    <w:p w:rsidR="00000000" w:rsidDel="00000000" w:rsidP="00000000" w:rsidRDefault="00000000" w:rsidRPr="00000000" w14:paraId="000007EE">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leadStatus</w:t>
      </w:r>
      <w:r w:rsidDel="00000000" w:rsidR="00000000" w:rsidRPr="00000000">
        <w:rPr>
          <w:color w:val="14181f"/>
          <w:rtl w:val="0"/>
        </w:rPr>
        <w:t xml:space="preserve">:</w:t>
      </w:r>
      <w:r w:rsidDel="00000000" w:rsidR="00000000" w:rsidRPr="00000000">
        <w:rPr>
          <w:color w:val="008000"/>
          <w:rtl w:val="0"/>
        </w:rPr>
        <w:t xml:space="preserve"> 'pending_itarang_verification'</w:t>
      </w:r>
      <w:r w:rsidDel="00000000" w:rsidR="00000000" w:rsidRPr="00000000">
        <w:rPr>
          <w:rtl w:val="0"/>
        </w:rPr>
      </w:r>
    </w:p>
    <w:p w:rsidR="00000000" w:rsidDel="00000000" w:rsidP="00000000" w:rsidRDefault="00000000" w:rsidRPr="00000000" w14:paraId="000007EF">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queuePosition</w:t>
      </w:r>
      <w:r w:rsidDel="00000000" w:rsidR="00000000" w:rsidRPr="00000000">
        <w:rPr>
          <w:color w:val="14181f"/>
          <w:rtl w:val="0"/>
        </w:rPr>
        <w:t xml:space="preserve">:</w:t>
      </w:r>
      <w:r w:rsidDel="00000000" w:rsidR="00000000" w:rsidRPr="00000000">
        <w:rPr>
          <w:color w:val="008000"/>
          <w:rtl w:val="0"/>
        </w:rPr>
        <w:t xml:space="preserve"> </w:t>
      </w:r>
      <w:r w:rsidDel="00000000" w:rsidR="00000000" w:rsidRPr="00000000">
        <w:rPr>
          <w:color w:val="008080"/>
          <w:rtl w:val="0"/>
        </w:rPr>
        <w:t xml:space="preserve">8</w:t>
      </w:r>
      <w:r w:rsidDel="00000000" w:rsidR="00000000" w:rsidRPr="00000000">
        <w:rPr>
          <w:rtl w:val="0"/>
        </w:rPr>
      </w:r>
    </w:p>
    <w:p w:rsidR="00000000" w:rsidDel="00000000" w:rsidP="00000000" w:rsidRDefault="00000000" w:rsidRPr="00000000" w14:paraId="000007F0">
      <w:pPr>
        <w:numPr>
          <w:ilvl w:val="2"/>
          <w:numId w:val="32"/>
        </w:numPr>
        <w:spacing w:after="0" w:afterAutospacing="0" w:before="0" w:beforeAutospacing="0" w:line="240" w:lineRule="auto"/>
        <w:ind w:left="2160" w:hanging="360"/>
        <w:rPr>
          <w:color w:val="008000"/>
          <w:u w:val="none"/>
        </w:rPr>
      </w:pPr>
      <w:r w:rsidDel="00000000" w:rsidR="00000000" w:rsidRPr="00000000">
        <w:rPr>
          <w:color w:val="b80a18"/>
          <w:rtl w:val="0"/>
        </w:rPr>
        <w:t xml:space="preserve">estimatedReviewTime</w:t>
      </w:r>
      <w:r w:rsidDel="00000000" w:rsidR="00000000" w:rsidRPr="00000000">
        <w:rPr>
          <w:color w:val="14181f"/>
          <w:rtl w:val="0"/>
        </w:rPr>
        <w:t xml:space="preserve">:</w:t>
      </w:r>
      <w:r w:rsidDel="00000000" w:rsidR="00000000" w:rsidRPr="00000000">
        <w:rPr>
          <w:color w:val="008000"/>
          <w:rtl w:val="0"/>
        </w:rPr>
        <w:t xml:space="preserve"> '10-12 hours'</w:t>
      </w:r>
      <w:r w:rsidDel="00000000" w:rsidR="00000000" w:rsidRPr="00000000">
        <w:rPr>
          <w:rtl w:val="0"/>
        </w:rPr>
      </w:r>
    </w:p>
    <w:p w:rsidR="00000000" w:rsidDel="00000000" w:rsidP="00000000" w:rsidRDefault="00000000" w:rsidRPr="00000000" w14:paraId="000007F1">
      <w:pPr>
        <w:numPr>
          <w:ilvl w:val="2"/>
          <w:numId w:val="32"/>
        </w:numPr>
        <w:spacing w:after="240" w:before="0" w:beforeAutospacing="0" w:line="240" w:lineRule="auto"/>
        <w:ind w:left="2160" w:hanging="360"/>
        <w:rPr>
          <w:color w:val="008000"/>
          <w:u w:val="none"/>
        </w:rPr>
      </w:pPr>
      <w:r w:rsidDel="00000000" w:rsidR="00000000" w:rsidRPr="00000000">
        <w:rPr>
          <w:color w:val="b80a18"/>
          <w:rtl w:val="0"/>
        </w:rPr>
        <w:t xml:space="preserve">message</w:t>
      </w:r>
      <w:r w:rsidDel="00000000" w:rsidR="00000000" w:rsidRPr="00000000">
        <w:rPr>
          <w:color w:val="14181f"/>
          <w:rtl w:val="0"/>
        </w:rPr>
        <w:t xml:space="preserve">:</w:t>
      </w:r>
      <w:r w:rsidDel="00000000" w:rsidR="00000000" w:rsidRPr="00000000">
        <w:rPr>
          <w:color w:val="008000"/>
          <w:rtl w:val="0"/>
        </w:rPr>
        <w:t xml:space="preserve"> 'Case submitted to iTarang verification team'</w:t>
      </w:r>
    </w:p>
    <w:p w:rsidR="00000000" w:rsidDel="00000000" w:rsidP="00000000" w:rsidRDefault="00000000" w:rsidRPr="00000000" w14:paraId="000007F2">
      <w:pPr>
        <w:spacing w:after="240" w:before="240" w:line="240" w:lineRule="auto"/>
        <w:rPr>
          <w:b w:val="1"/>
          <w:bCs w:val="1"/>
        </w:rPr>
      </w:pPr>
      <w:r w:rsidDel="00000000" w:rsidR="00000000" w:rsidRPr="00000000">
        <w:rPr>
          <w:b w:val="1"/>
          <w:bCs w:val="1"/>
          <w:rtl w:val="0"/>
        </w:rPr>
        <w:t xml:space="preserve">iTARANG ADMIN VERIFICATION QUEUE:</w:t>
      </w:r>
    </w:p>
    <w:p w:rsidR="00000000" w:rsidDel="00000000" w:rsidP="00000000" w:rsidRDefault="00000000" w:rsidRPr="00000000" w14:paraId="000007F3">
      <w:pPr>
        <w:spacing w:after="240" w:before="240" w:line="240" w:lineRule="auto"/>
        <w:rPr>
          <w:b w:val="1"/>
          <w:bCs w:val="1"/>
          <w:color w:val="b34a00"/>
        </w:rPr>
      </w:pPr>
      <w:r w:rsidDel="00000000" w:rsidR="00000000" w:rsidRPr="00000000">
        <w:rPr>
          <w:rtl w:val="0"/>
        </w:rPr>
        <w:t xml:space="preserve">Navigation</w:t>
      </w:r>
      <w:r w:rsidDel="00000000" w:rsidR="00000000" w:rsidRPr="00000000">
        <w:rPr>
          <w:b w:val="1"/>
          <w:bCs w:val="1"/>
          <w:rtl w:val="0"/>
        </w:rPr>
        <w:t xml:space="preserve">: </w:t>
      </w:r>
      <w:r w:rsidDel="00000000" w:rsidR="00000000" w:rsidRPr="00000000">
        <w:rPr>
          <w:b w:val="1"/>
          <w:bCs w:val="1"/>
          <w:color w:val="b34a00"/>
          <w:rtl w:val="0"/>
        </w:rPr>
        <w:t xml:space="preserve">Admin</w:t>
      </w:r>
      <w:r w:rsidDel="00000000" w:rsidR="00000000" w:rsidRPr="00000000">
        <w:rPr>
          <w:b w:val="1"/>
          <w:bCs w:val="1"/>
          <w:rtl w:val="0"/>
        </w:rPr>
        <w:t xml:space="preserve"> </w:t>
      </w:r>
      <w:r w:rsidDel="00000000" w:rsidR="00000000" w:rsidRPr="00000000">
        <w:rPr>
          <w:b w:val="1"/>
          <w:bCs w:val="1"/>
          <w:color w:val="b34a00"/>
          <w:rtl w:val="0"/>
        </w:rPr>
        <w:t xml:space="preserve">Dashboard</w:t>
      </w:r>
      <w:r w:rsidDel="00000000" w:rsidR="00000000" w:rsidRPr="00000000">
        <w:rPr>
          <w:rFonts w:ascii="Arial Unicode MS" w:cs="Arial Unicode MS" w:eastAsia="Arial Unicode MS" w:hAnsi="Arial Unicode MS"/>
          <w:b w:val="1"/>
          <w:bCs w:val="1"/>
          <w:rtl w:val="0"/>
        </w:rPr>
        <w:t xml:space="preserve"> → </w:t>
      </w:r>
      <w:r w:rsidDel="00000000" w:rsidR="00000000" w:rsidRPr="00000000">
        <w:rPr>
          <w:b w:val="1"/>
          <w:bCs w:val="1"/>
          <w:color w:val="008080"/>
          <w:rtl w:val="0"/>
        </w:rPr>
        <w:t xml:space="preserve">KYC</w:t>
      </w:r>
      <w:r w:rsidDel="00000000" w:rsidR="00000000" w:rsidRPr="00000000">
        <w:rPr>
          <w:b w:val="1"/>
          <w:bCs w:val="1"/>
          <w:rtl w:val="0"/>
        </w:rPr>
        <w:t xml:space="preserve"> </w:t>
      </w:r>
      <w:r w:rsidDel="00000000" w:rsidR="00000000" w:rsidRPr="00000000">
        <w:rPr>
          <w:b w:val="1"/>
          <w:bCs w:val="1"/>
          <w:color w:val="b34a00"/>
          <w:rtl w:val="0"/>
        </w:rPr>
        <w:t xml:space="preserve">Verification</w:t>
      </w:r>
      <w:r w:rsidDel="00000000" w:rsidR="00000000" w:rsidRPr="00000000">
        <w:rPr>
          <w:b w:val="1"/>
          <w:bCs w:val="1"/>
          <w:rtl w:val="0"/>
        </w:rPr>
        <w:t xml:space="preserve"> </w:t>
      </w:r>
      <w:r w:rsidDel="00000000" w:rsidR="00000000" w:rsidRPr="00000000">
        <w:rPr>
          <w:b w:val="1"/>
          <w:bCs w:val="1"/>
          <w:color w:val="b34a00"/>
          <w:rtl w:val="0"/>
        </w:rPr>
        <w:t xml:space="preserve">Queue</w:t>
      </w:r>
    </w:p>
    <w:p w:rsidR="00000000" w:rsidDel="00000000" w:rsidP="00000000" w:rsidRDefault="00000000" w:rsidRPr="00000000" w14:paraId="000007F4">
      <w:pPr>
        <w:spacing w:after="240" w:before="240" w:line="240" w:lineRule="auto"/>
        <w:rPr>
          <w:b w:val="1"/>
          <w:bCs w:val="1"/>
        </w:rPr>
      </w:pPr>
      <w:r w:rsidDel="00000000" w:rsidR="00000000" w:rsidRPr="00000000">
        <w:rPr>
          <w:b w:val="1"/>
          <w:bCs w:val="1"/>
          <w:rtl w:val="0"/>
        </w:rPr>
        <w:t xml:space="preserve">Queue Dashboard:</w:t>
      </w:r>
    </w:p>
    <w:p w:rsidR="00000000" w:rsidDel="00000000" w:rsidP="00000000" w:rsidRDefault="00000000" w:rsidRPr="00000000" w14:paraId="000007F5">
      <w:pPr>
        <w:spacing w:after="240" w:before="240" w:line="240" w:lineRule="auto"/>
        <w:rPr>
          <w:u w:val="single"/>
        </w:rPr>
      </w:pPr>
      <w:r w:rsidDel="00000000" w:rsidR="00000000" w:rsidRPr="00000000">
        <w:rPr>
          <w:u w:val="single"/>
          <w:rtl w:val="0"/>
        </w:rPr>
        <w:t xml:space="preserve">Queue View:</w:t>
      </w:r>
    </w:p>
    <w:tbl>
      <w:tblPr>
        <w:tblStyle w:val="Table2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930"/>
        <w:gridCol w:w="930"/>
        <w:gridCol w:w="930"/>
        <w:gridCol w:w="930"/>
        <w:gridCol w:w="930"/>
        <w:gridCol w:w="930"/>
        <w:gridCol w:w="930"/>
        <w:gridCol w:w="930"/>
        <w:gridCol w:w="1230"/>
        <w:tblGridChange w:id="0">
          <w:tblGrid>
            <w:gridCol w:w="930"/>
            <w:gridCol w:w="930"/>
            <w:gridCol w:w="930"/>
            <w:gridCol w:w="930"/>
            <w:gridCol w:w="930"/>
            <w:gridCol w:w="930"/>
            <w:gridCol w:w="930"/>
            <w:gridCol w:w="930"/>
            <w:gridCol w:w="930"/>
            <w:gridCol w:w="1230"/>
          </w:tblGrid>
        </w:tblGridChange>
      </w:tblGrid>
      <w:tr>
        <w:trPr>
          <w:cantSplit w:val="0"/>
          <w:trHeight w:val="420" w:hRule="atLeast"/>
          <w:tblHeader w:val="0"/>
        </w:trPr>
        <w:tc>
          <w:tcPr>
            <w:gridSpan w:val="10"/>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8080"/>
                <w:rtl w:val="0"/>
              </w:rPr>
              <w:t xml:space="preserve">KYC</w:t>
            </w:r>
            <w:r w:rsidDel="00000000" w:rsidR="00000000" w:rsidRPr="00000000">
              <w:rPr>
                <w:rtl w:val="0"/>
              </w:rPr>
              <w:t xml:space="preserve"> </w:t>
            </w:r>
            <w:r w:rsidDel="00000000" w:rsidR="00000000" w:rsidRPr="00000000">
              <w:rPr>
                <w:color w:val="b34a00"/>
                <w:rtl w:val="0"/>
              </w:rPr>
              <w:t xml:space="preserve">Verification</w:t>
            </w:r>
            <w:r w:rsidDel="00000000" w:rsidR="00000000" w:rsidRPr="00000000">
              <w:rPr>
                <w:rtl w:val="0"/>
              </w:rPr>
              <w:t xml:space="preserve"> </w:t>
            </w:r>
            <w:r w:rsidDel="00000000" w:rsidR="00000000" w:rsidRPr="00000000">
              <w:rPr>
                <w:color w:val="b34a00"/>
                <w:rtl w:val="0"/>
              </w:rPr>
              <w:t xml:space="preserve">Queue                                                                                </w:t>
            </w:r>
            <w:r w:rsidDel="00000000" w:rsidR="00000000" w:rsidRPr="00000000">
              <w:rPr>
                <w:color w:val="2b303b"/>
                <w:rtl w:val="0"/>
              </w:rPr>
              <w:t xml:space="preserve">[</w:t>
            </w:r>
            <w:r w:rsidDel="00000000" w:rsidR="00000000" w:rsidRPr="00000000">
              <w:rPr>
                <w:color w:val="b34a00"/>
                <w:rtl w:val="0"/>
              </w:rPr>
              <w:t xml:space="preserve">🔄 Refresh</w:t>
            </w:r>
            <w:r w:rsidDel="00000000" w:rsidR="00000000" w:rsidRPr="00000000">
              <w:rPr>
                <w:color w:val="2b303b"/>
                <w:rtl w:val="0"/>
              </w:rPr>
              <w:t xml:space="preserve">]</w:t>
            </w:r>
            <w:r w:rsidDel="00000000" w:rsidR="00000000" w:rsidRPr="00000000">
              <w:rPr>
                <w:rtl w:val="0"/>
              </w:rPr>
            </w:r>
          </w:p>
        </w:tc>
      </w:tr>
      <w:tr>
        <w:trPr>
          <w:cantSplit w:val="0"/>
          <w:trHeight w:val="420" w:hRule="atLeast"/>
          <w:tblHeader w:val="0"/>
        </w:trPr>
        <w:tc>
          <w:tcPr>
            <w:gridSpan w:val="10"/>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b34a00"/>
                <w:rtl w:val="0"/>
              </w:rPr>
              <w:t xml:space="preserve">Filters</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color w:val="b34a00"/>
                <w:rtl w:val="0"/>
              </w:rPr>
              <w:t xml:space="preserve">Status</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color w:val="b34a00"/>
                <w:rtl w:val="0"/>
              </w:rPr>
              <w:t xml:space="preserve">Dealer</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color w:val="b34a00"/>
                <w:rtl w:val="0"/>
              </w:rPr>
              <w:t xml:space="preserve">City</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color w:val="b34a00"/>
                <w:rtl w:val="0"/>
              </w:rPr>
              <w:t xml:space="preserve">Priority</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color w:val="b34a00"/>
                <w:rtl w:val="0"/>
              </w:rPr>
              <w:t xml:space="preserve">Date</w:t>
            </w:r>
            <w:r w:rsidDel="00000000" w:rsidR="00000000" w:rsidRPr="00000000">
              <w:rPr>
                <w:rtl w:val="0"/>
              </w:rPr>
              <w:t xml:space="preserve"> </w:t>
            </w:r>
            <w:r w:rsidDel="00000000" w:rsidR="00000000" w:rsidRPr="00000000">
              <w:rPr>
                <w:color w:val="b34a00"/>
                <w:rtl w:val="0"/>
              </w:rPr>
              <w:t xml:space="preserve">Range</w:t>
            </w:r>
            <w:r w:rsidDel="00000000" w:rsidR="00000000" w:rsidRPr="00000000">
              <w:rPr>
                <w:color w:val="2b303b"/>
                <w:rtl w:val="0"/>
              </w:rPr>
              <w:t xml:space="preserve">]</w:t>
            </w:r>
            <w:r w:rsidDel="00000000" w:rsidR="00000000" w:rsidRPr="00000000">
              <w:rPr>
                <w:rtl w:val="0"/>
              </w:rPr>
            </w:r>
          </w:p>
        </w:tc>
      </w:tr>
      <w:tr>
        <w:trPr>
          <w:cantSplit w:val="0"/>
          <w:trHeight w:val="420" w:hRule="atLeast"/>
          <w:tblHeader w:val="0"/>
        </w:trPr>
        <w:tc>
          <w:tcPr>
            <w:gridSpan w:val="10"/>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34a00"/>
              </w:rPr>
            </w:pPr>
            <w:r w:rsidDel="00000000" w:rsidR="00000000" w:rsidRPr="00000000">
              <w:rPr>
                <w:color w:val="b34a00"/>
                <w:rtl w:val="0"/>
              </w:rPr>
              <w:t xml:space="preserve">Summary</w:t>
            </w:r>
            <w:r w:rsidDel="00000000" w:rsidR="00000000" w:rsidRPr="00000000">
              <w:rPr>
                <w:color w:val="14181f"/>
                <w:rtl w:val="0"/>
              </w:rPr>
              <w:t xml:space="preserve">:</w:t>
            </w:r>
            <w:r w:rsidDel="00000000" w:rsidR="00000000" w:rsidRPr="00000000">
              <w:rPr>
                <w:color w:val="b34a00"/>
                <w:rtl w:val="0"/>
              </w:rPr>
              <w:t xml:space="preserve"> Pending</w:t>
            </w:r>
            <w:r w:rsidDel="00000000" w:rsidR="00000000" w:rsidRPr="00000000">
              <w:rPr>
                <w:color w:val="14181f"/>
                <w:rtl w:val="0"/>
              </w:rPr>
              <w:t xml:space="preserve">:</w:t>
            </w:r>
            <w:r w:rsidDel="00000000" w:rsidR="00000000" w:rsidRPr="00000000">
              <w:rPr>
                <w:color w:val="b34a00"/>
                <w:rtl w:val="0"/>
              </w:rPr>
              <w:t xml:space="preserve"> </w:t>
            </w:r>
            <w:r w:rsidDel="00000000" w:rsidR="00000000" w:rsidRPr="00000000">
              <w:rPr>
                <w:color w:val="008080"/>
                <w:rtl w:val="0"/>
              </w:rPr>
              <w:t xml:space="preserve">18</w:t>
            </w:r>
            <w:r w:rsidDel="00000000" w:rsidR="00000000" w:rsidRPr="00000000">
              <w:rPr>
                <w:color w:val="b34a00"/>
                <w:rtl w:val="0"/>
              </w:rPr>
              <w:t xml:space="preserve"> </w:t>
            </w:r>
            <w:r w:rsidDel="00000000" w:rsidR="00000000" w:rsidRPr="00000000">
              <w:rPr>
                <w:color w:val="14181f"/>
                <w:rtl w:val="0"/>
              </w:rPr>
              <w:t xml:space="preserve">|</w:t>
            </w:r>
            <w:r w:rsidDel="00000000" w:rsidR="00000000" w:rsidRPr="00000000">
              <w:rPr>
                <w:color w:val="b34a00"/>
                <w:rtl w:val="0"/>
              </w:rPr>
              <w:t xml:space="preserve"> In Progress</w:t>
            </w:r>
            <w:r w:rsidDel="00000000" w:rsidR="00000000" w:rsidRPr="00000000">
              <w:rPr>
                <w:color w:val="14181f"/>
                <w:rtl w:val="0"/>
              </w:rPr>
              <w:t xml:space="preserve">:</w:t>
            </w:r>
            <w:r w:rsidDel="00000000" w:rsidR="00000000" w:rsidRPr="00000000">
              <w:rPr>
                <w:color w:val="b34a00"/>
                <w:rtl w:val="0"/>
              </w:rPr>
              <w:t xml:space="preserve"> </w:t>
            </w:r>
            <w:r w:rsidDel="00000000" w:rsidR="00000000" w:rsidRPr="00000000">
              <w:rPr>
                <w:color w:val="008080"/>
                <w:rtl w:val="0"/>
              </w:rPr>
              <w:t xml:space="preserve">5</w:t>
            </w:r>
            <w:r w:rsidDel="00000000" w:rsidR="00000000" w:rsidRPr="00000000">
              <w:rPr>
                <w:color w:val="b34a00"/>
                <w:rtl w:val="0"/>
              </w:rPr>
              <w:t xml:space="preserve"> </w:t>
            </w:r>
            <w:r w:rsidDel="00000000" w:rsidR="00000000" w:rsidRPr="00000000">
              <w:rPr>
                <w:color w:val="14181f"/>
                <w:rtl w:val="0"/>
              </w:rPr>
              <w:t xml:space="preserve">|</w:t>
            </w:r>
            <w:r w:rsidDel="00000000" w:rsidR="00000000" w:rsidRPr="00000000">
              <w:rPr>
                <w:color w:val="b34a00"/>
                <w:rtl w:val="0"/>
              </w:rPr>
              <w:t xml:space="preserve"> Requested correction: </w:t>
            </w:r>
            <w:r w:rsidDel="00000000" w:rsidR="00000000" w:rsidRPr="00000000">
              <w:rPr>
                <w:color w:val="008080"/>
                <w:rtl w:val="0"/>
              </w:rPr>
              <w:t xml:space="preserve">2</w:t>
            </w:r>
            <w:r w:rsidDel="00000000" w:rsidR="00000000" w:rsidRPr="00000000">
              <w:rPr>
                <w:color w:val="b34a00"/>
                <w:rtl w:val="0"/>
              </w:rPr>
              <w:t xml:space="preserve"> | Rejected: </w:t>
            </w:r>
            <w:r w:rsidDel="00000000" w:rsidR="00000000" w:rsidRPr="00000000">
              <w:rPr>
                <w:color w:val="008080"/>
                <w:rtl w:val="0"/>
              </w:rPr>
              <w:t xml:space="preserve">1</w:t>
            </w:r>
            <w:r w:rsidDel="00000000" w:rsidR="00000000" w:rsidRPr="00000000">
              <w:rPr>
                <w:color w:val="b34a00"/>
                <w:rtl w:val="0"/>
              </w:rPr>
              <w:t xml:space="preserve"> |Approved</w:t>
            </w:r>
            <w:r w:rsidDel="00000000" w:rsidR="00000000" w:rsidRPr="00000000">
              <w:rPr>
                <w:color w:val="14181f"/>
                <w:rtl w:val="0"/>
              </w:rPr>
              <w:t xml:space="preserve">:</w:t>
            </w:r>
            <w:r w:rsidDel="00000000" w:rsidR="00000000" w:rsidRPr="00000000">
              <w:rPr>
                <w:color w:val="b34a00"/>
                <w:rtl w:val="0"/>
              </w:rPr>
              <w:t xml:space="preserve"> </w:t>
            </w:r>
            <w:r w:rsidDel="00000000" w:rsidR="00000000" w:rsidRPr="00000000">
              <w:rPr>
                <w:color w:val="008080"/>
                <w:rtl w:val="0"/>
              </w:rPr>
              <w:t xml:space="preserve">24</w:t>
            </w:r>
            <w:r w:rsidDel="00000000" w:rsidR="00000000" w:rsidRPr="00000000">
              <w:rPr>
                <w:rtl w:val="0"/>
              </w:rPr>
            </w:r>
          </w:p>
        </w:tc>
      </w:tr>
      <w:tr>
        <w:trPr>
          <w:cantSplit w:val="0"/>
          <w:trHeight w:val="115.744628906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 </w:t>
            </w:r>
            <w:r w:rsidDel="00000000" w:rsidR="00000000" w:rsidRPr="00000000">
              <w:rPr>
                <w:rtl w:val="0"/>
              </w:rPr>
              <w:t xml:space="preserve">ID</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 #</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Dealer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Submitted Date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Consent Status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Coupon Code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SLA</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r>
      <w:tr>
        <w:trPr>
          <w:cantSplit w:val="0"/>
          <w:trHeight w:val="115.744628906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34a00"/>
              </w:rPr>
            </w:pPr>
            <w:r w:rsidDel="00000000" w:rsidR="00000000" w:rsidRPr="00000000">
              <w:rPr>
                <w:color w:val="008080"/>
                <w:rtl w:val="0"/>
              </w:rPr>
              <w:t xml:space="preserve">ABC</w:t>
            </w:r>
            <w:r w:rsidDel="00000000" w:rsidR="00000000" w:rsidRPr="00000000">
              <w:rPr>
                <w:color w:val="008080"/>
                <w:rtl w:val="0"/>
              </w:rPr>
              <w:t xml:space="preserve">-2026-0000001</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Vijay Sharma</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+91 9876543210</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ABC Motors</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Varanasi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26-Jul 10:30 AM</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Verified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ABCVAR-0001</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Pending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2h 15m </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Review</w:t>
            </w:r>
          </w:p>
        </w:tc>
      </w:tr>
      <w:tr>
        <w:trPr>
          <w:cantSplit w:val="0"/>
          <w:trHeight w:val="115.744628906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color w:val="b34a00"/>
              </w:rPr>
            </w:pPr>
            <w:r w:rsidDel="00000000" w:rsidR="00000000" w:rsidRPr="00000000">
              <w:rPr>
                <w:color w:val="008080"/>
                <w:rtl w:val="0"/>
              </w:rPr>
              <w:t xml:space="preserve">XYZ-2026-0000002</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Rakesh Kumar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+91 9988776655</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XYZ Auto Delhi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color w:val="008080"/>
              </w:rPr>
            </w:pPr>
            <w:r w:rsidDel="00000000" w:rsidR="00000000" w:rsidRPr="00000000">
              <w:rPr>
                <w:color w:val="008080"/>
                <w:rtl w:val="0"/>
              </w:rPr>
              <w:t xml:space="preserve">25</w:t>
            </w:r>
            <w:r w:rsidDel="00000000" w:rsidR="00000000" w:rsidRPr="00000000">
              <w:rPr>
                <w:color w:val="14181f"/>
                <w:rtl w:val="0"/>
              </w:rPr>
              <w:t xml:space="preserve">-</w:t>
            </w:r>
            <w:r w:rsidDel="00000000" w:rsidR="00000000" w:rsidRPr="00000000">
              <w:rPr>
                <w:color w:val="008080"/>
                <w:rtl w:val="0"/>
              </w:rPr>
              <w:t xml:space="preserve">Jul 04</w:t>
            </w:r>
            <w:r w:rsidDel="00000000" w:rsidR="00000000" w:rsidRPr="00000000">
              <w:rPr>
                <w:color w:val="14181f"/>
                <w:rtl w:val="0"/>
              </w:rPr>
              <w:t xml:space="preserve">:</w:t>
            </w:r>
            <w:r w:rsidDel="00000000" w:rsidR="00000000" w:rsidRPr="00000000">
              <w:rPr>
                <w:color w:val="008080"/>
                <w:rtl w:val="0"/>
              </w:rPr>
              <w:t xml:space="preserve">00</w:t>
            </w:r>
            <w:r w:rsidDel="00000000" w:rsidR="00000000" w:rsidRPr="00000000">
              <w:rPr>
                <w:color w:val="b34a00"/>
                <w:rtl w:val="0"/>
              </w:rPr>
              <w:t xml:space="preserve"> </w:t>
            </w:r>
            <w:r w:rsidDel="00000000" w:rsidR="00000000" w:rsidRPr="00000000">
              <w:rPr>
                <w:color w:val="008080"/>
                <w:rtl w:val="0"/>
              </w:rPr>
              <w:t xml:space="preserve">PM</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Verified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XYZDEL-0001</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In Progress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22h 30m</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Review</w:t>
            </w:r>
          </w:p>
        </w:tc>
      </w:tr>
      <w:tr>
        <w:trPr>
          <w:cantSplit w:val="0"/>
          <w:trHeight w:val="115.744628906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color w:val="b34a00"/>
              </w:rPr>
            </w:pPr>
            <w:r w:rsidDel="00000000" w:rsidR="00000000" w:rsidRPr="00000000">
              <w:rPr>
                <w:color w:val="008080"/>
                <w:rtl w:val="0"/>
              </w:rPr>
              <w:t xml:space="preserve">BIH-2026-0000002</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Anjali Singh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+91 9898989898</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Bihar Dealer</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Patna</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25-Jul 04:01 PM</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color w:val="008080"/>
              </w:rPr>
            </w:pPr>
            <w:r w:rsidDel="00000000" w:rsidR="00000000" w:rsidRPr="00000000">
              <w:rPr>
                <w:color w:val="008080"/>
                <w:rtl w:val="0"/>
              </w:rPr>
              <w:t xml:space="preserve">Verified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BIHPAT-001</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Approved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5h 20m</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View</w:t>
            </w:r>
          </w:p>
        </w:tc>
      </w:tr>
    </w:tbl>
    <w:p w:rsidR="00000000" w:rsidDel="00000000" w:rsidP="00000000" w:rsidRDefault="00000000" w:rsidRPr="00000000" w14:paraId="0000083E">
      <w:pPr>
        <w:spacing w:after="240" w:before="240" w:line="240" w:lineRule="auto"/>
        <w:rPr/>
      </w:pPr>
      <w:r w:rsidDel="00000000" w:rsidR="00000000" w:rsidRPr="00000000">
        <w:rPr>
          <w:rtl w:val="0"/>
        </w:rPr>
        <w:t xml:space="preserve">Priority Indicators:</w:t>
      </w:r>
    </w:p>
    <w:p w:rsidR="00000000" w:rsidDel="00000000" w:rsidP="00000000" w:rsidRDefault="00000000" w:rsidRPr="00000000" w14:paraId="0000083F">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High Priority</w:t>
      </w:r>
      <w:r w:rsidDel="00000000" w:rsidR="00000000" w:rsidRPr="00000000">
        <w:rPr>
          <w:rtl w:val="0"/>
        </w:rPr>
        <w:t xml:space="preserve">: &lt;&gt; Requested or Rejected or Approved &gt; 12 hours</w:t>
      </w:r>
    </w:p>
    <w:p w:rsidR="00000000" w:rsidDel="00000000" w:rsidP="00000000" w:rsidRDefault="00000000" w:rsidRPr="00000000" w14:paraId="00000840">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&lt;&gt; Requested or Rejected or Approved &gt; 10 hours</w:t>
      </w:r>
    </w:p>
    <w:p w:rsidR="00000000" w:rsidDel="00000000" w:rsidP="00000000" w:rsidRDefault="00000000" w:rsidRPr="00000000" w14:paraId="00000841">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Normal</w:t>
      </w:r>
      <w:r w:rsidDel="00000000" w:rsidR="00000000" w:rsidRPr="00000000">
        <w:rPr>
          <w:rtl w:val="0"/>
        </w:rPr>
        <w:t xml:space="preserve">: &lt;&gt; Requested or Rejected or Approved &lt; 10 hours</w:t>
      </w:r>
    </w:p>
    <w:p w:rsidR="00000000" w:rsidDel="00000000" w:rsidP="00000000" w:rsidRDefault="00000000" w:rsidRPr="00000000" w14:paraId="00000842">
      <w:pPr>
        <w:spacing w:line="240" w:lineRule="auto"/>
        <w:rPr/>
      </w:pPr>
      <w:r w:rsidDel="00000000" w:rsidR="00000000" w:rsidRPr="00000000">
        <w:rPr>
          <w:u w:val="single"/>
          <w:rtl w:val="0"/>
        </w:rPr>
        <w:t xml:space="preserve">ADMIN CASE REVIEW SCREEN:</w:t>
      </w:r>
      <w:r w:rsidDel="00000000" w:rsidR="00000000" w:rsidRPr="00000000">
        <w:rPr>
          <w:rtl w:val="0"/>
        </w:rPr>
        <w:t xml:space="preserve"> When admin clicks **"Review"** button, the full KYC case file opens.</w:t>
      </w:r>
    </w:p>
    <w:p w:rsidR="00000000" w:rsidDel="00000000" w:rsidP="00000000" w:rsidRDefault="00000000" w:rsidRPr="00000000" w14:paraId="00000843">
      <w:pPr>
        <w:spacing w:line="240" w:lineRule="auto"/>
        <w:rPr>
          <w:u w:val="single"/>
        </w:rPr>
      </w:pPr>
      <w:r w:rsidDel="00000000" w:rsidR="00000000" w:rsidRPr="00000000">
        <w:rPr>
          <w:rtl w:val="0"/>
        </w:rPr>
      </w:r>
    </w:p>
    <w:p w:rsidR="00000000" w:rsidDel="00000000" w:rsidP="00000000" w:rsidRDefault="00000000" w:rsidRPr="00000000" w14:paraId="00000844">
      <w:pPr>
        <w:spacing w:line="240" w:lineRule="auto"/>
        <w:rPr>
          <w:u w:val="single"/>
        </w:rPr>
      </w:pPr>
      <w:r w:rsidDel="00000000" w:rsidR="00000000" w:rsidRPr="00000000">
        <w:rPr>
          <w:u w:val="single"/>
          <w:rtl w:val="0"/>
        </w:rPr>
        <w:t xml:space="preserve">Case Review Layout:</w:t>
      </w:r>
    </w:p>
    <w:p w:rsidR="00000000" w:rsidDel="00000000" w:rsidP="00000000" w:rsidRDefault="00000000" w:rsidRPr="00000000" w14:paraId="00000845">
      <w:pPr>
        <w:spacing w:line="240" w:lineRule="auto"/>
        <w:rPr>
          <w:u w:val="single"/>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Back to Queue]                                              Lead #</w:t>
            </w:r>
            <w:r w:rsidDel="00000000" w:rsidR="00000000" w:rsidRPr="00000000">
              <w:rPr>
                <w:color w:val="008080"/>
                <w:rtl w:val="0"/>
              </w:rPr>
              <w:t xml:space="preserve">ABC-2026-0000001 - Vijay Sharma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tbl>
            <w:tblPr>
              <w:tblStyle w:val="Table23"/>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rHeight w:val="159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Lead info                                                                                                  [Document Viewer]</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Vijay Sharma | Date of Birth: XXXXXX | Phone: +91 9876543210 | Gender: Male | Husband/Father Name: XXXX</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Permanent Address: Connaught Place, Delhi | Current Address: Connaught Place, Delhi</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3W IOT 51.2V-105AH | Vehicle: DL-3C-A-7889 | Vehicle Ownership: XXXX | Owner Name: XXXX | Owner Contact: XXXX</w:t>
                  </w:r>
                </w:p>
              </w:tc>
            </w:tr>
          </w:tbl>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tbl>
            <w:tblPr>
              <w:tblStyle w:val="Table24"/>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DOCUMENTS (Quick Access - Click to View)</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[Aadhaar F] [Aadhaar B] [PAN] [Photo] [Address] [RC] [Bank] [Cheques]</w:t>
                  </w:r>
                </w:p>
              </w:tc>
            </w:tr>
          </w:tbl>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tbl>
            <w:tblPr>
              <w:tblStyle w:val="Table25"/>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VERIFICATION CARDS (Run APIs &amp; See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 1: Aadhaar] [Card 2: PAN] [Card 3: Face] [Card 4: Bank] [Card 5: Address] [Card 6: RC] [Card 7: CIBIL] [Card 8: Phone]... (scroll down for more cards as needed)</w:t>
                  </w:r>
                </w:p>
              </w:tc>
            </w:tr>
          </w:tbl>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tbl>
            <w:tblPr>
              <w:tblStyle w:val="Table26"/>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Consent Copy [Download] [View]              [Approve] [</w:t>
                  </w:r>
                  <w:commentRangeStart w:id="3"/>
                  <w:r w:rsidDel="00000000" w:rsidR="00000000" w:rsidRPr="00000000">
                    <w:rPr>
                      <w:rtl w:val="0"/>
                    </w:rPr>
                    <w:t xml:space="preserve">Reject</w:t>
                  </w:r>
                  <w:commentRangeEnd w:id="3"/>
                  <w:r w:rsidDel="00000000" w:rsidR="00000000" w:rsidRPr="00000000">
                    <w:commentReference w:id="3"/>
                  </w:r>
                  <w:r w:rsidDel="00000000" w:rsidR="00000000" w:rsidRPr="00000000">
                    <w:rPr>
                      <w:rtl w:val="0"/>
                    </w:rPr>
                    <w:t xml:space="preserve">]</w:t>
                  </w:r>
                </w:p>
              </w:tc>
            </w:tr>
          </w:tbl>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tbl>
            <w:tblPr>
              <w:tblStyle w:val="Table27"/>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COUPON: ABCDEL-0001 (Reserved</w:t>
                  </w:r>
                  <w:r w:rsidDel="00000000" w:rsidR="00000000" w:rsidRPr="00000000">
                    <w:rPr>
                      <w:u w:val="single"/>
                      <w:rtl w:val="0"/>
                    </w:rPr>
                    <w:t xml:space="preserve">) </w:t>
                  </w:r>
                </w:p>
              </w:tc>
            </w:tr>
          </w:tbl>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tbl>
            <w:tblPr>
              <w:tblStyle w:val="Table28"/>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FINAL DECISION</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Approve ○ Reject ○ </w:t>
                  </w:r>
                  <w:r w:rsidDel="00000000" w:rsidR="00000000" w:rsidRPr="00000000">
                    <w:rPr>
                      <w:rtl w:val="0"/>
                    </w:rPr>
                    <w:t xml:space="preserve">Dealer Action Required</w:t>
                  </w: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 Decision]  [Save] [Back]</w:t>
                  </w:r>
                </w:p>
              </w:tc>
            </w:tr>
          </w:tbl>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tc>
      </w:tr>
    </w:tbl>
    <w:p w:rsidR="00000000" w:rsidDel="00000000" w:rsidP="00000000" w:rsidRDefault="00000000" w:rsidRPr="00000000" w14:paraId="00000862">
      <w:pPr>
        <w:spacing w:line="240" w:lineRule="auto"/>
        <w:rPr>
          <w:u w:val="single"/>
        </w:rPr>
      </w:pPr>
      <w:r w:rsidDel="00000000" w:rsidR="00000000" w:rsidRPr="00000000">
        <w:rPr>
          <w:rtl w:val="0"/>
        </w:rPr>
      </w:r>
    </w:p>
    <w:p w:rsidR="00000000" w:rsidDel="00000000" w:rsidP="00000000" w:rsidRDefault="00000000" w:rsidRPr="00000000" w14:paraId="00000863">
      <w:pPr>
        <w:spacing w:line="240" w:lineRule="auto"/>
        <w:rPr/>
      </w:pPr>
      <w:r w:rsidDel="00000000" w:rsidR="00000000" w:rsidRPr="00000000">
        <w:rPr>
          <w:rtl w:val="0"/>
        </w:rPr>
        <w:t xml:space="preserve">Key Features:</w:t>
      </w:r>
    </w:p>
    <w:p w:rsidR="00000000" w:rsidDel="00000000" w:rsidP="00000000" w:rsidRDefault="00000000" w:rsidRPr="00000000" w14:paraId="00000864">
      <w:pPr>
        <w:numPr>
          <w:ilvl w:val="0"/>
          <w:numId w:val="20"/>
        </w:numPr>
        <w:spacing w:line="240" w:lineRule="auto"/>
        <w:ind w:left="720" w:hanging="360"/>
        <w:rPr>
          <w:u w:val="none"/>
        </w:rPr>
      </w:pPr>
      <w:r w:rsidDel="00000000" w:rsidR="00000000" w:rsidRPr="00000000">
        <w:rPr>
          <w:rtl w:val="0"/>
        </w:rPr>
        <w:t xml:space="preserve">All elements visible without scrolling (except verification cards)</w:t>
      </w:r>
    </w:p>
    <w:p w:rsidR="00000000" w:rsidDel="00000000" w:rsidP="00000000" w:rsidRDefault="00000000" w:rsidRPr="00000000" w14:paraId="00000865">
      <w:pPr>
        <w:numPr>
          <w:ilvl w:val="0"/>
          <w:numId w:val="20"/>
        </w:numPr>
        <w:spacing w:line="240" w:lineRule="auto"/>
        <w:ind w:left="720" w:hanging="360"/>
        <w:rPr>
          <w:u w:val="none"/>
        </w:rPr>
      </w:pPr>
      <w:r w:rsidDel="00000000" w:rsidR="00000000" w:rsidRPr="00000000">
        <w:rPr>
          <w:rtl w:val="0"/>
        </w:rPr>
        <w:t xml:space="preserve">Document thumbnails clickable (opens lightbox viewer)</w:t>
      </w:r>
    </w:p>
    <w:p w:rsidR="00000000" w:rsidDel="00000000" w:rsidP="00000000" w:rsidRDefault="00000000" w:rsidRPr="00000000" w14:paraId="00000866">
      <w:pPr>
        <w:numPr>
          <w:ilvl w:val="0"/>
          <w:numId w:val="20"/>
        </w:numPr>
        <w:spacing w:line="240" w:lineRule="auto"/>
        <w:ind w:left="720" w:hanging="360"/>
        <w:rPr>
          <w:u w:val="none"/>
        </w:rPr>
      </w:pPr>
      <w:r w:rsidDel="00000000" w:rsidR="00000000" w:rsidRPr="00000000">
        <w:rPr>
          <w:rtl w:val="0"/>
        </w:rPr>
        <w:t xml:space="preserve">Coupon status visible at all times</w:t>
      </w:r>
    </w:p>
    <w:p w:rsidR="00000000" w:rsidDel="00000000" w:rsidP="00000000" w:rsidRDefault="00000000" w:rsidRPr="00000000" w14:paraId="00000867">
      <w:pPr>
        <w:numPr>
          <w:ilvl w:val="0"/>
          <w:numId w:val="20"/>
        </w:numPr>
        <w:spacing w:line="240" w:lineRule="auto"/>
        <w:ind w:left="720" w:hanging="360"/>
        <w:rPr>
          <w:u w:val="none"/>
        </w:rPr>
      </w:pPr>
      <w:r w:rsidDel="00000000" w:rsidR="00000000" w:rsidRPr="00000000">
        <w:rPr>
          <w:rtl w:val="0"/>
        </w:rPr>
        <w:t xml:space="preserve">Decision panel always visible at bottom</w:t>
      </w:r>
    </w:p>
    <w:p w:rsidR="00000000" w:rsidDel="00000000" w:rsidP="00000000" w:rsidRDefault="00000000" w:rsidRPr="00000000" w14:paraId="00000868">
      <w:pPr>
        <w:spacing w:line="240" w:lineRule="auto"/>
        <w:rPr/>
      </w:pPr>
      <w:r w:rsidDel="00000000" w:rsidR="00000000" w:rsidRPr="00000000">
        <w:rPr>
          <w:rtl w:val="0"/>
        </w:rPr>
      </w:r>
    </w:p>
    <w:p w:rsidR="00000000" w:rsidDel="00000000" w:rsidP="00000000" w:rsidRDefault="00000000" w:rsidRPr="00000000" w14:paraId="00000869">
      <w:pPr>
        <w:spacing w:line="240" w:lineRule="auto"/>
        <w:rPr>
          <w:sz w:val="26"/>
          <w:szCs w:val="26"/>
        </w:rPr>
      </w:pPr>
      <w:r w:rsidDel="00000000" w:rsidR="00000000" w:rsidRPr="00000000">
        <w:rPr>
          <w:b w:val="1"/>
          <w:bCs w:val="1"/>
          <w:u w:val="single"/>
          <w:rtl w:val="0"/>
        </w:rPr>
        <w:t xml:space="preserve">VERIFICATION CARD SYSTEM:</w:t>
      </w:r>
      <w:r w:rsidDel="00000000" w:rsidR="00000000" w:rsidRPr="00000000">
        <w:rPr>
          <w:b w:val="1"/>
          <w:bCs w:val="1"/>
          <w:rtl w:val="0"/>
        </w:rPr>
        <w:t xml:space="preserve"> </w:t>
      </w:r>
      <w:r w:rsidDel="00000000" w:rsidR="00000000" w:rsidRPr="00000000">
        <w:rPr>
          <w:color w:val="000000"/>
          <w:sz w:val="26"/>
          <w:szCs w:val="26"/>
          <w:rtl w:val="0"/>
        </w:rPr>
        <w:t xml:space="preserve">Card-Based Architecture (NOT Checklist Table)</w:t>
      </w:r>
      <w:r w:rsidDel="00000000" w:rsidR="00000000" w:rsidRPr="00000000">
        <w:rPr>
          <w:rtl w:val="0"/>
        </w:rPr>
      </w:r>
    </w:p>
    <w:p w:rsidR="00000000" w:rsidDel="00000000" w:rsidP="00000000" w:rsidRDefault="00000000" w:rsidRPr="00000000" w14:paraId="0000086A">
      <w:pPr>
        <w:numPr>
          <w:ilvl w:val="0"/>
          <w:numId w:val="7"/>
        </w:numPr>
        <w:spacing w:line="240" w:lineRule="auto"/>
        <w:ind w:left="720" w:hanging="360"/>
        <w:rPr>
          <w:u w:val="none"/>
        </w:rPr>
      </w:pPr>
      <w:r w:rsidDel="00000000" w:rsidR="00000000" w:rsidRPr="00000000">
        <w:rPr>
          <w:b w:val="1"/>
          <w:bCs w:val="1"/>
          <w:rtl w:val="0"/>
        </w:rPr>
        <w:t xml:space="preserve">Cost Control</w:t>
      </w:r>
      <w:r w:rsidDel="00000000" w:rsidR="00000000" w:rsidRPr="00000000">
        <w:rPr>
          <w:rtl w:val="0"/>
        </w:rPr>
        <w:t xml:space="preserve">: Admin sees cost BEFORE clicking</w:t>
      </w:r>
    </w:p>
    <w:p w:rsidR="00000000" w:rsidDel="00000000" w:rsidP="00000000" w:rsidRDefault="00000000" w:rsidRPr="00000000" w14:paraId="0000086B">
      <w:pPr>
        <w:numPr>
          <w:ilvl w:val="0"/>
          <w:numId w:val="7"/>
        </w:numPr>
        <w:spacing w:line="240" w:lineRule="auto"/>
        <w:ind w:left="720" w:hanging="360"/>
        <w:rPr>
          <w:u w:val="none"/>
        </w:rPr>
      </w:pPr>
      <w:r w:rsidDel="00000000" w:rsidR="00000000" w:rsidRPr="00000000">
        <w:rPr>
          <w:b w:val="1"/>
          <w:bCs w:val="1"/>
          <w:rtl w:val="0"/>
        </w:rPr>
        <w:t xml:space="preserve">Flexibility</w:t>
      </w:r>
      <w:r w:rsidDel="00000000" w:rsidR="00000000" w:rsidRPr="00000000">
        <w:rPr>
          <w:rtl w:val="0"/>
        </w:rPr>
        <w:t xml:space="preserve">: Each verification is independent</w:t>
      </w:r>
    </w:p>
    <w:p w:rsidR="00000000" w:rsidDel="00000000" w:rsidP="00000000" w:rsidRDefault="00000000" w:rsidRPr="00000000" w14:paraId="0000086C">
      <w:pPr>
        <w:numPr>
          <w:ilvl w:val="0"/>
          <w:numId w:val="7"/>
        </w:numPr>
        <w:spacing w:line="240" w:lineRule="auto"/>
        <w:ind w:left="720" w:hanging="360"/>
        <w:rPr>
          <w:u w:val="none"/>
        </w:rPr>
      </w:pPr>
      <w:r w:rsidDel="00000000" w:rsidR="00000000" w:rsidRPr="00000000">
        <w:rPr>
          <w:b w:val="1"/>
          <w:bCs w:val="1"/>
          <w:rtl w:val="0"/>
        </w:rPr>
        <w:t xml:space="preserve">Scalability</w:t>
      </w:r>
      <w:r w:rsidDel="00000000" w:rsidR="00000000" w:rsidRPr="00000000">
        <w:rPr>
          <w:rtl w:val="0"/>
        </w:rPr>
        <w:t xml:space="preserve">: Easy to add new verification types</w:t>
      </w:r>
    </w:p>
    <w:p w:rsidR="00000000" w:rsidDel="00000000" w:rsidP="00000000" w:rsidRDefault="00000000" w:rsidRPr="00000000" w14:paraId="0000086D">
      <w:pPr>
        <w:numPr>
          <w:ilvl w:val="0"/>
          <w:numId w:val="7"/>
        </w:numPr>
        <w:spacing w:line="240" w:lineRule="auto"/>
        <w:ind w:left="720" w:hanging="360"/>
        <w:rPr>
          <w:u w:val="none"/>
        </w:rPr>
      </w:pPr>
      <w:r w:rsidDel="00000000" w:rsidR="00000000" w:rsidRPr="00000000">
        <w:rPr>
          <w:b w:val="1"/>
          <w:bCs w:val="1"/>
          <w:rtl w:val="0"/>
        </w:rPr>
        <w:t xml:space="preserve">Better UX</w:t>
      </w:r>
      <w:r w:rsidDel="00000000" w:rsidR="00000000" w:rsidRPr="00000000">
        <w:rPr>
          <w:rtl w:val="0"/>
        </w:rPr>
        <w:t xml:space="preserve">: Results shown within same card</w:t>
      </w:r>
    </w:p>
    <w:p w:rsidR="00000000" w:rsidDel="00000000" w:rsidP="00000000" w:rsidRDefault="00000000" w:rsidRPr="00000000" w14:paraId="0000086E">
      <w:pPr>
        <w:numPr>
          <w:ilvl w:val="0"/>
          <w:numId w:val="7"/>
        </w:numPr>
        <w:spacing w:line="240" w:lineRule="auto"/>
        <w:ind w:left="720" w:hanging="360"/>
        <w:rPr>
          <w:u w:val="none"/>
        </w:rPr>
      </w:pPr>
      <w:r w:rsidDel="00000000" w:rsidR="00000000" w:rsidRPr="00000000">
        <w:rPr>
          <w:b w:val="1"/>
          <w:bCs w:val="1"/>
          <w:rtl w:val="0"/>
        </w:rPr>
        <w:t xml:space="preserve">Manual Override</w:t>
      </w:r>
      <w:r w:rsidDel="00000000" w:rsidR="00000000" w:rsidRPr="00000000">
        <w:rPr>
          <w:rtl w:val="0"/>
        </w:rPr>
        <w:t xml:space="preserve">: Each card allows admin input if needed</w:t>
      </w:r>
    </w:p>
    <w:p w:rsidR="00000000" w:rsidDel="00000000" w:rsidP="00000000" w:rsidRDefault="00000000" w:rsidRPr="00000000" w14:paraId="0000086F">
      <w:pPr>
        <w:spacing w:line="240" w:lineRule="auto"/>
        <w:rPr/>
      </w:pPr>
      <w:r w:rsidDel="00000000" w:rsidR="00000000" w:rsidRPr="00000000">
        <w:rPr>
          <w:rtl w:val="0"/>
        </w:rPr>
      </w:r>
    </w:p>
    <w:p w:rsidR="00000000" w:rsidDel="00000000" w:rsidP="00000000" w:rsidRDefault="00000000" w:rsidRPr="00000000" w14:paraId="00000870">
      <w:pPr>
        <w:spacing w:line="240" w:lineRule="auto"/>
        <w:rPr/>
      </w:pPr>
      <w:r w:rsidDel="00000000" w:rsidR="00000000" w:rsidRPr="00000000">
        <w:rPr>
          <w:b w:val="1"/>
          <w:bCs w:val="1"/>
          <w:u w:val="single"/>
          <w:rtl w:val="0"/>
        </w:rPr>
        <w:t xml:space="preserve">Standard Verification Card Structure</w:t>
      </w:r>
      <w:r w:rsidDel="00000000" w:rsidR="00000000" w:rsidRPr="00000000">
        <w:rPr>
          <w:rtl w:val="0"/>
        </w:rPr>
        <w:t xml:space="preserve">: </w:t>
      </w:r>
    </w:p>
    <w:p w:rsidR="00000000" w:rsidDel="00000000" w:rsidP="00000000" w:rsidRDefault="00000000" w:rsidRPr="00000000" w14:paraId="00000871">
      <w:pPr>
        <w:spacing w:line="240" w:lineRule="auto"/>
        <w:rPr/>
      </w:pPr>
      <w:r w:rsidDel="00000000" w:rsidR="00000000" w:rsidRPr="00000000">
        <w:rPr>
          <w:rtl w:val="0"/>
        </w:rPr>
      </w:r>
    </w:p>
    <w:p w:rsidR="00000000" w:rsidDel="00000000" w:rsidP="00000000" w:rsidRDefault="00000000" w:rsidRPr="00000000" w14:paraId="00000872">
      <w:pPr>
        <w:spacing w:line="240" w:lineRule="auto"/>
        <w:rPr/>
      </w:pPr>
      <w:r w:rsidDel="00000000" w:rsidR="00000000" w:rsidRPr="00000000">
        <w:rPr>
          <w:rtl w:val="0"/>
        </w:rPr>
        <w:t xml:space="preserve">Every card follows this template:</w:t>
      </w:r>
    </w:p>
    <w:p w:rsidR="00000000" w:rsidDel="00000000" w:rsidP="00000000" w:rsidRDefault="00000000" w:rsidRPr="00000000" w14:paraId="00000873">
      <w:pPr>
        <w:spacing w:line="240" w:lineRule="auto"/>
        <w:rPr/>
      </w:pPr>
      <w:r w:rsidDel="00000000" w:rsidR="00000000" w:rsidRPr="00000000">
        <w:rPr>
          <w:rtl w:val="0"/>
        </w:rPr>
      </w:r>
    </w:p>
    <w:p w:rsidR="00000000" w:rsidDel="00000000" w:rsidP="00000000" w:rsidRDefault="00000000" w:rsidRPr="00000000" w14:paraId="00000874">
      <w:pPr>
        <w:spacing w:line="240" w:lineRule="auto"/>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[VERIFICATION NAME]                                                                   Status: XXXXXXXXXXX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INPUT DATA (Auto-filled from OCR/Lead)                                     </w:t>
            </w:r>
            <w:r w:rsidDel="00000000" w:rsidR="00000000" w:rsidRPr="00000000">
              <w:rPr>
                <w:b w:val="1"/>
                <w:bCs w:val="1"/>
                <w:color w:val="2b303b"/>
                <w:rtl w:val="0"/>
              </w:rPr>
              <w:t xml:space="preserve">[</w:t>
            </w:r>
            <w:hyperlink r:id="rId16">
              <w:r w:rsidDel="00000000" w:rsidR="00000000" w:rsidRPr="00000000">
                <w:rPr>
                  <w:b w:val="1"/>
                  <w:bCs w:val="1"/>
                  <w:color w:val="1155cc"/>
                  <w:u w:val="single"/>
                  <w:rtl w:val="0"/>
                </w:rPr>
                <w:t xml:space="preserve">Autofill OCR</w:t>
              </w:r>
            </w:hyperlink>
            <w:r w:rsidDel="00000000" w:rsidR="00000000" w:rsidRPr="00000000">
              <w:rPr>
                <w:b w:val="1"/>
                <w:bCs w:val="1"/>
                <w:color w:val="2b303b"/>
                <w:rtl w:val="0"/>
              </w:rPr>
              <w:t xml:space="preserve">]</w:t>
            </w: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1: [Value] [✏️ Edit if needed]</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2: [Value] [✏️ Edit if needed]</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3: [Value] [✏️ Edit if needed]</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AVAILABLE VERIFICATIONS </w:t>
            </w:r>
            <w:r w:rsidDel="00000000" w:rsidR="00000000" w:rsidRPr="00000000">
              <w:rPr>
                <w:b w:val="1"/>
                <w:bCs w:val="1"/>
                <w:color w:val="1155cc"/>
                <w:u w:val="single"/>
                <w:rtl w:val="0"/>
              </w:rPr>
              <w:t xml:space="preserve">[Run API]</w:t>
            </w: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0"/>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0"/>
              <w:gridCol w:w="2290"/>
              <w:gridCol w:w="2290"/>
              <w:gridCol w:w="2290"/>
              <w:tblGridChange w:id="0">
                <w:tblGrid>
                  <w:gridCol w:w="2290"/>
                  <w:gridCol w:w="2290"/>
                  <w:gridCol w:w="2290"/>
                  <w:gridCol w:w="2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Data (From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Match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pPr>
                  <w:r w:rsidDel="00000000" w:rsidR="00000000" w:rsidRPr="00000000">
                    <w:rPr>
                      <w:rtl w:val="0"/>
                    </w:rPr>
                    <w:t xml:space="preserve">Field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pPr>
                  <w:r w:rsidDel="00000000" w:rsidR="00000000" w:rsidRPr="00000000">
                    <w:rPr>
                      <w:rtl w:val="0"/>
                    </w:rPr>
                    <w:t xml:space="preserve">Field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pPr>
                  <w:r w:rsidDel="00000000" w:rsidR="00000000" w:rsidRPr="00000000">
                    <w:rPr>
                      <w:rtl w:val="0"/>
                    </w:rPr>
                    <w:t xml:space="preserve">Not Matched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pPr>
                  <w:r w:rsidDel="00000000" w:rsidR="00000000" w:rsidRPr="00000000">
                    <w:rPr>
                      <w:rtl w:val="0"/>
                    </w:rPr>
                    <w:t xml:space="preserve">Field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pPr>
                  <w:r w:rsidDel="00000000" w:rsidR="00000000" w:rsidRPr="00000000">
                    <w:rPr>
                      <w:rtl w:val="0"/>
                    </w:rPr>
                    <w:t xml:space="preserve">Not Matched</w:t>
                  </w:r>
                </w:p>
              </w:tc>
            </w:tr>
          </w:tbl>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ADMIN NOTES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area for remarks]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ACTIONS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Accept] [✗ Reject] [⚠️ Request More Docs ]</w:t>
            </w:r>
          </w:p>
        </w:tc>
      </w:tr>
    </w:tbl>
    <w:p w:rsidR="00000000" w:rsidDel="00000000" w:rsidP="00000000" w:rsidRDefault="00000000" w:rsidRPr="00000000" w14:paraId="00000895">
      <w:pPr>
        <w:spacing w:line="240" w:lineRule="auto"/>
        <w:rPr/>
      </w:pPr>
      <w:r w:rsidDel="00000000" w:rsidR="00000000" w:rsidRPr="00000000">
        <w:rPr>
          <w:rtl w:val="0"/>
        </w:rPr>
      </w:r>
    </w:p>
    <w:p w:rsidR="00000000" w:rsidDel="00000000" w:rsidP="00000000" w:rsidRDefault="00000000" w:rsidRPr="00000000" w14:paraId="00000896">
      <w:pPr>
        <w:spacing w:line="240" w:lineRule="auto"/>
        <w:rPr/>
      </w:pPr>
      <w:r w:rsidDel="00000000" w:rsidR="00000000" w:rsidRPr="00000000">
        <w:rPr>
          <w:b w:val="1"/>
          <w:bCs w:val="1"/>
          <w:u w:val="single"/>
          <w:rtl w:val="0"/>
        </w:rPr>
        <w:t xml:space="preserve">VERIFICATION CARDS - COMPLETE LIST (PHASE 1):</w:t>
      </w:r>
      <w:r w:rsidDel="00000000" w:rsidR="00000000" w:rsidRPr="00000000">
        <w:rPr>
          <w:rtl w:val="0"/>
        </w:rPr>
      </w:r>
    </w:p>
    <w:p w:rsidR="00000000" w:rsidDel="00000000" w:rsidP="00000000" w:rsidRDefault="00000000" w:rsidRPr="00000000" w14:paraId="00000897">
      <w:pPr>
        <w:spacing w:line="240" w:lineRule="auto"/>
        <w:rPr/>
      </w:pPr>
      <w:r w:rsidDel="00000000" w:rsidR="00000000" w:rsidRPr="00000000">
        <w:rPr>
          <w:rtl w:val="0"/>
        </w:rPr>
      </w:r>
    </w:p>
    <w:p w:rsidR="00000000" w:rsidDel="00000000" w:rsidP="00000000" w:rsidRDefault="00000000" w:rsidRPr="00000000" w14:paraId="00000898">
      <w:pPr>
        <w:numPr>
          <w:ilvl w:val="0"/>
          <w:numId w:val="71"/>
        </w:numPr>
        <w:spacing w:line="240" w:lineRule="auto"/>
        <w:ind w:left="720" w:hanging="360"/>
        <w:rPr/>
      </w:pPr>
      <w:r w:rsidDel="00000000" w:rsidR="00000000" w:rsidRPr="00000000">
        <w:rPr>
          <w:rtl w:val="0"/>
        </w:rPr>
        <w:t xml:space="preserve">Aadhaar Verification</w:t>
      </w:r>
    </w:p>
    <w:p w:rsidR="00000000" w:rsidDel="00000000" w:rsidP="00000000" w:rsidRDefault="00000000" w:rsidRPr="00000000" w14:paraId="00000899">
      <w:pPr>
        <w:numPr>
          <w:ilvl w:val="0"/>
          <w:numId w:val="71"/>
        </w:numPr>
        <w:spacing w:line="240" w:lineRule="auto"/>
        <w:ind w:left="720" w:hanging="360"/>
        <w:rPr/>
      </w:pPr>
      <w:r w:rsidDel="00000000" w:rsidR="00000000" w:rsidRPr="00000000">
        <w:rPr>
          <w:rtl w:val="0"/>
        </w:rPr>
        <w:t xml:space="preserve">PAN Verification</w:t>
      </w:r>
    </w:p>
    <w:p w:rsidR="00000000" w:rsidDel="00000000" w:rsidP="00000000" w:rsidRDefault="00000000" w:rsidRPr="00000000" w14:paraId="0000089A">
      <w:pPr>
        <w:numPr>
          <w:ilvl w:val="0"/>
          <w:numId w:val="71"/>
        </w:numPr>
        <w:spacing w:line="240" w:lineRule="auto"/>
        <w:ind w:left="720" w:hanging="360"/>
        <w:rPr/>
      </w:pPr>
      <w:r w:rsidDel="00000000" w:rsidR="00000000" w:rsidRPr="00000000">
        <w:rPr>
          <w:rtl w:val="0"/>
        </w:rPr>
        <w:t xml:space="preserve">Bank Account</w:t>
      </w:r>
    </w:p>
    <w:p w:rsidR="00000000" w:rsidDel="00000000" w:rsidP="00000000" w:rsidRDefault="00000000" w:rsidRPr="00000000" w14:paraId="0000089B">
      <w:pPr>
        <w:numPr>
          <w:ilvl w:val="0"/>
          <w:numId w:val="71"/>
        </w:numPr>
        <w:spacing w:line="240" w:lineRule="auto"/>
        <w:ind w:left="720" w:hanging="360"/>
        <w:rPr/>
      </w:pPr>
      <w:r w:rsidDel="00000000" w:rsidR="00000000" w:rsidRPr="00000000">
        <w:rPr>
          <w:rtl w:val="0"/>
        </w:rPr>
        <w:t xml:space="preserve">CIBIL Score</w:t>
      </w:r>
    </w:p>
    <w:p w:rsidR="00000000" w:rsidDel="00000000" w:rsidP="00000000" w:rsidRDefault="00000000" w:rsidRPr="00000000" w14:paraId="0000089C">
      <w:pPr>
        <w:numPr>
          <w:ilvl w:val="0"/>
          <w:numId w:val="71"/>
        </w:numPr>
        <w:spacing w:line="240" w:lineRule="auto"/>
        <w:ind w:left="720" w:hanging="360"/>
        <w:rPr/>
      </w:pPr>
      <w:r w:rsidDel="00000000" w:rsidR="00000000" w:rsidRPr="00000000">
        <w:rPr>
          <w:rtl w:val="0"/>
        </w:rPr>
        <w:t xml:space="preserve">RC Verification</w:t>
      </w:r>
    </w:p>
    <w:p w:rsidR="00000000" w:rsidDel="00000000" w:rsidP="00000000" w:rsidRDefault="00000000" w:rsidRPr="00000000" w14:paraId="0000089D">
      <w:pPr>
        <w:numPr>
          <w:ilvl w:val="0"/>
          <w:numId w:val="71"/>
        </w:numPr>
        <w:spacing w:line="240" w:lineRule="auto"/>
        <w:ind w:left="720" w:hanging="360"/>
        <w:rPr/>
      </w:pPr>
      <w:r w:rsidDel="00000000" w:rsidR="00000000" w:rsidRPr="00000000">
        <w:rPr>
          <w:rtl w:val="0"/>
        </w:rPr>
        <w:t xml:space="preserve">Phone Intelligence</w:t>
      </w:r>
    </w:p>
    <w:p w:rsidR="00000000" w:rsidDel="00000000" w:rsidP="00000000" w:rsidRDefault="00000000" w:rsidRPr="00000000" w14:paraId="0000089E">
      <w:pPr>
        <w:spacing w:line="240" w:lineRule="auto"/>
        <w:rPr/>
      </w:pPr>
      <w:r w:rsidDel="00000000" w:rsidR="00000000" w:rsidRPr="00000000">
        <w:rPr>
          <w:rtl w:val="0"/>
        </w:rPr>
        <w:t xml:space="preserve">Card Status:</w:t>
      </w:r>
    </w:p>
    <w:p w:rsidR="00000000" w:rsidDel="00000000" w:rsidP="00000000" w:rsidRDefault="00000000" w:rsidRPr="00000000" w14:paraId="0000089F">
      <w:pPr>
        <w:numPr>
          <w:ilvl w:val="0"/>
          <w:numId w:val="68"/>
        </w:numPr>
        <w:spacing w:line="240" w:lineRule="auto"/>
        <w:ind w:left="720" w:hanging="360"/>
        <w:rPr>
          <w:u w:val="none"/>
        </w:rPr>
      </w:pPr>
      <w:r w:rsidDel="00000000" w:rsidR="00000000" w:rsidRPr="00000000">
        <w:rPr>
          <w:rtl w:val="0"/>
        </w:rPr>
        <w:t xml:space="preserve">Pending</w:t>
      </w:r>
    </w:p>
    <w:p w:rsidR="00000000" w:rsidDel="00000000" w:rsidP="00000000" w:rsidRDefault="00000000" w:rsidRPr="00000000" w14:paraId="000008A0">
      <w:pPr>
        <w:numPr>
          <w:ilvl w:val="0"/>
          <w:numId w:val="68"/>
        </w:numPr>
        <w:spacing w:line="240" w:lineRule="auto"/>
        <w:ind w:left="720" w:hanging="360"/>
        <w:rPr>
          <w:u w:val="none"/>
        </w:rPr>
      </w:pPr>
      <w:r w:rsidDel="00000000" w:rsidR="00000000" w:rsidRPr="00000000">
        <w:rPr>
          <w:rtl w:val="0"/>
        </w:rPr>
        <w:t xml:space="preserve">Initiating</w:t>
      </w:r>
    </w:p>
    <w:p w:rsidR="00000000" w:rsidDel="00000000" w:rsidP="00000000" w:rsidRDefault="00000000" w:rsidRPr="00000000" w14:paraId="000008A1">
      <w:pPr>
        <w:numPr>
          <w:ilvl w:val="0"/>
          <w:numId w:val="68"/>
        </w:numPr>
        <w:spacing w:line="240" w:lineRule="auto"/>
        <w:ind w:left="720" w:hanging="360"/>
        <w:rPr>
          <w:u w:val="none"/>
        </w:rPr>
      </w:pPr>
      <w:r w:rsidDel="00000000" w:rsidR="00000000" w:rsidRPr="00000000">
        <w:rPr>
          <w:rtl w:val="0"/>
        </w:rPr>
        <w:t xml:space="preserve">Awaiting Consent (in case of Aadhaar)</w:t>
      </w:r>
    </w:p>
    <w:p w:rsidR="00000000" w:rsidDel="00000000" w:rsidP="00000000" w:rsidRDefault="00000000" w:rsidRPr="00000000" w14:paraId="000008A2">
      <w:pPr>
        <w:numPr>
          <w:ilvl w:val="0"/>
          <w:numId w:val="68"/>
        </w:numPr>
        <w:spacing w:line="240" w:lineRule="auto"/>
        <w:ind w:left="720" w:hanging="360"/>
        <w:rPr>
          <w:u w:val="none"/>
        </w:rPr>
      </w:pPr>
      <w:r w:rsidDel="00000000" w:rsidR="00000000" w:rsidRPr="00000000">
        <w:rPr>
          <w:rtl w:val="0"/>
        </w:rPr>
        <w:t xml:space="preserve">Consent Failed (in case of Aadhaar)</w:t>
      </w:r>
    </w:p>
    <w:p w:rsidR="00000000" w:rsidDel="00000000" w:rsidP="00000000" w:rsidRDefault="00000000" w:rsidRPr="00000000" w14:paraId="000008A3">
      <w:pPr>
        <w:numPr>
          <w:ilvl w:val="0"/>
          <w:numId w:val="68"/>
        </w:numPr>
        <w:spacing w:line="240" w:lineRule="auto"/>
        <w:ind w:left="720" w:hanging="360"/>
        <w:rPr>
          <w:u w:val="none"/>
        </w:rPr>
      </w:pPr>
      <w:r w:rsidDel="00000000" w:rsidR="00000000" w:rsidRPr="00000000">
        <w:rPr>
          <w:rtl w:val="0"/>
        </w:rPr>
        <w:t xml:space="preserve">Awaiting Response</w:t>
      </w:r>
    </w:p>
    <w:p w:rsidR="00000000" w:rsidDel="00000000" w:rsidP="00000000" w:rsidRDefault="00000000" w:rsidRPr="00000000" w14:paraId="000008A4">
      <w:pPr>
        <w:numPr>
          <w:ilvl w:val="0"/>
          <w:numId w:val="68"/>
        </w:numPr>
        <w:spacing w:line="240" w:lineRule="auto"/>
        <w:ind w:left="720" w:hanging="360"/>
        <w:rPr>
          <w:u w:val="none"/>
        </w:rPr>
      </w:pPr>
      <w:r w:rsidDel="00000000" w:rsidR="00000000" w:rsidRPr="00000000">
        <w:rPr>
          <w:rtl w:val="0"/>
        </w:rPr>
        <w:t xml:space="preserve">Response Received (200)</w:t>
      </w:r>
    </w:p>
    <w:p w:rsidR="00000000" w:rsidDel="00000000" w:rsidP="00000000" w:rsidRDefault="00000000" w:rsidRPr="00000000" w14:paraId="000008A5">
      <w:pPr>
        <w:numPr>
          <w:ilvl w:val="0"/>
          <w:numId w:val="68"/>
        </w:numPr>
        <w:spacing w:line="240" w:lineRule="auto"/>
        <w:ind w:left="720" w:hanging="360"/>
        <w:rPr>
          <w:u w:val="none"/>
        </w:rPr>
      </w:pPr>
      <w:r w:rsidDel="00000000" w:rsidR="00000000" w:rsidRPr="00000000">
        <w:rPr>
          <w:rtl w:val="0"/>
        </w:rPr>
        <w:t xml:space="preserve">Response Failed (400 or server/API error)</w:t>
      </w:r>
    </w:p>
    <w:p w:rsidR="00000000" w:rsidDel="00000000" w:rsidP="00000000" w:rsidRDefault="00000000" w:rsidRPr="00000000" w14:paraId="000008A6">
      <w:pPr>
        <w:spacing w:line="240" w:lineRule="auto"/>
        <w:rPr/>
      </w:pPr>
      <w:r w:rsidDel="00000000" w:rsidR="00000000" w:rsidRPr="00000000">
        <w:rPr>
          <w:rtl w:val="0"/>
        </w:rPr>
      </w:r>
    </w:p>
    <w:p w:rsidR="00000000" w:rsidDel="00000000" w:rsidP="00000000" w:rsidRDefault="00000000" w:rsidRPr="00000000" w14:paraId="000008A7">
      <w:pPr>
        <w:spacing w:line="240" w:lineRule="auto"/>
        <w:rPr>
          <w:b w:val="1"/>
          <w:bCs w:val="1"/>
          <w:u w:val="single"/>
        </w:rPr>
      </w:pPr>
      <w:r w:rsidDel="00000000" w:rsidR="00000000" w:rsidRPr="00000000">
        <w:rPr>
          <w:b w:val="1"/>
          <w:bCs w:val="1"/>
          <w:u w:val="single"/>
          <w:rtl w:val="0"/>
        </w:rPr>
        <w:t xml:space="preserve">DETAILED VERIFICATION CARDS:</w:t>
      </w:r>
    </w:p>
    <w:p w:rsidR="00000000" w:rsidDel="00000000" w:rsidP="00000000" w:rsidRDefault="00000000" w:rsidRPr="00000000" w14:paraId="000008A8">
      <w:pPr>
        <w:spacing w:line="240" w:lineRule="auto"/>
        <w:rPr>
          <w:b w:val="1"/>
          <w:bCs w:val="1"/>
          <w:u w:val="single"/>
        </w:rPr>
      </w:pPr>
      <w:r w:rsidDel="00000000" w:rsidR="00000000" w:rsidRPr="00000000">
        <w:rPr>
          <w:rtl w:val="0"/>
        </w:rPr>
      </w:r>
    </w:p>
    <w:p w:rsidR="00000000" w:rsidDel="00000000" w:rsidP="00000000" w:rsidRDefault="00000000" w:rsidRPr="00000000" w14:paraId="000008A9">
      <w:pPr>
        <w:spacing w:line="240" w:lineRule="auto"/>
        <w:rPr/>
      </w:pPr>
      <w:r w:rsidDel="00000000" w:rsidR="00000000" w:rsidRPr="00000000">
        <w:rPr>
          <w:rtl w:val="0"/>
        </w:rPr>
        <w:t xml:space="preserve">CARD 1: AADHAAR VERIFICATION (</w:t>
      </w:r>
      <w:hyperlink r:id="rId17">
        <w:r w:rsidDel="00000000" w:rsidR="00000000" w:rsidRPr="00000000">
          <w:rPr>
            <w:color w:val="1155cc"/>
            <w:u w:val="single"/>
            <w:rtl w:val="0"/>
          </w:rPr>
          <w:t xml:space="preserve">Adhaar Check Documentation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AA">
      <w:pPr>
        <w:spacing w:line="240" w:lineRule="auto"/>
        <w:rPr/>
      </w:pPr>
      <w:r w:rsidDel="00000000" w:rsidR="00000000" w:rsidRPr="00000000">
        <w:rPr>
          <w:rtl w:val="0"/>
        </w:rPr>
      </w:r>
    </w:p>
    <w:p w:rsidR="00000000" w:rsidDel="00000000" w:rsidP="00000000" w:rsidRDefault="00000000" w:rsidRPr="00000000" w14:paraId="000008AB">
      <w:pPr>
        <w:spacing w:line="240" w:lineRule="auto"/>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 1: </w:t>
            </w:r>
            <w:hyperlink r:id="rId18">
              <w:r w:rsidDel="00000000" w:rsidR="00000000" w:rsidRPr="00000000">
                <w:rPr>
                  <w:color w:val="1155cc"/>
                  <w:u w:val="single"/>
                  <w:rtl w:val="0"/>
                </w:rPr>
                <w:t xml:space="preserve">AADHAAR VERIFICATION </w:t>
              </w:r>
            </w:hyperlink>
            <w:r w:rsidDel="00000000" w:rsidR="00000000" w:rsidRPr="00000000">
              <w:rPr>
                <w:rFonts w:ascii="Arial Unicode MS" w:cs="Arial Unicode MS" w:eastAsia="Arial Unicode MS" w:hAnsi="Arial Unicode MS"/>
                <w:rtl w:val="0"/>
              </w:rPr>
              <w:t xml:space="preserve">                                                      Status: ⏳ Pending</w:t>
            </w:r>
          </w:p>
        </w:tc>
      </w:tr>
      <w:tr>
        <w:trPr>
          <w:cantSplit w:val="0"/>
          <w:trHeight w:val="2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INPUT DATA                                                                                  </w:t>
            </w:r>
            <w:r w:rsidDel="00000000" w:rsidR="00000000" w:rsidRPr="00000000">
              <w:rPr>
                <w:b w:val="1"/>
                <w:bCs w:val="1"/>
                <w:color w:val="2b303b"/>
                <w:rtl w:val="0"/>
              </w:rPr>
              <w:t xml:space="preserve">[</w:t>
            </w:r>
            <w:hyperlink r:id="rId19">
              <w:r w:rsidDel="00000000" w:rsidR="00000000" w:rsidRPr="00000000">
                <w:rPr>
                  <w:b w:val="1"/>
                  <w:bCs w:val="1"/>
                  <w:color w:val="1155cc"/>
                  <w:u w:val="single"/>
                  <w:rtl w:val="0"/>
                </w:rPr>
                <w:t xml:space="preserve">Autofill OCR</w:t>
              </w:r>
            </w:hyperlink>
            <w:r w:rsidDel="00000000" w:rsidR="00000000" w:rsidRPr="00000000">
              <w:rPr>
                <w:b w:val="1"/>
                <w:bCs w:val="1"/>
                <w:color w:val="2b303b"/>
                <w:rtl w:val="0"/>
              </w:rPr>
              <w:t xml:space="preserve">]</w:t>
            </w: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Aadhaar Number (From Aadhaar ID): XXXX-XXXX-3456             </w:t>
            </w:r>
            <w:r w:rsidDel="00000000" w:rsidR="00000000" w:rsidRPr="00000000">
              <w:rPr>
                <w:b w:val="1"/>
                <w:bCs w:val="1"/>
                <w:color w:val="2b303b"/>
                <w:rtl w:val="0"/>
              </w:rPr>
              <w:t xml:space="preserve">[✏️ Edit if OCR wrong]</w:t>
            </w: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Name (From Lead): VIJAY SHARMA</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DOB (From Lead): 15-01-1985</w:t>
            </w:r>
          </w:p>
          <w:p w:rsidR="00000000" w:rsidDel="00000000" w:rsidP="00000000" w:rsidRDefault="00000000" w:rsidRPr="00000000" w14:paraId="000008B1">
            <w:pPr>
              <w:widowControl w:val="0"/>
              <w:spacing w:line="240" w:lineRule="auto"/>
              <w:rPr/>
            </w:pPr>
            <w:r w:rsidDel="00000000" w:rsidR="00000000" w:rsidRPr="00000000">
              <w:rPr>
                <w:rtl w:val="0"/>
              </w:rPr>
              <w:t xml:space="preserve">├─ Father/Hunband Name (Lead): XXXXX</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Address (From Lead): 123 Main St, Delhi-110001</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Gender (From Lead): Male</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Mobile (From Lead): +91 9876543210</w:t>
            </w:r>
          </w:p>
          <w:p w:rsidR="00000000" w:rsidDel="00000000" w:rsidP="00000000" w:rsidRDefault="00000000" w:rsidRPr="00000000" w14:paraId="000008B5">
            <w:pPr>
              <w:widowControl w:val="0"/>
              <w:spacing w:line="240" w:lineRule="auto"/>
              <w:rPr/>
            </w:pPr>
            <w:r w:rsidDel="00000000" w:rsidR="00000000" w:rsidRPr="00000000">
              <w:rPr>
                <w:rtl w:val="0"/>
              </w:rPr>
              <w:t xml:space="preserve">└─ Email (From Lead): vijay.sharma@example.com (optional)</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VERIFICATION  </w:t>
            </w:r>
            <w:hyperlink r:id="rId20">
              <w:r w:rsidDel="00000000" w:rsidR="00000000" w:rsidRPr="00000000">
                <w:rPr>
                  <w:b w:val="1"/>
                  <w:bCs w:val="1"/>
                  <w:color w:val="1155cc"/>
                  <w:u w:val="single"/>
                  <w:rtl w:val="0"/>
                </w:rPr>
                <w:t xml:space="preserve">[Initate]</w:t>
              </w:r>
            </w:hyperlink>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8B9">
      <w:pPr>
        <w:spacing w:line="240" w:lineRule="auto"/>
        <w:rPr/>
      </w:pPr>
      <w:r w:rsidDel="00000000" w:rsidR="00000000" w:rsidRPr="00000000">
        <w:rPr>
          <w:rtl w:val="0"/>
        </w:rPr>
      </w:r>
    </w:p>
    <w:p w:rsidR="00000000" w:rsidDel="00000000" w:rsidP="00000000" w:rsidRDefault="00000000" w:rsidRPr="00000000" w14:paraId="000008BA">
      <w:pPr>
        <w:spacing w:after="240" w:before="240" w:line="240" w:lineRule="auto"/>
        <w:rPr>
          <w:color w:val="2b303b"/>
        </w:rPr>
      </w:pPr>
      <w:r w:rsidDel="00000000" w:rsidR="00000000" w:rsidRPr="00000000">
        <w:rPr>
          <w:b w:val="1"/>
          <w:bCs w:val="1"/>
          <w:color w:val="2b303b"/>
          <w:rtl w:val="0"/>
        </w:rPr>
        <w:t xml:space="preserve">Manual Entry Policy:</w:t>
      </w:r>
      <w:r w:rsidDel="00000000" w:rsidR="00000000" w:rsidRPr="00000000">
        <w:rPr>
          <w:rtl w:val="0"/>
        </w:rPr>
      </w:r>
    </w:p>
    <w:p w:rsidR="00000000" w:rsidDel="00000000" w:rsidP="00000000" w:rsidRDefault="00000000" w:rsidRPr="00000000" w14:paraId="000008BB">
      <w:pPr>
        <w:numPr>
          <w:ilvl w:val="0"/>
          <w:numId w:val="24"/>
        </w:numPr>
        <w:spacing w:after="240" w:before="240" w:line="240" w:lineRule="auto"/>
        <w:ind w:left="720" w:hanging="360"/>
        <w:rPr>
          <w:b w:val="1"/>
          <w:bCs w:val="1"/>
          <w:color w:val="2b303b"/>
        </w:rPr>
      </w:pPr>
      <w:r w:rsidDel="00000000" w:rsidR="00000000" w:rsidRPr="00000000">
        <w:rPr>
          <w:color w:val="2b303b"/>
          <w:rtl w:val="0"/>
        </w:rPr>
        <w:t xml:space="preserve">Audit Log: Store</w:t>
      </w:r>
      <w:r w:rsidDel="00000000" w:rsidR="00000000" w:rsidRPr="00000000">
        <w:rPr>
          <w:b w:val="1"/>
          <w:bCs w:val="1"/>
          <w:color w:val="2b303b"/>
          <w:rtl w:val="0"/>
        </w:rPr>
        <w:t xml:space="preserve"> </w:t>
      </w:r>
      <w:r w:rsidDel="00000000" w:rsidR="00000000" w:rsidRPr="00000000">
        <w:rPr>
          <w:rFonts w:ascii="Roboto Mono" w:cs="Roboto Mono" w:eastAsia="Roboto Mono" w:hAnsi="Roboto Mono"/>
          <w:b w:val="1"/>
          <w:bCs w:val="1"/>
          <w:color w:val="188038"/>
          <w:rtl w:val="0"/>
        </w:rPr>
        <w:t xml:space="preserve">data_source = "manual" | "ocr"</w:t>
      </w:r>
      <w:r w:rsidDel="00000000" w:rsidR="00000000" w:rsidRPr="00000000">
        <w:rPr>
          <w:rtl w:val="0"/>
        </w:rPr>
      </w:r>
    </w:p>
    <w:p w:rsidR="00000000" w:rsidDel="00000000" w:rsidP="00000000" w:rsidRDefault="00000000" w:rsidRPr="00000000" w14:paraId="000008BC">
      <w:pPr>
        <w:spacing w:line="240" w:lineRule="auto"/>
        <w:rPr/>
      </w:pPr>
      <w:r w:rsidDel="00000000" w:rsidR="00000000" w:rsidRPr="00000000">
        <w:rPr>
          <w:rtl w:val="0"/>
        </w:rPr>
      </w:r>
    </w:p>
    <w:p w:rsidR="00000000" w:rsidDel="00000000" w:rsidP="00000000" w:rsidRDefault="00000000" w:rsidRPr="00000000" w14:paraId="000008BD">
      <w:pPr>
        <w:spacing w:line="240" w:lineRule="auto"/>
        <w:rPr/>
      </w:pPr>
      <w:r w:rsidDel="00000000" w:rsidR="00000000" w:rsidRPr="00000000">
        <w:rPr>
          <w:rtl w:val="0"/>
        </w:rPr>
        <w:t xml:space="preserve">AFTER ADMIN SELECTS "USE DIGILOCKER METHOD"</w:t>
      </w:r>
    </w:p>
    <w:p w:rsidR="00000000" w:rsidDel="00000000" w:rsidP="00000000" w:rsidRDefault="00000000" w:rsidRPr="00000000" w14:paraId="000008BE">
      <w:pPr>
        <w:spacing w:line="240" w:lineRule="auto"/>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AADHAAR VERIFICATION (via Digilocker)                                       Status: 🔵 Initiating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 1: SEND DIGILOCKER CONSENT LINK TO CUSTOMER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3"/>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Mobile: +91 9876543210                  [Send Digilocker Link to Customer via SMS]</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 Valid For: ○ 24 hours ○ 48 hours ○ 72 hours</w:t>
                  </w:r>
                </w:p>
              </w:tc>
            </w:tr>
          </w:tbl>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happens next: </w:t>
            </w:r>
          </w:p>
          <w:p w:rsidR="00000000" w:rsidDel="00000000" w:rsidP="00000000" w:rsidRDefault="00000000" w:rsidRPr="00000000" w14:paraId="000008C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Customer receives SMS with secure Digilocker link</w:t>
            </w:r>
          </w:p>
          <w:p w:rsidR="00000000" w:rsidDel="00000000" w:rsidP="00000000" w:rsidRDefault="00000000" w:rsidRPr="00000000" w14:paraId="000008C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Fonts w:ascii="Arial Unicode MS" w:cs="Arial Unicode MS" w:eastAsia="Arial Unicode MS" w:hAnsi="Arial Unicode MS"/>
                <w:rtl w:val="0"/>
              </w:rPr>
              <w:t xml:space="preserve">Customer clicks link → Redirected to Digilocker login</w:t>
            </w:r>
          </w:p>
          <w:p w:rsidR="00000000" w:rsidDel="00000000" w:rsidP="00000000" w:rsidRDefault="00000000" w:rsidRPr="00000000" w14:paraId="000008C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Customer logs in with Aadhaar/Mobile OTP</w:t>
            </w:r>
          </w:p>
          <w:p w:rsidR="00000000" w:rsidDel="00000000" w:rsidP="00000000" w:rsidRDefault="00000000" w:rsidRPr="00000000" w14:paraId="000008C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Customer authorizes iTarang to fetch Aadhaar XML</w:t>
            </w:r>
          </w:p>
          <w:p w:rsidR="00000000" w:rsidDel="00000000" w:rsidP="00000000" w:rsidRDefault="00000000" w:rsidRPr="00000000" w14:paraId="000008C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Document auto-fetched and displayed below</w:t>
            </w:r>
          </w:p>
        </w:tc>
      </w:tr>
    </w:tbl>
    <w:p w:rsidR="00000000" w:rsidDel="00000000" w:rsidP="00000000" w:rsidRDefault="00000000" w:rsidRPr="00000000" w14:paraId="000008CC">
      <w:pPr>
        <w:spacing w:line="240" w:lineRule="auto"/>
        <w:rPr/>
      </w:pPr>
      <w:r w:rsidDel="00000000" w:rsidR="00000000" w:rsidRPr="00000000">
        <w:rPr>
          <w:rtl w:val="0"/>
        </w:rPr>
        <w:t xml:space="preserve">BACKEND API CALL - INITIATE DIGILOCKER FLOW</w:t>
      </w:r>
    </w:p>
    <w:p w:rsidR="00000000" w:rsidDel="00000000" w:rsidP="00000000" w:rsidRDefault="00000000" w:rsidRPr="00000000" w14:paraId="000008CD">
      <w:pPr>
        <w:spacing w:line="240" w:lineRule="auto"/>
        <w:rPr/>
      </w:pPr>
      <w:r w:rsidDel="00000000" w:rsidR="00000000" w:rsidRPr="00000000">
        <w:rPr>
          <w:rtl w:val="0"/>
        </w:rPr>
      </w:r>
    </w:p>
    <w:p w:rsidR="00000000" w:rsidDel="00000000" w:rsidP="00000000" w:rsidRDefault="00000000" w:rsidRPr="00000000" w14:paraId="000008CE">
      <w:pPr>
        <w:spacing w:line="240" w:lineRule="auto"/>
        <w:rPr>
          <w:color w:val="1155cc"/>
        </w:rPr>
      </w:pPr>
      <w:r w:rsidDel="00000000" w:rsidR="00000000" w:rsidRPr="00000000">
        <w:rPr>
          <w:color w:val="1155cc"/>
          <w:rtl w:val="0"/>
        </w:rPr>
        <w:t xml:space="preserve">POST /api/admin/kyc/:leadId/aadhaar/digilocker/initiate</w:t>
      </w:r>
    </w:p>
    <w:p w:rsidR="00000000" w:rsidDel="00000000" w:rsidP="00000000" w:rsidRDefault="00000000" w:rsidRPr="00000000" w14:paraId="000008CF">
      <w:pPr>
        <w:spacing w:line="240" w:lineRule="auto"/>
        <w:rPr>
          <w:color w:val="1155cc"/>
        </w:rPr>
      </w:pPr>
      <w:r w:rsidDel="00000000" w:rsidR="00000000" w:rsidRPr="00000000">
        <w:rPr>
          <w:rtl w:val="0"/>
        </w:rPr>
      </w:r>
    </w:p>
    <w:p w:rsidR="00000000" w:rsidDel="00000000" w:rsidP="00000000" w:rsidRDefault="00000000" w:rsidRPr="00000000" w14:paraId="000008D0">
      <w:pPr>
        <w:spacing w:line="240" w:lineRule="auto"/>
        <w:rPr>
          <w:color w:val="1155cc"/>
        </w:rPr>
      </w:pPr>
      <w:r w:rsidDel="00000000" w:rsidR="00000000" w:rsidRPr="00000000">
        <w:rPr>
          <w:color w:val="1155cc"/>
          <w:rtl w:val="0"/>
        </w:rPr>
        <w:t xml:space="preserve">Request:</w:t>
      </w:r>
    </w:p>
    <w:p w:rsidR="00000000" w:rsidDel="00000000" w:rsidP="00000000" w:rsidRDefault="00000000" w:rsidRPr="00000000" w14:paraId="000008D1">
      <w:pPr>
        <w:spacing w:line="240" w:lineRule="auto"/>
        <w:rPr>
          <w:color w:val="1155cc"/>
        </w:rPr>
      </w:pPr>
      <w:r w:rsidDel="00000000" w:rsidR="00000000" w:rsidRPr="00000000">
        <w:rPr>
          <w:color w:val="1155cc"/>
          <w:rtl w:val="0"/>
        </w:rPr>
        <w:t xml:space="preserve">{</w:t>
      </w:r>
    </w:p>
    <w:p w:rsidR="00000000" w:rsidDel="00000000" w:rsidP="00000000" w:rsidRDefault="00000000" w:rsidRPr="00000000" w14:paraId="000008D2">
      <w:pPr>
        <w:spacing w:line="240" w:lineRule="auto"/>
        <w:rPr>
          <w:color w:val="1155cc"/>
        </w:rPr>
      </w:pPr>
      <w:r w:rsidDel="00000000" w:rsidR="00000000" w:rsidRPr="00000000">
        <w:rPr>
          <w:color w:val="1155cc"/>
          <w:rtl w:val="0"/>
        </w:rPr>
        <w:t xml:space="preserve">  leadId: "IT-2026-0000123",</w:t>
      </w:r>
    </w:p>
    <w:p w:rsidR="00000000" w:rsidDel="00000000" w:rsidP="00000000" w:rsidRDefault="00000000" w:rsidRPr="00000000" w14:paraId="000008D3">
      <w:pPr>
        <w:spacing w:line="240" w:lineRule="auto"/>
        <w:rPr>
          <w:color w:val="1155cc"/>
        </w:rPr>
      </w:pPr>
      <w:r w:rsidDel="00000000" w:rsidR="00000000" w:rsidRPr="00000000">
        <w:rPr>
          <w:color w:val="1155cc"/>
          <w:rtl w:val="0"/>
        </w:rPr>
        <w:t xml:space="preserve">  customerName: "Vijay Sharma",</w:t>
      </w:r>
    </w:p>
    <w:p w:rsidR="00000000" w:rsidDel="00000000" w:rsidP="00000000" w:rsidRDefault="00000000" w:rsidRPr="00000000" w14:paraId="000008D4">
      <w:pPr>
        <w:spacing w:line="240" w:lineRule="auto"/>
        <w:rPr>
          <w:color w:val="1155cc"/>
        </w:rPr>
      </w:pPr>
      <w:r w:rsidDel="00000000" w:rsidR="00000000" w:rsidRPr="00000000">
        <w:rPr>
          <w:color w:val="1155cc"/>
          <w:rtl w:val="0"/>
        </w:rPr>
        <w:t xml:space="preserve">  customerMobile: "+919876543210",</w:t>
      </w:r>
    </w:p>
    <w:p w:rsidR="00000000" w:rsidDel="00000000" w:rsidP="00000000" w:rsidRDefault="00000000" w:rsidRPr="00000000" w14:paraId="000008D5">
      <w:pPr>
        <w:spacing w:line="240" w:lineRule="auto"/>
        <w:rPr>
          <w:color w:val="1155cc"/>
        </w:rPr>
      </w:pPr>
      <w:r w:rsidDel="00000000" w:rsidR="00000000" w:rsidRPr="00000000">
        <w:rPr>
          <w:color w:val="1155cc"/>
          <w:rtl w:val="0"/>
        </w:rPr>
        <w:t xml:space="preserve">  customerEmail: "vijay.sharma@example.com", // Optional</w:t>
      </w:r>
    </w:p>
    <w:p w:rsidR="00000000" w:rsidDel="00000000" w:rsidP="00000000" w:rsidRDefault="00000000" w:rsidRPr="00000000" w14:paraId="000008D6">
      <w:pPr>
        <w:spacing w:line="240" w:lineRule="auto"/>
        <w:rPr>
          <w:color w:val="1155cc"/>
        </w:rPr>
      </w:pPr>
      <w:r w:rsidDel="00000000" w:rsidR="00000000" w:rsidRPr="00000000">
        <w:rPr>
          <w:color w:val="1155cc"/>
          <w:rtl w:val="0"/>
        </w:rPr>
        <w:t xml:space="preserve">  notificationChannel: "sms"</w:t>
      </w:r>
    </w:p>
    <w:p w:rsidR="00000000" w:rsidDel="00000000" w:rsidP="00000000" w:rsidRDefault="00000000" w:rsidRPr="00000000" w14:paraId="000008D7">
      <w:pPr>
        <w:spacing w:line="240" w:lineRule="auto"/>
        <w:rPr>
          <w:color w:val="1155cc"/>
        </w:rPr>
      </w:pPr>
      <w:r w:rsidDel="00000000" w:rsidR="00000000" w:rsidRPr="00000000">
        <w:rPr>
          <w:color w:val="1155cc"/>
          <w:rtl w:val="0"/>
        </w:rPr>
        <w:t xml:space="preserve">  documentsRequested: ["aadhaar"]</w:t>
      </w:r>
    </w:p>
    <w:p w:rsidR="00000000" w:rsidDel="00000000" w:rsidP="00000000" w:rsidRDefault="00000000" w:rsidRPr="00000000" w14:paraId="000008D8">
      <w:pPr>
        <w:spacing w:line="240" w:lineRule="auto"/>
        <w:rPr>
          <w:color w:val="1155cc"/>
        </w:rPr>
      </w:pPr>
      <w:r w:rsidDel="00000000" w:rsidR="00000000" w:rsidRPr="00000000">
        <w:rPr>
          <w:color w:val="1155cc"/>
          <w:rtl w:val="0"/>
        </w:rPr>
        <w:t xml:space="preserve">  linkValidityHours: 24,</w:t>
      </w:r>
    </w:p>
    <w:p w:rsidR="00000000" w:rsidDel="00000000" w:rsidP="00000000" w:rsidRDefault="00000000" w:rsidRPr="00000000" w14:paraId="000008D9">
      <w:pPr>
        <w:spacing w:line="240" w:lineRule="auto"/>
        <w:rPr>
          <w:color w:val="1155cc"/>
        </w:rPr>
      </w:pPr>
      <w:r w:rsidDel="00000000" w:rsidR="00000000" w:rsidRPr="00000000">
        <w:rPr>
          <w:color w:val="1155cc"/>
          <w:rtl w:val="0"/>
        </w:rPr>
        <w:t xml:space="preserve">  adminUserId: "ADMIN-001"</w:t>
      </w:r>
    </w:p>
    <w:p w:rsidR="00000000" w:rsidDel="00000000" w:rsidP="00000000" w:rsidRDefault="00000000" w:rsidRPr="00000000" w14:paraId="000008DA">
      <w:pPr>
        <w:spacing w:line="240" w:lineRule="auto"/>
        <w:rPr>
          <w:color w:val="1155cc"/>
        </w:rPr>
      </w:pPr>
      <w:r w:rsidDel="00000000" w:rsidR="00000000" w:rsidRPr="00000000">
        <w:rPr>
          <w:color w:val="1155cc"/>
          <w:rtl w:val="0"/>
        </w:rPr>
        <w:t xml:space="preserve">}</w:t>
      </w:r>
    </w:p>
    <w:p w:rsidR="00000000" w:rsidDel="00000000" w:rsidP="00000000" w:rsidRDefault="00000000" w:rsidRPr="00000000" w14:paraId="000008DB">
      <w:pPr>
        <w:spacing w:line="240" w:lineRule="auto"/>
        <w:rPr>
          <w:color w:val="1155cc"/>
        </w:rPr>
      </w:pPr>
      <w:r w:rsidDel="00000000" w:rsidR="00000000" w:rsidRPr="00000000">
        <w:rPr>
          <w:rtl w:val="0"/>
        </w:rPr>
      </w:r>
    </w:p>
    <w:p w:rsidR="00000000" w:rsidDel="00000000" w:rsidP="00000000" w:rsidRDefault="00000000" w:rsidRPr="00000000" w14:paraId="000008DC">
      <w:pPr>
        <w:spacing w:line="240" w:lineRule="auto"/>
        <w:rPr>
          <w:color w:val="1155cc"/>
        </w:rPr>
      </w:pPr>
      <w:r w:rsidDel="00000000" w:rsidR="00000000" w:rsidRPr="00000000">
        <w:rPr>
          <w:color w:val="1155cc"/>
          <w:rtl w:val="0"/>
        </w:rPr>
        <w:t xml:space="preserve">Backend Processing:</w:t>
      </w:r>
    </w:p>
    <w:p w:rsidR="00000000" w:rsidDel="00000000" w:rsidP="00000000" w:rsidRDefault="00000000" w:rsidRPr="00000000" w14:paraId="000008DD">
      <w:pPr>
        <w:spacing w:line="240" w:lineRule="auto"/>
        <w:rPr>
          <w:color w:val="1155cc"/>
        </w:rPr>
      </w:pPr>
      <w:r w:rsidDel="00000000" w:rsidR="00000000" w:rsidRPr="00000000">
        <w:rPr>
          <w:rtl w:val="0"/>
        </w:rPr>
      </w:r>
    </w:p>
    <w:p w:rsidR="00000000" w:rsidDel="00000000" w:rsidP="00000000" w:rsidRDefault="00000000" w:rsidRPr="00000000" w14:paraId="000008DE">
      <w:pPr>
        <w:spacing w:line="240" w:lineRule="auto"/>
        <w:rPr>
          <w:color w:val="1155cc"/>
        </w:rPr>
      </w:pPr>
      <w:r w:rsidDel="00000000" w:rsidR="00000000" w:rsidRPr="00000000">
        <w:rPr>
          <w:color w:val="1155cc"/>
          <w:rtl w:val="0"/>
        </w:rPr>
        <w:t xml:space="preserve">1. Generate unique transaction ID:</w:t>
      </w:r>
    </w:p>
    <w:p w:rsidR="00000000" w:rsidDel="00000000" w:rsidP="00000000" w:rsidRDefault="00000000" w:rsidRPr="00000000" w14:paraId="000008DF">
      <w:pPr>
        <w:spacing w:line="240" w:lineRule="auto"/>
        <w:rPr>
          <w:color w:val="1155cc"/>
        </w:rPr>
      </w:pPr>
      <w:r w:rsidDel="00000000" w:rsidR="00000000" w:rsidRPr="00000000">
        <w:rPr>
          <w:color w:val="1155cc"/>
          <w:rtl w:val="0"/>
        </w:rPr>
        <w:t xml:space="preserve">   const txnId = `DIGI-${leadId}-${Date.now()}`;</w:t>
      </w:r>
    </w:p>
    <w:p w:rsidR="00000000" w:rsidDel="00000000" w:rsidP="00000000" w:rsidRDefault="00000000" w:rsidRPr="00000000" w14:paraId="000008E0">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8E1">
      <w:pPr>
        <w:spacing w:line="240" w:lineRule="auto"/>
        <w:rPr>
          <w:color w:val="1155cc"/>
        </w:rPr>
      </w:pPr>
      <w:r w:rsidDel="00000000" w:rsidR="00000000" w:rsidRPr="00000000">
        <w:rPr>
          <w:color w:val="1155cc"/>
          <w:rtl w:val="0"/>
        </w:rPr>
        <w:t xml:space="preserve">2. Call Decentro Digilocker SSO Init API:</w:t>
      </w:r>
    </w:p>
    <w:p w:rsidR="00000000" w:rsidDel="00000000" w:rsidP="00000000" w:rsidRDefault="00000000" w:rsidRPr="00000000" w14:paraId="000008E2">
      <w:pPr>
        <w:spacing w:line="240" w:lineRule="auto"/>
        <w:rPr>
          <w:color w:val="1155cc"/>
        </w:rPr>
      </w:pPr>
      <w:r w:rsidDel="00000000" w:rsidR="00000000" w:rsidRPr="00000000">
        <w:rPr>
          <w:color w:val="1155cc"/>
          <w:rtl w:val="0"/>
        </w:rPr>
        <w:t xml:space="preserve">   const decentroResponse = await axios.post(</w:t>
      </w:r>
    </w:p>
    <w:p w:rsidR="00000000" w:rsidDel="00000000" w:rsidP="00000000" w:rsidRDefault="00000000" w:rsidRPr="00000000" w14:paraId="000008E3">
      <w:pPr>
        <w:spacing w:line="240" w:lineRule="auto"/>
        <w:rPr>
          <w:color w:val="1155cc"/>
        </w:rPr>
      </w:pPr>
      <w:r w:rsidDel="00000000" w:rsidR="00000000" w:rsidRPr="00000000">
        <w:rPr>
          <w:color w:val="1155cc"/>
          <w:rtl w:val="0"/>
        </w:rPr>
        <w:t xml:space="preserve">     'https://in.decentro.tech/kyc/digilocker/sso/init',</w:t>
      </w:r>
    </w:p>
    <w:p w:rsidR="00000000" w:rsidDel="00000000" w:rsidP="00000000" w:rsidRDefault="00000000" w:rsidRPr="00000000" w14:paraId="000008E4">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8E5">
      <w:pPr>
        <w:spacing w:line="240" w:lineRule="auto"/>
        <w:rPr>
          <w:color w:val="1155cc"/>
        </w:rPr>
      </w:pPr>
      <w:r w:rsidDel="00000000" w:rsidR="00000000" w:rsidRPr="00000000">
        <w:rPr>
          <w:color w:val="1155cc"/>
          <w:rtl w:val="0"/>
        </w:rPr>
        <w:t xml:space="preserve">       reference_id: txnId,</w:t>
      </w:r>
    </w:p>
    <w:p w:rsidR="00000000" w:rsidDel="00000000" w:rsidP="00000000" w:rsidRDefault="00000000" w:rsidRPr="00000000" w14:paraId="000008E6">
      <w:pPr>
        <w:spacing w:line="240" w:lineRule="auto"/>
        <w:rPr>
          <w:color w:val="1155cc"/>
        </w:rPr>
      </w:pPr>
      <w:r w:rsidDel="00000000" w:rsidR="00000000" w:rsidRPr="00000000">
        <w:rPr>
          <w:color w:val="1155cc"/>
          <w:rtl w:val="0"/>
        </w:rPr>
        <w:t xml:space="preserve">       redirect_url: `https://itarang.com/kyc/digilocker/callback/${txnId}`,</w:t>
      </w:r>
    </w:p>
    <w:p w:rsidR="00000000" w:rsidDel="00000000" w:rsidP="00000000" w:rsidRDefault="00000000" w:rsidRPr="00000000" w14:paraId="000008E7">
      <w:pPr>
        <w:spacing w:line="240" w:lineRule="auto"/>
        <w:rPr>
          <w:color w:val="1155cc"/>
        </w:rPr>
      </w:pPr>
      <w:r w:rsidDel="00000000" w:rsidR="00000000" w:rsidRPr="00000000">
        <w:rPr>
          <w:color w:val="1155cc"/>
          <w:rtl w:val="0"/>
        </w:rPr>
        <w:t xml:space="preserve">       purpose_message: "Aadhaar verification for battery loan application",</w:t>
      </w:r>
    </w:p>
    <w:p w:rsidR="00000000" w:rsidDel="00000000" w:rsidP="00000000" w:rsidRDefault="00000000" w:rsidRPr="00000000" w14:paraId="000008E8">
      <w:pPr>
        <w:spacing w:line="240" w:lineRule="auto"/>
        <w:rPr>
          <w:color w:val="1155cc"/>
        </w:rPr>
      </w:pPr>
      <w:r w:rsidDel="00000000" w:rsidR="00000000" w:rsidRPr="00000000">
        <w:rPr>
          <w:color w:val="1155cc"/>
          <w:rtl w:val="0"/>
        </w:rPr>
        <w:t xml:space="preserve">       requested_documents: ["aadhaar"],</w:t>
      </w:r>
    </w:p>
    <w:p w:rsidR="00000000" w:rsidDel="00000000" w:rsidP="00000000" w:rsidRDefault="00000000" w:rsidRPr="00000000" w14:paraId="000008E9">
      <w:pPr>
        <w:spacing w:line="240" w:lineRule="auto"/>
        <w:rPr>
          <w:color w:val="1155cc"/>
        </w:rPr>
      </w:pPr>
      <w:r w:rsidDel="00000000" w:rsidR="00000000" w:rsidRPr="00000000">
        <w:rPr>
          <w:color w:val="1155cc"/>
          <w:rtl w:val="0"/>
        </w:rPr>
        <w:t xml:space="preserve">       consent_text: "I authorize iTarang to fetch my Aadhaar from Digilocker",</w:t>
      </w:r>
    </w:p>
    <w:p w:rsidR="00000000" w:rsidDel="00000000" w:rsidP="00000000" w:rsidRDefault="00000000" w:rsidRPr="00000000" w14:paraId="000008EA">
      <w:pPr>
        <w:spacing w:line="240" w:lineRule="auto"/>
        <w:rPr>
          <w:color w:val="1155cc"/>
        </w:rPr>
      </w:pPr>
      <w:r w:rsidDel="00000000" w:rsidR="00000000" w:rsidRPr="00000000">
        <w:rPr>
          <w:color w:val="1155cc"/>
          <w:rtl w:val="0"/>
        </w:rPr>
        <w:t xml:space="preserve">       expiry_hours: 24</w:t>
      </w:r>
    </w:p>
    <w:p w:rsidR="00000000" w:rsidDel="00000000" w:rsidP="00000000" w:rsidRDefault="00000000" w:rsidRPr="00000000" w14:paraId="000008EB">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8EC">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8ED">
      <w:pPr>
        <w:spacing w:line="240" w:lineRule="auto"/>
        <w:rPr>
          <w:color w:val="1155cc"/>
        </w:rPr>
      </w:pPr>
      <w:r w:rsidDel="00000000" w:rsidR="00000000" w:rsidRPr="00000000">
        <w:rPr>
          <w:color w:val="1155cc"/>
          <w:rtl w:val="0"/>
        </w:rPr>
        <w:t xml:space="preserve">       headers: {</w:t>
      </w:r>
    </w:p>
    <w:p w:rsidR="00000000" w:rsidDel="00000000" w:rsidP="00000000" w:rsidRDefault="00000000" w:rsidRPr="00000000" w14:paraId="000008EE">
      <w:pPr>
        <w:spacing w:line="240" w:lineRule="auto"/>
        <w:rPr>
          <w:color w:val="1155cc"/>
        </w:rPr>
      </w:pPr>
      <w:r w:rsidDel="00000000" w:rsidR="00000000" w:rsidRPr="00000000">
        <w:rPr>
          <w:color w:val="1155cc"/>
          <w:rtl w:val="0"/>
        </w:rPr>
        <w:t xml:space="preserve">         'client_id': process.env.DECENTRO_CLIENT_ID,</w:t>
      </w:r>
    </w:p>
    <w:p w:rsidR="00000000" w:rsidDel="00000000" w:rsidP="00000000" w:rsidRDefault="00000000" w:rsidRPr="00000000" w14:paraId="000008EF">
      <w:pPr>
        <w:spacing w:line="240" w:lineRule="auto"/>
        <w:rPr>
          <w:color w:val="1155cc"/>
        </w:rPr>
      </w:pPr>
      <w:r w:rsidDel="00000000" w:rsidR="00000000" w:rsidRPr="00000000">
        <w:rPr>
          <w:color w:val="1155cc"/>
          <w:rtl w:val="0"/>
        </w:rPr>
        <w:t xml:space="preserve">         'client_secret': process.env.DECENTRO_CLIENT_SECRET,</w:t>
      </w:r>
    </w:p>
    <w:p w:rsidR="00000000" w:rsidDel="00000000" w:rsidP="00000000" w:rsidRDefault="00000000" w:rsidRPr="00000000" w14:paraId="000008F0">
      <w:pPr>
        <w:spacing w:line="240" w:lineRule="auto"/>
        <w:rPr>
          <w:color w:val="1155cc"/>
        </w:rPr>
      </w:pPr>
      <w:r w:rsidDel="00000000" w:rsidR="00000000" w:rsidRPr="00000000">
        <w:rPr>
          <w:color w:val="1155cc"/>
          <w:rtl w:val="0"/>
        </w:rPr>
        <w:t xml:space="preserve">         'module_secret': process.env.DECENTRO_MODULE_SECRET,</w:t>
      </w:r>
    </w:p>
    <w:p w:rsidR="00000000" w:rsidDel="00000000" w:rsidP="00000000" w:rsidRDefault="00000000" w:rsidRPr="00000000" w14:paraId="000008F1">
      <w:pPr>
        <w:spacing w:line="240" w:lineRule="auto"/>
        <w:rPr>
          <w:color w:val="1155cc"/>
        </w:rPr>
      </w:pPr>
      <w:r w:rsidDel="00000000" w:rsidR="00000000" w:rsidRPr="00000000">
        <w:rPr>
          <w:color w:val="1155cc"/>
          <w:rtl w:val="0"/>
        </w:rPr>
        <w:t xml:space="preserve">         'provider_secret': process.env.DECENTRO_PROVIDER_SECRET</w:t>
      </w:r>
    </w:p>
    <w:p w:rsidR="00000000" w:rsidDel="00000000" w:rsidP="00000000" w:rsidRDefault="00000000" w:rsidRPr="00000000" w14:paraId="000008F2">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8F3">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8F4">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8F5">
      <w:pPr>
        <w:spacing w:line="240" w:lineRule="auto"/>
        <w:rPr>
          <w:color w:val="1155cc"/>
        </w:rPr>
      </w:pPr>
      <w:r w:rsidDel="00000000" w:rsidR="00000000" w:rsidRPr="00000000">
        <w:rPr>
          <w:rtl w:val="0"/>
        </w:rPr>
      </w:r>
    </w:p>
    <w:p w:rsidR="00000000" w:rsidDel="00000000" w:rsidP="00000000" w:rsidRDefault="00000000" w:rsidRPr="00000000" w14:paraId="000008F6">
      <w:pPr>
        <w:spacing w:line="240" w:lineRule="auto"/>
        <w:rPr>
          <w:color w:val="1155cc"/>
        </w:rPr>
      </w:pPr>
      <w:r w:rsidDel="00000000" w:rsidR="00000000" w:rsidRPr="00000000">
        <w:rPr>
          <w:color w:val="1155cc"/>
          <w:rtl w:val="0"/>
        </w:rPr>
        <w:t xml:space="preserve">3. Extract Digilocker consent URL:</w:t>
      </w:r>
    </w:p>
    <w:p w:rsidR="00000000" w:rsidDel="00000000" w:rsidP="00000000" w:rsidRDefault="00000000" w:rsidRPr="00000000" w14:paraId="000008F7">
      <w:pPr>
        <w:spacing w:line="240" w:lineRule="auto"/>
        <w:rPr>
          <w:color w:val="1155cc"/>
        </w:rPr>
      </w:pPr>
      <w:r w:rsidDel="00000000" w:rsidR="00000000" w:rsidRPr="00000000">
        <w:rPr>
          <w:color w:val="1155cc"/>
          <w:rtl w:val="0"/>
        </w:rPr>
        <w:t xml:space="preserve">   const digilockerUrl = decentroResponse.data.data.digilocker_url;</w:t>
      </w:r>
    </w:p>
    <w:p w:rsidR="00000000" w:rsidDel="00000000" w:rsidP="00000000" w:rsidRDefault="00000000" w:rsidRPr="00000000" w14:paraId="000008F8">
      <w:pPr>
        <w:spacing w:line="240" w:lineRule="auto"/>
        <w:rPr>
          <w:color w:val="1155cc"/>
        </w:rPr>
      </w:pPr>
      <w:r w:rsidDel="00000000" w:rsidR="00000000" w:rsidRPr="00000000">
        <w:rPr>
          <w:color w:val="1155cc"/>
          <w:rtl w:val="0"/>
        </w:rPr>
        <w:t xml:space="preserve">   const sessionId = decentroResponse.data.data.session_id;</w:t>
      </w:r>
    </w:p>
    <w:p w:rsidR="00000000" w:rsidDel="00000000" w:rsidP="00000000" w:rsidRDefault="00000000" w:rsidRPr="00000000" w14:paraId="000008F9">
      <w:pPr>
        <w:spacing w:line="240" w:lineRule="auto"/>
        <w:rPr>
          <w:color w:val="1155cc"/>
        </w:rPr>
      </w:pPr>
      <w:r w:rsidDel="00000000" w:rsidR="00000000" w:rsidRPr="00000000">
        <w:rPr>
          <w:rtl w:val="0"/>
        </w:rPr>
      </w:r>
    </w:p>
    <w:p w:rsidR="00000000" w:rsidDel="00000000" w:rsidP="00000000" w:rsidRDefault="00000000" w:rsidRPr="00000000" w14:paraId="000008FA">
      <w:pPr>
        <w:spacing w:line="240" w:lineRule="auto"/>
        <w:rPr>
          <w:color w:val="1155cc"/>
        </w:rPr>
      </w:pPr>
      <w:r w:rsidDel="00000000" w:rsidR="00000000" w:rsidRPr="00000000">
        <w:rPr>
          <w:color w:val="1155cc"/>
          <w:rtl w:val="0"/>
        </w:rPr>
        <w:t xml:space="preserve">4. Generate short URL (optional, for SMS):</w:t>
      </w:r>
    </w:p>
    <w:p w:rsidR="00000000" w:rsidDel="00000000" w:rsidP="00000000" w:rsidRDefault="00000000" w:rsidRPr="00000000" w14:paraId="000008FB">
      <w:pPr>
        <w:spacing w:line="240" w:lineRule="auto"/>
        <w:rPr>
          <w:color w:val="1155cc"/>
        </w:rPr>
      </w:pPr>
      <w:r w:rsidDel="00000000" w:rsidR="00000000" w:rsidRPr="00000000">
        <w:rPr>
          <w:color w:val="1155cc"/>
          <w:rtl w:val="0"/>
        </w:rPr>
        <w:t xml:space="preserve">   const shortUrl = await generateShortUrl(digilockerUrl);</w:t>
      </w:r>
    </w:p>
    <w:p w:rsidR="00000000" w:rsidDel="00000000" w:rsidP="00000000" w:rsidRDefault="00000000" w:rsidRPr="00000000" w14:paraId="000008FC">
      <w:pPr>
        <w:spacing w:line="240" w:lineRule="auto"/>
        <w:rPr>
          <w:color w:val="1155cc"/>
        </w:rPr>
      </w:pPr>
      <w:r w:rsidDel="00000000" w:rsidR="00000000" w:rsidRPr="00000000">
        <w:rPr>
          <w:rtl w:val="0"/>
        </w:rPr>
      </w:r>
    </w:p>
    <w:p w:rsidR="00000000" w:rsidDel="00000000" w:rsidP="00000000" w:rsidRDefault="00000000" w:rsidRPr="00000000" w14:paraId="000008FD">
      <w:pPr>
        <w:spacing w:line="240" w:lineRule="auto"/>
        <w:rPr>
          <w:color w:val="1155cc"/>
        </w:rPr>
      </w:pPr>
      <w:r w:rsidDel="00000000" w:rsidR="00000000" w:rsidRPr="00000000">
        <w:rPr>
          <w:color w:val="1155cc"/>
          <w:rtl w:val="0"/>
        </w:rPr>
        <w:t xml:space="preserve">5. Store transaction in database:</w:t>
      </w:r>
    </w:p>
    <w:p w:rsidR="00000000" w:rsidDel="00000000" w:rsidP="00000000" w:rsidRDefault="00000000" w:rsidRPr="00000000" w14:paraId="000008FE">
      <w:pPr>
        <w:spacing w:line="240" w:lineRule="auto"/>
        <w:rPr>
          <w:color w:val="1155cc"/>
        </w:rPr>
      </w:pPr>
      <w:r w:rsidDel="00000000" w:rsidR="00000000" w:rsidRPr="00000000">
        <w:rPr>
          <w:color w:val="1155cc"/>
          <w:rtl w:val="0"/>
        </w:rPr>
        <w:t xml:space="preserve">   await db.digilocker_transactions.create({</w:t>
      </w:r>
    </w:p>
    <w:p w:rsidR="00000000" w:rsidDel="00000000" w:rsidP="00000000" w:rsidRDefault="00000000" w:rsidRPr="00000000" w14:paraId="000008FF">
      <w:pPr>
        <w:spacing w:line="240" w:lineRule="auto"/>
        <w:rPr>
          <w:color w:val="1155cc"/>
        </w:rPr>
      </w:pPr>
      <w:r w:rsidDel="00000000" w:rsidR="00000000" w:rsidRPr="00000000">
        <w:rPr>
          <w:color w:val="1155cc"/>
          <w:rtl w:val="0"/>
        </w:rPr>
        <w:t xml:space="preserve">     transaction_id: txnId,</w:t>
      </w:r>
    </w:p>
    <w:p w:rsidR="00000000" w:rsidDel="00000000" w:rsidP="00000000" w:rsidRDefault="00000000" w:rsidRPr="00000000" w14:paraId="00000900">
      <w:pPr>
        <w:spacing w:line="240" w:lineRule="auto"/>
        <w:rPr>
          <w:color w:val="1155cc"/>
        </w:rPr>
      </w:pPr>
      <w:r w:rsidDel="00000000" w:rsidR="00000000" w:rsidRPr="00000000">
        <w:rPr>
          <w:color w:val="1155cc"/>
          <w:rtl w:val="0"/>
        </w:rPr>
        <w:t xml:space="preserve">     lead_id: leadId,</w:t>
      </w:r>
    </w:p>
    <w:p w:rsidR="00000000" w:rsidDel="00000000" w:rsidP="00000000" w:rsidRDefault="00000000" w:rsidRPr="00000000" w14:paraId="00000901">
      <w:pPr>
        <w:spacing w:line="240" w:lineRule="auto"/>
        <w:rPr>
          <w:color w:val="1155cc"/>
        </w:rPr>
      </w:pPr>
      <w:r w:rsidDel="00000000" w:rsidR="00000000" w:rsidRPr="00000000">
        <w:rPr>
          <w:color w:val="1155cc"/>
          <w:rtl w:val="0"/>
        </w:rPr>
        <w:t xml:space="preserve">     session_id: sessionId,</w:t>
      </w:r>
    </w:p>
    <w:p w:rsidR="00000000" w:rsidDel="00000000" w:rsidP="00000000" w:rsidRDefault="00000000" w:rsidRPr="00000000" w14:paraId="00000902">
      <w:pPr>
        <w:spacing w:line="240" w:lineRule="auto"/>
        <w:rPr>
          <w:color w:val="1155cc"/>
        </w:rPr>
      </w:pPr>
      <w:r w:rsidDel="00000000" w:rsidR="00000000" w:rsidRPr="00000000">
        <w:rPr>
          <w:color w:val="1155cc"/>
          <w:rtl w:val="0"/>
        </w:rPr>
        <w:t xml:space="preserve">     digilocker_url: digilockerUrl,</w:t>
      </w:r>
    </w:p>
    <w:p w:rsidR="00000000" w:rsidDel="00000000" w:rsidP="00000000" w:rsidRDefault="00000000" w:rsidRPr="00000000" w14:paraId="00000903">
      <w:pPr>
        <w:spacing w:line="240" w:lineRule="auto"/>
        <w:rPr>
          <w:color w:val="1155cc"/>
        </w:rPr>
      </w:pPr>
      <w:r w:rsidDel="00000000" w:rsidR="00000000" w:rsidRPr="00000000">
        <w:rPr>
          <w:color w:val="1155cc"/>
          <w:rtl w:val="0"/>
        </w:rPr>
        <w:t xml:space="preserve">     short_url: shortUrl,</w:t>
      </w:r>
    </w:p>
    <w:p w:rsidR="00000000" w:rsidDel="00000000" w:rsidP="00000000" w:rsidRDefault="00000000" w:rsidRPr="00000000" w14:paraId="00000904">
      <w:pPr>
        <w:spacing w:line="240" w:lineRule="auto"/>
        <w:rPr>
          <w:color w:val="1155cc"/>
        </w:rPr>
      </w:pPr>
      <w:r w:rsidDel="00000000" w:rsidR="00000000" w:rsidRPr="00000000">
        <w:rPr>
          <w:color w:val="1155cc"/>
          <w:rtl w:val="0"/>
        </w:rPr>
        <w:t xml:space="preserve">     requested_documents: ["aadhaar"],</w:t>
      </w:r>
    </w:p>
    <w:p w:rsidR="00000000" w:rsidDel="00000000" w:rsidP="00000000" w:rsidRDefault="00000000" w:rsidRPr="00000000" w14:paraId="00000905">
      <w:pPr>
        <w:spacing w:line="240" w:lineRule="auto"/>
        <w:rPr>
          <w:color w:val="1155cc"/>
        </w:rPr>
      </w:pPr>
      <w:r w:rsidDel="00000000" w:rsidR="00000000" w:rsidRPr="00000000">
        <w:rPr>
          <w:color w:val="1155cc"/>
          <w:rtl w:val="0"/>
        </w:rPr>
        <w:t xml:space="preserve">     status: 'link_sent',</w:t>
      </w:r>
    </w:p>
    <w:p w:rsidR="00000000" w:rsidDel="00000000" w:rsidP="00000000" w:rsidRDefault="00000000" w:rsidRPr="00000000" w14:paraId="00000906">
      <w:pPr>
        <w:spacing w:line="240" w:lineRule="auto"/>
        <w:rPr>
          <w:color w:val="1155cc"/>
        </w:rPr>
      </w:pPr>
      <w:r w:rsidDel="00000000" w:rsidR="00000000" w:rsidRPr="00000000">
        <w:rPr>
          <w:color w:val="1155cc"/>
          <w:rtl w:val="0"/>
        </w:rPr>
        <w:t xml:space="preserve">     link_sent_at: NOW,</w:t>
      </w:r>
    </w:p>
    <w:p w:rsidR="00000000" w:rsidDel="00000000" w:rsidP="00000000" w:rsidRDefault="00000000" w:rsidRPr="00000000" w14:paraId="00000907">
      <w:pPr>
        <w:spacing w:line="240" w:lineRule="auto"/>
        <w:rPr>
          <w:color w:val="1155cc"/>
        </w:rPr>
      </w:pPr>
      <w:r w:rsidDel="00000000" w:rsidR="00000000" w:rsidRPr="00000000">
        <w:rPr>
          <w:color w:val="1155cc"/>
          <w:rtl w:val="0"/>
        </w:rPr>
        <w:t xml:space="preserve">     link_expires_at: NOW + 24 hours,</w:t>
      </w:r>
    </w:p>
    <w:p w:rsidR="00000000" w:rsidDel="00000000" w:rsidP="00000000" w:rsidRDefault="00000000" w:rsidRPr="00000000" w14:paraId="00000908">
      <w:pPr>
        <w:spacing w:line="240" w:lineRule="auto"/>
        <w:rPr>
          <w:color w:val="1155cc"/>
        </w:rPr>
      </w:pPr>
      <w:r w:rsidDel="00000000" w:rsidR="00000000" w:rsidRPr="00000000">
        <w:rPr>
          <w:color w:val="1155cc"/>
          <w:rtl w:val="0"/>
        </w:rPr>
        <w:t xml:space="preserve">     notification_channel: 'sms',</w:t>
      </w:r>
    </w:p>
    <w:p w:rsidR="00000000" w:rsidDel="00000000" w:rsidP="00000000" w:rsidRDefault="00000000" w:rsidRPr="00000000" w14:paraId="00000909">
      <w:pPr>
        <w:spacing w:line="240" w:lineRule="auto"/>
        <w:rPr>
          <w:color w:val="1155cc"/>
        </w:rPr>
      </w:pPr>
      <w:r w:rsidDel="00000000" w:rsidR="00000000" w:rsidRPr="00000000">
        <w:rPr>
          <w:color w:val="1155cc"/>
          <w:rtl w:val="0"/>
        </w:rPr>
        <w:t xml:space="preserve">     customer_mobile: customerMobile,</w:t>
      </w:r>
    </w:p>
    <w:p w:rsidR="00000000" w:rsidDel="00000000" w:rsidP="00000000" w:rsidRDefault="00000000" w:rsidRPr="00000000" w14:paraId="0000090A">
      <w:pPr>
        <w:spacing w:line="240" w:lineRule="auto"/>
        <w:rPr>
          <w:color w:val="1155cc"/>
        </w:rPr>
      </w:pPr>
      <w:r w:rsidDel="00000000" w:rsidR="00000000" w:rsidRPr="00000000">
        <w:rPr>
          <w:color w:val="1155cc"/>
          <w:rtl w:val="0"/>
        </w:rPr>
        <w:t xml:space="preserve">     customer_email: customerEmail</w:t>
      </w:r>
    </w:p>
    <w:p w:rsidR="00000000" w:rsidDel="00000000" w:rsidP="00000000" w:rsidRDefault="00000000" w:rsidRPr="00000000" w14:paraId="0000090B">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90C">
      <w:pPr>
        <w:spacing w:line="240" w:lineRule="auto"/>
        <w:rPr>
          <w:color w:val="1155cc"/>
        </w:rPr>
      </w:pPr>
      <w:r w:rsidDel="00000000" w:rsidR="00000000" w:rsidRPr="00000000">
        <w:rPr>
          <w:rtl w:val="0"/>
        </w:rPr>
      </w:r>
    </w:p>
    <w:p w:rsidR="00000000" w:rsidDel="00000000" w:rsidP="00000000" w:rsidRDefault="00000000" w:rsidRPr="00000000" w14:paraId="0000090D">
      <w:pPr>
        <w:spacing w:line="240" w:lineRule="auto"/>
        <w:rPr>
          <w:color w:val="1155cc"/>
        </w:rPr>
      </w:pPr>
      <w:r w:rsidDel="00000000" w:rsidR="00000000" w:rsidRPr="00000000">
        <w:rPr>
          <w:color w:val="1155cc"/>
          <w:rtl w:val="0"/>
        </w:rPr>
        <w:t xml:space="preserve">6. Send SMS to customer:</w:t>
      </w:r>
    </w:p>
    <w:p w:rsidR="00000000" w:rsidDel="00000000" w:rsidP="00000000" w:rsidRDefault="00000000" w:rsidRPr="00000000" w14:paraId="0000090E">
      <w:pPr>
        <w:spacing w:line="240" w:lineRule="auto"/>
        <w:rPr>
          <w:color w:val="1155cc"/>
        </w:rPr>
      </w:pPr>
      <w:r w:rsidDel="00000000" w:rsidR="00000000" w:rsidRPr="00000000">
        <w:rPr>
          <w:color w:val="1155cc"/>
          <w:rtl w:val="0"/>
        </w:rPr>
        <w:t xml:space="preserve">   await sendSMS({</w:t>
      </w:r>
    </w:p>
    <w:p w:rsidR="00000000" w:rsidDel="00000000" w:rsidP="00000000" w:rsidRDefault="00000000" w:rsidRPr="00000000" w14:paraId="0000090F">
      <w:pPr>
        <w:spacing w:line="240" w:lineRule="auto"/>
        <w:rPr>
          <w:color w:val="1155cc"/>
        </w:rPr>
      </w:pPr>
      <w:r w:rsidDel="00000000" w:rsidR="00000000" w:rsidRPr="00000000">
        <w:rPr>
          <w:color w:val="1155cc"/>
          <w:rtl w:val="0"/>
        </w:rPr>
        <w:t xml:space="preserve">     to: customerMobile,</w:t>
      </w:r>
    </w:p>
    <w:p w:rsidR="00000000" w:rsidDel="00000000" w:rsidP="00000000" w:rsidRDefault="00000000" w:rsidRPr="00000000" w14:paraId="00000910">
      <w:pPr>
        <w:spacing w:line="240" w:lineRule="auto"/>
        <w:rPr>
          <w:color w:val="1155cc"/>
        </w:rPr>
      </w:pPr>
      <w:r w:rsidDel="00000000" w:rsidR="00000000" w:rsidRPr="00000000">
        <w:rPr>
          <w:color w:val="1155cc"/>
          <w:rtl w:val="0"/>
        </w:rPr>
        <w:t xml:space="preserve">     message: `</w:t>
      </w:r>
    </w:p>
    <w:p w:rsidR="00000000" w:rsidDel="00000000" w:rsidP="00000000" w:rsidRDefault="00000000" w:rsidRPr="00000000" w14:paraId="00000911">
      <w:pPr>
        <w:spacing w:line="240" w:lineRule="auto"/>
        <w:rPr>
          <w:color w:val="1155cc"/>
        </w:rPr>
      </w:pPr>
      <w:r w:rsidDel="00000000" w:rsidR="00000000" w:rsidRPr="00000000">
        <w:rPr>
          <w:color w:val="1155cc"/>
          <w:rtl w:val="0"/>
        </w:rPr>
        <w:t xml:space="preserve">Hi ${customerName},</w:t>
      </w:r>
    </w:p>
    <w:p w:rsidR="00000000" w:rsidDel="00000000" w:rsidP="00000000" w:rsidRDefault="00000000" w:rsidRPr="00000000" w14:paraId="00000912">
      <w:pPr>
        <w:spacing w:line="240" w:lineRule="auto"/>
        <w:rPr>
          <w:color w:val="1155cc"/>
        </w:rPr>
      </w:pPr>
      <w:r w:rsidDel="00000000" w:rsidR="00000000" w:rsidRPr="00000000">
        <w:rPr>
          <w:rtl w:val="0"/>
        </w:rPr>
      </w:r>
    </w:p>
    <w:p w:rsidR="00000000" w:rsidDel="00000000" w:rsidP="00000000" w:rsidRDefault="00000000" w:rsidRPr="00000000" w14:paraId="00000913">
      <w:pPr>
        <w:spacing w:line="240" w:lineRule="auto"/>
        <w:rPr>
          <w:color w:val="1155cc"/>
        </w:rPr>
      </w:pPr>
      <w:r w:rsidDel="00000000" w:rsidR="00000000" w:rsidRPr="00000000">
        <w:rPr>
          <w:color w:val="1155cc"/>
          <w:rtl w:val="0"/>
        </w:rPr>
        <w:t xml:space="preserve">iTarang needs your Aadhaar for loan verification.</w:t>
      </w:r>
    </w:p>
    <w:p w:rsidR="00000000" w:rsidDel="00000000" w:rsidP="00000000" w:rsidRDefault="00000000" w:rsidRPr="00000000" w14:paraId="00000914">
      <w:pPr>
        <w:spacing w:line="240" w:lineRule="auto"/>
        <w:rPr>
          <w:color w:val="1155cc"/>
        </w:rPr>
      </w:pPr>
      <w:r w:rsidDel="00000000" w:rsidR="00000000" w:rsidRPr="00000000">
        <w:rPr>
          <w:rtl w:val="0"/>
        </w:rPr>
      </w:r>
    </w:p>
    <w:p w:rsidR="00000000" w:rsidDel="00000000" w:rsidP="00000000" w:rsidRDefault="00000000" w:rsidRPr="00000000" w14:paraId="00000915">
      <w:pPr>
        <w:spacing w:line="240" w:lineRule="auto"/>
        <w:rPr>
          <w:color w:val="1155cc"/>
        </w:rPr>
      </w:pPr>
      <w:r w:rsidDel="00000000" w:rsidR="00000000" w:rsidRPr="00000000">
        <w:rPr>
          <w:color w:val="1155cc"/>
          <w:rtl w:val="0"/>
        </w:rPr>
        <w:t xml:space="preserve">Please click the link below to share from Digilocker:</w:t>
      </w:r>
    </w:p>
    <w:p w:rsidR="00000000" w:rsidDel="00000000" w:rsidP="00000000" w:rsidRDefault="00000000" w:rsidRPr="00000000" w14:paraId="00000916">
      <w:pPr>
        <w:spacing w:line="240" w:lineRule="auto"/>
        <w:rPr>
          <w:color w:val="1155cc"/>
        </w:rPr>
      </w:pPr>
      <w:r w:rsidDel="00000000" w:rsidR="00000000" w:rsidRPr="00000000">
        <w:rPr>
          <w:color w:val="1155cc"/>
          <w:rtl w:val="0"/>
        </w:rPr>
        <w:t xml:space="preserve">${shortUrl}</w:t>
      </w:r>
    </w:p>
    <w:p w:rsidR="00000000" w:rsidDel="00000000" w:rsidP="00000000" w:rsidRDefault="00000000" w:rsidRPr="00000000" w14:paraId="00000917">
      <w:pPr>
        <w:spacing w:line="240" w:lineRule="auto"/>
        <w:rPr>
          <w:color w:val="1155cc"/>
        </w:rPr>
      </w:pPr>
      <w:r w:rsidDel="00000000" w:rsidR="00000000" w:rsidRPr="00000000">
        <w:rPr>
          <w:rtl w:val="0"/>
        </w:rPr>
      </w:r>
    </w:p>
    <w:p w:rsidR="00000000" w:rsidDel="00000000" w:rsidP="00000000" w:rsidRDefault="00000000" w:rsidRPr="00000000" w14:paraId="00000918">
      <w:pPr>
        <w:spacing w:line="240" w:lineRule="auto"/>
        <w:rPr>
          <w:color w:val="1155cc"/>
        </w:rPr>
      </w:pPr>
      <w:r w:rsidDel="00000000" w:rsidR="00000000" w:rsidRPr="00000000">
        <w:rPr>
          <w:color w:val="1155cc"/>
          <w:rtl w:val="0"/>
        </w:rPr>
        <w:t xml:space="preserve">This is a secure government platform. Your data is safe.</w:t>
      </w:r>
    </w:p>
    <w:p w:rsidR="00000000" w:rsidDel="00000000" w:rsidP="00000000" w:rsidRDefault="00000000" w:rsidRPr="00000000" w14:paraId="00000919">
      <w:pPr>
        <w:spacing w:line="240" w:lineRule="auto"/>
        <w:rPr>
          <w:color w:val="1155cc"/>
        </w:rPr>
      </w:pPr>
      <w:r w:rsidDel="00000000" w:rsidR="00000000" w:rsidRPr="00000000">
        <w:rPr>
          <w:color w:val="1155cc"/>
          <w:rtl w:val="0"/>
        </w:rPr>
        <w:t xml:space="preserve">Link expires in 24 hours.</w:t>
      </w:r>
    </w:p>
    <w:p w:rsidR="00000000" w:rsidDel="00000000" w:rsidP="00000000" w:rsidRDefault="00000000" w:rsidRPr="00000000" w14:paraId="0000091A">
      <w:pPr>
        <w:spacing w:line="240" w:lineRule="auto"/>
        <w:rPr>
          <w:color w:val="1155cc"/>
        </w:rPr>
      </w:pPr>
      <w:r w:rsidDel="00000000" w:rsidR="00000000" w:rsidRPr="00000000">
        <w:rPr>
          <w:rtl w:val="0"/>
        </w:rPr>
      </w:r>
    </w:p>
    <w:p w:rsidR="00000000" w:rsidDel="00000000" w:rsidP="00000000" w:rsidRDefault="00000000" w:rsidRPr="00000000" w14:paraId="0000091B">
      <w:pPr>
        <w:spacing w:line="240" w:lineRule="auto"/>
        <w:rPr>
          <w:color w:val="1155cc"/>
        </w:rPr>
      </w:pPr>
      <w:r w:rsidDel="00000000" w:rsidR="00000000" w:rsidRPr="00000000">
        <w:rPr>
          <w:color w:val="1155cc"/>
          <w:rtl w:val="0"/>
        </w:rPr>
        <w:t xml:space="preserve">- iTarang Team</w:t>
      </w:r>
    </w:p>
    <w:p w:rsidR="00000000" w:rsidDel="00000000" w:rsidP="00000000" w:rsidRDefault="00000000" w:rsidRPr="00000000" w14:paraId="0000091C">
      <w:pPr>
        <w:spacing w:line="240" w:lineRule="auto"/>
        <w:rPr>
          <w:color w:val="1155cc"/>
        </w:rPr>
      </w:pPr>
      <w:r w:rsidDel="00000000" w:rsidR="00000000" w:rsidRPr="00000000">
        <w:rPr>
          <w:color w:val="1155cc"/>
          <w:rtl w:val="0"/>
        </w:rPr>
        <w:t xml:space="preserve">     `.trim()</w:t>
      </w:r>
    </w:p>
    <w:p w:rsidR="00000000" w:rsidDel="00000000" w:rsidP="00000000" w:rsidRDefault="00000000" w:rsidRPr="00000000" w14:paraId="0000091D">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91E">
      <w:pPr>
        <w:spacing w:line="240" w:lineRule="auto"/>
        <w:rPr>
          <w:color w:val="1155cc"/>
        </w:rPr>
      </w:pPr>
      <w:r w:rsidDel="00000000" w:rsidR="00000000" w:rsidRPr="00000000">
        <w:rPr>
          <w:rtl w:val="0"/>
        </w:rPr>
      </w:r>
    </w:p>
    <w:p w:rsidR="00000000" w:rsidDel="00000000" w:rsidP="00000000" w:rsidRDefault="00000000" w:rsidRPr="00000000" w14:paraId="0000091F">
      <w:pPr>
        <w:spacing w:line="240" w:lineRule="auto"/>
        <w:rPr>
          <w:color w:val="1155cc"/>
        </w:rPr>
      </w:pPr>
      <w:r w:rsidDel="00000000" w:rsidR="00000000" w:rsidRPr="00000000">
        <w:rPr>
          <w:color w:val="1155cc"/>
          <w:rtl w:val="0"/>
        </w:rPr>
        <w:t xml:space="preserve">7. If email also requested, send email:</w:t>
      </w:r>
    </w:p>
    <w:p w:rsidR="00000000" w:rsidDel="00000000" w:rsidP="00000000" w:rsidRDefault="00000000" w:rsidRPr="00000000" w14:paraId="00000920">
      <w:pPr>
        <w:spacing w:line="240" w:lineRule="auto"/>
        <w:rPr>
          <w:color w:val="1155cc"/>
        </w:rPr>
      </w:pPr>
      <w:r w:rsidDel="00000000" w:rsidR="00000000" w:rsidRPr="00000000">
        <w:rPr>
          <w:color w:val="1155cc"/>
          <w:rtl w:val="0"/>
        </w:rPr>
        <w:t xml:space="preserve">   if (notificationChannel === 'email' || notificationChannel === 'both') {</w:t>
      </w:r>
    </w:p>
    <w:p w:rsidR="00000000" w:rsidDel="00000000" w:rsidP="00000000" w:rsidRDefault="00000000" w:rsidRPr="00000000" w14:paraId="00000921">
      <w:pPr>
        <w:spacing w:line="240" w:lineRule="auto"/>
        <w:rPr>
          <w:color w:val="1155cc"/>
        </w:rPr>
      </w:pPr>
      <w:r w:rsidDel="00000000" w:rsidR="00000000" w:rsidRPr="00000000">
        <w:rPr>
          <w:color w:val="1155cc"/>
          <w:rtl w:val="0"/>
        </w:rPr>
        <w:t xml:space="preserve">     await sendEmail({</w:t>
      </w:r>
    </w:p>
    <w:p w:rsidR="00000000" w:rsidDel="00000000" w:rsidP="00000000" w:rsidRDefault="00000000" w:rsidRPr="00000000" w14:paraId="00000922">
      <w:pPr>
        <w:spacing w:line="240" w:lineRule="auto"/>
        <w:rPr>
          <w:color w:val="1155cc"/>
        </w:rPr>
      </w:pPr>
      <w:r w:rsidDel="00000000" w:rsidR="00000000" w:rsidRPr="00000000">
        <w:rPr>
          <w:color w:val="1155cc"/>
          <w:rtl w:val="0"/>
        </w:rPr>
        <w:t xml:space="preserve">       to: customerEmail,</w:t>
      </w:r>
    </w:p>
    <w:p w:rsidR="00000000" w:rsidDel="00000000" w:rsidP="00000000" w:rsidRDefault="00000000" w:rsidRPr="00000000" w14:paraId="00000923">
      <w:pPr>
        <w:spacing w:line="240" w:lineRule="auto"/>
        <w:rPr>
          <w:color w:val="1155cc"/>
        </w:rPr>
      </w:pPr>
      <w:r w:rsidDel="00000000" w:rsidR="00000000" w:rsidRPr="00000000">
        <w:rPr>
          <w:color w:val="1155cc"/>
          <w:rtl w:val="0"/>
        </w:rPr>
        <w:t xml:space="preserve">       subject: 'Aadhaar Verification - Action Required',</w:t>
      </w:r>
    </w:p>
    <w:p w:rsidR="00000000" w:rsidDel="00000000" w:rsidP="00000000" w:rsidRDefault="00000000" w:rsidRPr="00000000" w14:paraId="00000924">
      <w:pPr>
        <w:spacing w:line="240" w:lineRule="auto"/>
        <w:rPr>
          <w:color w:val="1155cc"/>
        </w:rPr>
      </w:pPr>
      <w:r w:rsidDel="00000000" w:rsidR="00000000" w:rsidRPr="00000000">
        <w:rPr>
          <w:color w:val="1155cc"/>
          <w:rtl w:val="0"/>
        </w:rPr>
        <w:t xml:space="preserve">       html: `</w:t>
      </w:r>
    </w:p>
    <w:p w:rsidR="00000000" w:rsidDel="00000000" w:rsidP="00000000" w:rsidRDefault="00000000" w:rsidRPr="00000000" w14:paraId="00000925">
      <w:pPr>
        <w:spacing w:line="240" w:lineRule="auto"/>
        <w:rPr>
          <w:color w:val="1155cc"/>
        </w:rPr>
      </w:pPr>
      <w:r w:rsidDel="00000000" w:rsidR="00000000" w:rsidRPr="00000000">
        <w:rPr>
          <w:color w:val="1155cc"/>
          <w:rtl w:val="0"/>
        </w:rPr>
        <w:t xml:space="preserve">         &lt;h2&gt;Aadhaar Verification for Loan Application&lt;/h2&gt;</w:t>
      </w:r>
    </w:p>
    <w:p w:rsidR="00000000" w:rsidDel="00000000" w:rsidP="00000000" w:rsidRDefault="00000000" w:rsidRPr="00000000" w14:paraId="00000926">
      <w:pPr>
        <w:spacing w:line="240" w:lineRule="auto"/>
        <w:rPr>
          <w:color w:val="1155cc"/>
        </w:rPr>
      </w:pPr>
      <w:r w:rsidDel="00000000" w:rsidR="00000000" w:rsidRPr="00000000">
        <w:rPr>
          <w:color w:val="1155cc"/>
          <w:rtl w:val="0"/>
        </w:rPr>
        <w:t xml:space="preserve">         &lt;p&gt;Dear ${customerName},&lt;/p&gt;</w:t>
      </w:r>
    </w:p>
    <w:p w:rsidR="00000000" w:rsidDel="00000000" w:rsidP="00000000" w:rsidRDefault="00000000" w:rsidRPr="00000000" w14:paraId="00000927">
      <w:pPr>
        <w:spacing w:line="240" w:lineRule="auto"/>
        <w:rPr>
          <w:color w:val="1155cc"/>
        </w:rPr>
      </w:pPr>
      <w:r w:rsidDel="00000000" w:rsidR="00000000" w:rsidRPr="00000000">
        <w:rPr>
          <w:color w:val="1155cc"/>
          <w:rtl w:val="0"/>
        </w:rPr>
        <w:t xml:space="preserve">         &lt;p&gt;Please share your Aadhaar from Digilocker to complete KYC verification.&lt;/p&gt;</w:t>
      </w:r>
    </w:p>
    <w:p w:rsidR="00000000" w:rsidDel="00000000" w:rsidP="00000000" w:rsidRDefault="00000000" w:rsidRPr="00000000" w14:paraId="00000928">
      <w:pPr>
        <w:spacing w:line="240" w:lineRule="auto"/>
        <w:rPr>
          <w:color w:val="1155cc"/>
        </w:rPr>
      </w:pPr>
      <w:r w:rsidDel="00000000" w:rsidR="00000000" w:rsidRPr="00000000">
        <w:rPr>
          <w:color w:val="1155cc"/>
          <w:rtl w:val="0"/>
        </w:rPr>
        <w:t xml:space="preserve">         &lt;p&gt;&lt;a href="${digilockerUrl}" style="background: #007bff; color: white; padding: 12px 24px; text-decoration: none; border-radius: 4px; display: inline-block;"&gt;</w:t>
      </w:r>
    </w:p>
    <w:p w:rsidR="00000000" w:rsidDel="00000000" w:rsidP="00000000" w:rsidRDefault="00000000" w:rsidRPr="00000000" w14:paraId="00000929">
      <w:pPr>
        <w:spacing w:line="240" w:lineRule="auto"/>
        <w:rPr>
          <w:color w:val="1155cc"/>
        </w:rPr>
      </w:pPr>
      <w:r w:rsidDel="00000000" w:rsidR="00000000" w:rsidRPr="00000000">
        <w:rPr>
          <w:color w:val="1155cc"/>
          <w:rtl w:val="0"/>
        </w:rPr>
        <w:t xml:space="preserve">           Share Aadhaar from Digilocker</w:t>
      </w:r>
    </w:p>
    <w:p w:rsidR="00000000" w:rsidDel="00000000" w:rsidP="00000000" w:rsidRDefault="00000000" w:rsidRPr="00000000" w14:paraId="0000092A">
      <w:pPr>
        <w:spacing w:line="240" w:lineRule="auto"/>
        <w:rPr>
          <w:color w:val="1155cc"/>
        </w:rPr>
      </w:pPr>
      <w:r w:rsidDel="00000000" w:rsidR="00000000" w:rsidRPr="00000000">
        <w:rPr>
          <w:color w:val="1155cc"/>
          <w:rtl w:val="0"/>
        </w:rPr>
        <w:t xml:space="preserve">         &lt;/a&gt;&lt;/p&gt;</w:t>
      </w:r>
    </w:p>
    <w:p w:rsidR="00000000" w:rsidDel="00000000" w:rsidP="00000000" w:rsidRDefault="00000000" w:rsidRPr="00000000" w14:paraId="0000092B">
      <w:pPr>
        <w:spacing w:line="240" w:lineRule="auto"/>
        <w:rPr>
          <w:color w:val="1155cc"/>
        </w:rPr>
      </w:pPr>
      <w:r w:rsidDel="00000000" w:rsidR="00000000" w:rsidRPr="00000000">
        <w:rPr>
          <w:color w:val="1155cc"/>
          <w:rtl w:val="0"/>
        </w:rPr>
        <w:t xml:space="preserve">         &lt;p&gt;Link expires in 24 hours.&lt;/p&gt;</w:t>
      </w:r>
    </w:p>
    <w:p w:rsidR="00000000" w:rsidDel="00000000" w:rsidP="00000000" w:rsidRDefault="00000000" w:rsidRPr="00000000" w14:paraId="0000092C">
      <w:pPr>
        <w:spacing w:line="240" w:lineRule="auto"/>
        <w:rPr>
          <w:color w:val="1155cc"/>
        </w:rPr>
      </w:pPr>
      <w:r w:rsidDel="00000000" w:rsidR="00000000" w:rsidRPr="00000000">
        <w:rPr>
          <w:color w:val="1155cc"/>
          <w:rtl w:val="0"/>
        </w:rPr>
        <w:t xml:space="preserve">         &lt;p&gt;This is a secure government platform. Your data is protected.&lt;/p&gt;</w:t>
      </w:r>
    </w:p>
    <w:p w:rsidR="00000000" w:rsidDel="00000000" w:rsidP="00000000" w:rsidRDefault="00000000" w:rsidRPr="00000000" w14:paraId="0000092D">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92E">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92F">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930">
      <w:pPr>
        <w:spacing w:line="240" w:lineRule="auto"/>
        <w:rPr>
          <w:color w:val="1155cc"/>
        </w:rPr>
      </w:pPr>
      <w:r w:rsidDel="00000000" w:rsidR="00000000" w:rsidRPr="00000000">
        <w:rPr>
          <w:rtl w:val="0"/>
        </w:rPr>
      </w:r>
    </w:p>
    <w:p w:rsidR="00000000" w:rsidDel="00000000" w:rsidP="00000000" w:rsidRDefault="00000000" w:rsidRPr="00000000" w14:paraId="00000931">
      <w:pPr>
        <w:spacing w:line="240" w:lineRule="auto"/>
        <w:rPr>
          <w:color w:val="1155cc"/>
        </w:rPr>
      </w:pPr>
      <w:r w:rsidDel="00000000" w:rsidR="00000000" w:rsidRPr="00000000">
        <w:rPr>
          <w:color w:val="1155cc"/>
          <w:rtl w:val="0"/>
        </w:rPr>
        <w:t xml:space="preserve">8. Update lead status:</w:t>
      </w:r>
    </w:p>
    <w:p w:rsidR="00000000" w:rsidDel="00000000" w:rsidP="00000000" w:rsidRDefault="00000000" w:rsidRPr="00000000" w14:paraId="00000932">
      <w:pPr>
        <w:spacing w:line="240" w:lineRule="auto"/>
        <w:rPr>
          <w:color w:val="1155cc"/>
        </w:rPr>
      </w:pPr>
      <w:r w:rsidDel="00000000" w:rsidR="00000000" w:rsidRPr="00000000">
        <w:rPr>
          <w:color w:val="1155cc"/>
          <w:rtl w:val="0"/>
        </w:rPr>
        <w:t xml:space="preserve">   await lead.update({</w:t>
      </w:r>
    </w:p>
    <w:p w:rsidR="00000000" w:rsidDel="00000000" w:rsidP="00000000" w:rsidRDefault="00000000" w:rsidRPr="00000000" w14:paraId="00000933">
      <w:pPr>
        <w:spacing w:line="240" w:lineRule="auto"/>
        <w:rPr>
          <w:color w:val="1155cc"/>
        </w:rPr>
      </w:pPr>
      <w:r w:rsidDel="00000000" w:rsidR="00000000" w:rsidRPr="00000000">
        <w:rPr>
          <w:color w:val="1155cc"/>
          <w:rtl w:val="0"/>
        </w:rPr>
        <w:t xml:space="preserve">     aadhaar_digilocker_status: 'link_sent',</w:t>
      </w:r>
    </w:p>
    <w:p w:rsidR="00000000" w:rsidDel="00000000" w:rsidP="00000000" w:rsidRDefault="00000000" w:rsidRPr="00000000" w14:paraId="00000934">
      <w:pPr>
        <w:spacing w:line="240" w:lineRule="auto"/>
        <w:rPr>
          <w:color w:val="1155cc"/>
        </w:rPr>
      </w:pPr>
      <w:r w:rsidDel="00000000" w:rsidR="00000000" w:rsidRPr="00000000">
        <w:rPr>
          <w:color w:val="1155cc"/>
          <w:rtl w:val="0"/>
        </w:rPr>
        <w:t xml:space="preserve">     aadhaar_digilocker_link_sent_at: NOW</w:t>
      </w:r>
    </w:p>
    <w:p w:rsidR="00000000" w:rsidDel="00000000" w:rsidP="00000000" w:rsidRDefault="00000000" w:rsidRPr="00000000" w14:paraId="00000935">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936">
      <w:pPr>
        <w:spacing w:line="240" w:lineRule="auto"/>
        <w:rPr>
          <w:color w:val="1155cc"/>
        </w:rPr>
      </w:pPr>
      <w:r w:rsidDel="00000000" w:rsidR="00000000" w:rsidRPr="00000000">
        <w:rPr>
          <w:rtl w:val="0"/>
        </w:rPr>
      </w:r>
    </w:p>
    <w:p w:rsidR="00000000" w:rsidDel="00000000" w:rsidP="00000000" w:rsidRDefault="00000000" w:rsidRPr="00000000" w14:paraId="00000937">
      <w:pPr>
        <w:spacing w:line="240" w:lineRule="auto"/>
        <w:rPr>
          <w:color w:val="1155cc"/>
        </w:rPr>
      </w:pPr>
      <w:r w:rsidDel="00000000" w:rsidR="00000000" w:rsidRPr="00000000">
        <w:rPr>
          <w:color w:val="1155cc"/>
          <w:rtl w:val="0"/>
        </w:rPr>
        <w:t xml:space="preserve">Response:</w:t>
      </w:r>
    </w:p>
    <w:p w:rsidR="00000000" w:rsidDel="00000000" w:rsidP="00000000" w:rsidRDefault="00000000" w:rsidRPr="00000000" w14:paraId="00000938">
      <w:pPr>
        <w:spacing w:line="240" w:lineRule="auto"/>
        <w:rPr>
          <w:color w:val="1155cc"/>
        </w:rPr>
      </w:pPr>
      <w:r w:rsidDel="00000000" w:rsidR="00000000" w:rsidRPr="00000000">
        <w:rPr>
          <w:color w:val="1155cc"/>
          <w:rtl w:val="0"/>
        </w:rPr>
        <w:t xml:space="preserve">{</w:t>
      </w:r>
    </w:p>
    <w:p w:rsidR="00000000" w:rsidDel="00000000" w:rsidP="00000000" w:rsidRDefault="00000000" w:rsidRPr="00000000" w14:paraId="00000939">
      <w:pPr>
        <w:spacing w:line="240" w:lineRule="auto"/>
        <w:rPr>
          <w:color w:val="1155cc"/>
        </w:rPr>
      </w:pPr>
      <w:r w:rsidDel="00000000" w:rsidR="00000000" w:rsidRPr="00000000">
        <w:rPr>
          <w:color w:val="1155cc"/>
          <w:rtl w:val="0"/>
        </w:rPr>
        <w:t xml:space="preserve">  success: true,</w:t>
      </w:r>
    </w:p>
    <w:p w:rsidR="00000000" w:rsidDel="00000000" w:rsidP="00000000" w:rsidRDefault="00000000" w:rsidRPr="00000000" w14:paraId="0000093A">
      <w:pPr>
        <w:spacing w:line="240" w:lineRule="auto"/>
        <w:rPr>
          <w:color w:val="1155cc"/>
        </w:rPr>
      </w:pPr>
      <w:r w:rsidDel="00000000" w:rsidR="00000000" w:rsidRPr="00000000">
        <w:rPr>
          <w:color w:val="1155cc"/>
          <w:rtl w:val="0"/>
        </w:rPr>
        <w:t xml:space="preserve">  transactionId: txnId,</w:t>
      </w:r>
    </w:p>
    <w:p w:rsidR="00000000" w:rsidDel="00000000" w:rsidP="00000000" w:rsidRDefault="00000000" w:rsidRPr="00000000" w14:paraId="0000093B">
      <w:pPr>
        <w:spacing w:line="240" w:lineRule="auto"/>
        <w:rPr>
          <w:color w:val="1155cc"/>
        </w:rPr>
      </w:pPr>
      <w:r w:rsidDel="00000000" w:rsidR="00000000" w:rsidRPr="00000000">
        <w:rPr>
          <w:color w:val="1155cc"/>
          <w:rtl w:val="0"/>
        </w:rPr>
        <w:t xml:space="preserve">  sessionId: sessionId,</w:t>
      </w:r>
    </w:p>
    <w:p w:rsidR="00000000" w:rsidDel="00000000" w:rsidP="00000000" w:rsidRDefault="00000000" w:rsidRPr="00000000" w14:paraId="0000093C">
      <w:pPr>
        <w:spacing w:line="240" w:lineRule="auto"/>
        <w:rPr>
          <w:color w:val="1155cc"/>
        </w:rPr>
      </w:pPr>
      <w:r w:rsidDel="00000000" w:rsidR="00000000" w:rsidRPr="00000000">
        <w:rPr>
          <w:color w:val="1155cc"/>
          <w:rtl w:val="0"/>
        </w:rPr>
        <w:t xml:space="preserve">  linkSent: true,</w:t>
      </w:r>
    </w:p>
    <w:p w:rsidR="00000000" w:rsidDel="00000000" w:rsidP="00000000" w:rsidRDefault="00000000" w:rsidRPr="00000000" w14:paraId="0000093D">
      <w:pPr>
        <w:spacing w:line="240" w:lineRule="auto"/>
        <w:rPr>
          <w:color w:val="1155cc"/>
        </w:rPr>
      </w:pPr>
      <w:r w:rsidDel="00000000" w:rsidR="00000000" w:rsidRPr="00000000">
        <w:rPr>
          <w:color w:val="1155cc"/>
          <w:rtl w:val="0"/>
        </w:rPr>
        <w:t xml:space="preserve">  sentTo: {</w:t>
      </w:r>
    </w:p>
    <w:p w:rsidR="00000000" w:rsidDel="00000000" w:rsidP="00000000" w:rsidRDefault="00000000" w:rsidRPr="00000000" w14:paraId="0000093E">
      <w:pPr>
        <w:spacing w:line="240" w:lineRule="auto"/>
        <w:rPr>
          <w:color w:val="1155cc"/>
        </w:rPr>
      </w:pPr>
      <w:r w:rsidDel="00000000" w:rsidR="00000000" w:rsidRPr="00000000">
        <w:rPr>
          <w:color w:val="1155cc"/>
          <w:rtl w:val="0"/>
        </w:rPr>
        <w:t xml:space="preserve">    mobile: "+919876543210",</w:t>
      </w:r>
    </w:p>
    <w:p w:rsidR="00000000" w:rsidDel="00000000" w:rsidP="00000000" w:rsidRDefault="00000000" w:rsidRPr="00000000" w14:paraId="0000093F">
      <w:pPr>
        <w:spacing w:line="240" w:lineRule="auto"/>
        <w:rPr>
          <w:color w:val="1155cc"/>
        </w:rPr>
      </w:pPr>
      <w:r w:rsidDel="00000000" w:rsidR="00000000" w:rsidRPr="00000000">
        <w:rPr>
          <w:color w:val="1155cc"/>
          <w:rtl w:val="0"/>
        </w:rPr>
        <w:t xml:space="preserve">    email: customerEmail || null</w:t>
      </w:r>
    </w:p>
    <w:p w:rsidR="00000000" w:rsidDel="00000000" w:rsidP="00000000" w:rsidRDefault="00000000" w:rsidRPr="00000000" w14:paraId="00000940">
      <w:pPr>
        <w:spacing w:line="240" w:lineRule="auto"/>
        <w:rPr>
          <w:color w:val="1155cc"/>
        </w:rPr>
      </w:pPr>
      <w:r w:rsidDel="00000000" w:rsidR="00000000" w:rsidRPr="00000000">
        <w:rPr>
          <w:color w:val="1155cc"/>
          <w:rtl w:val="0"/>
        </w:rPr>
        <w:t xml:space="preserve">  },</w:t>
      </w:r>
    </w:p>
    <w:p w:rsidR="00000000" w:rsidDel="00000000" w:rsidP="00000000" w:rsidRDefault="00000000" w:rsidRPr="00000000" w14:paraId="00000941">
      <w:pPr>
        <w:spacing w:line="240" w:lineRule="auto"/>
        <w:rPr>
          <w:color w:val="1155cc"/>
        </w:rPr>
      </w:pPr>
      <w:r w:rsidDel="00000000" w:rsidR="00000000" w:rsidRPr="00000000">
        <w:rPr>
          <w:color w:val="1155cc"/>
          <w:rtl w:val="0"/>
        </w:rPr>
        <w:t xml:space="preserve">  linkExpiresAt: "2026-07-27T11:30:00Z",</w:t>
      </w:r>
    </w:p>
    <w:p w:rsidR="00000000" w:rsidDel="00000000" w:rsidP="00000000" w:rsidRDefault="00000000" w:rsidRPr="00000000" w14:paraId="00000942">
      <w:pPr>
        <w:spacing w:line="240" w:lineRule="auto"/>
        <w:rPr>
          <w:color w:val="1155cc"/>
        </w:rPr>
      </w:pPr>
      <w:r w:rsidDel="00000000" w:rsidR="00000000" w:rsidRPr="00000000">
        <w:rPr>
          <w:color w:val="1155cc"/>
          <w:rtl w:val="0"/>
        </w:rPr>
        <w:t xml:space="preserve">  message: "Digilocker link sent to customer. Awaiting authorization."</w:t>
      </w:r>
    </w:p>
    <w:p w:rsidR="00000000" w:rsidDel="00000000" w:rsidP="00000000" w:rsidRDefault="00000000" w:rsidRPr="00000000" w14:paraId="00000943">
      <w:pPr>
        <w:spacing w:line="240" w:lineRule="auto"/>
        <w:rPr>
          <w:color w:val="1155cc"/>
        </w:rPr>
      </w:pPr>
      <w:r w:rsidDel="00000000" w:rsidR="00000000" w:rsidRPr="00000000">
        <w:rPr>
          <w:color w:val="1155cc"/>
          <w:rtl w:val="0"/>
        </w:rPr>
        <w:t xml:space="preserve">}</w:t>
      </w:r>
    </w:p>
    <w:p w:rsidR="00000000" w:rsidDel="00000000" w:rsidP="00000000" w:rsidRDefault="00000000" w:rsidRPr="00000000" w14:paraId="00000944">
      <w:pPr>
        <w:spacing w:line="240" w:lineRule="auto"/>
        <w:rPr/>
      </w:pPr>
      <w:r w:rsidDel="00000000" w:rsidR="00000000" w:rsidRPr="00000000">
        <w:rPr>
          <w:rtl w:val="0"/>
        </w:rPr>
      </w:r>
    </w:p>
    <w:p w:rsidR="00000000" w:rsidDel="00000000" w:rsidP="00000000" w:rsidRDefault="00000000" w:rsidRPr="00000000" w14:paraId="00000945">
      <w:pPr>
        <w:spacing w:line="240" w:lineRule="auto"/>
        <w:rPr/>
      </w:pPr>
      <w:r w:rsidDel="00000000" w:rsidR="00000000" w:rsidRPr="00000000">
        <w:rPr>
          <w:rtl w:val="0"/>
        </w:rPr>
        <w:t xml:space="preserve">DECENTRO API DETAILS</w:t>
      </w:r>
    </w:p>
    <w:p w:rsidR="00000000" w:rsidDel="00000000" w:rsidP="00000000" w:rsidRDefault="00000000" w:rsidRPr="00000000" w14:paraId="00000946">
      <w:pPr>
        <w:spacing w:line="240" w:lineRule="auto"/>
        <w:rPr/>
      </w:pPr>
      <w:r w:rsidDel="00000000" w:rsidR="00000000" w:rsidRPr="00000000">
        <w:rPr>
          <w:rtl w:val="0"/>
        </w:rPr>
      </w:r>
    </w:p>
    <w:p w:rsidR="00000000" w:rsidDel="00000000" w:rsidP="00000000" w:rsidRDefault="00000000" w:rsidRPr="00000000" w14:paraId="00000947">
      <w:pPr>
        <w:pStyle w:val="Heading4"/>
        <w:keepNext w:val="0"/>
        <w:keepLines w:val="0"/>
        <w:spacing w:after="40" w:before="240" w:line="240" w:lineRule="auto"/>
        <w:rPr>
          <w:b w:val="1"/>
          <w:bCs w:val="1"/>
          <w:color w:val="000000"/>
          <w:sz w:val="22"/>
          <w:szCs w:val="22"/>
        </w:rPr>
      </w:pPr>
      <w:bookmarkStart w:colFirst="0" w:colLast="0" w:name="_y8nfgwo6csrq" w:id="41"/>
      <w:bookmarkEnd w:id="41"/>
      <w:r w:rsidDel="00000000" w:rsidR="00000000" w:rsidRPr="00000000">
        <w:rPr>
          <w:b w:val="1"/>
          <w:bCs w:val="1"/>
          <w:color w:val="000000"/>
          <w:sz w:val="22"/>
          <w:szCs w:val="22"/>
          <w:rtl w:val="0"/>
        </w:rPr>
        <w:t xml:space="preserve">API 1: Digilocker SSO Init</w:t>
      </w:r>
    </w:p>
    <w:p w:rsidR="00000000" w:rsidDel="00000000" w:rsidP="00000000" w:rsidRDefault="00000000" w:rsidRPr="00000000" w14:paraId="00000948">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/kyc/digilocker/sso/init</w:t>
      </w:r>
    </w:p>
    <w:p w:rsidR="00000000" w:rsidDel="00000000" w:rsidP="00000000" w:rsidRDefault="00000000" w:rsidRPr="00000000" w14:paraId="00000949">
      <w:pPr>
        <w:spacing w:after="240" w:before="240" w:line="240" w:lineRule="auto"/>
        <w:rPr>
          <w:b w:val="1"/>
          <w:bCs w:val="1"/>
        </w:rPr>
      </w:pPr>
      <w:r w:rsidDel="00000000" w:rsidR="00000000" w:rsidRPr="00000000">
        <w:rPr>
          <w:b w:val="1"/>
          <w:bCs w:val="1"/>
          <w:rtl w:val="0"/>
        </w:rPr>
        <w:t xml:space="preserve">Request:</w:t>
      </w:r>
    </w:p>
    <w:p w:rsidR="00000000" w:rsidDel="00000000" w:rsidP="00000000" w:rsidRDefault="00000000" w:rsidRPr="00000000" w14:paraId="0000094A">
      <w:pPr>
        <w:spacing w:line="240" w:lineRule="auto"/>
        <w:rPr/>
      </w:pPr>
      <w:r w:rsidDel="00000000" w:rsidR="00000000" w:rsidRPr="00000000">
        <w:rPr>
          <w:rtl w:val="0"/>
        </w:rPr>
        <w:t xml:space="preserve">{</w:t>
      </w:r>
    </w:p>
    <w:p w:rsidR="00000000" w:rsidDel="00000000" w:rsidP="00000000" w:rsidRDefault="00000000" w:rsidRPr="00000000" w14:paraId="0000094B">
      <w:pPr>
        <w:spacing w:line="240" w:lineRule="auto"/>
        <w:rPr/>
      </w:pPr>
      <w:r w:rsidDel="00000000" w:rsidR="00000000" w:rsidRPr="00000000">
        <w:rPr>
          <w:rtl w:val="0"/>
        </w:rPr>
        <w:t xml:space="preserve">  "reference_id": "DIGI-IT-2026-123-1722012345678",</w:t>
      </w:r>
    </w:p>
    <w:p w:rsidR="00000000" w:rsidDel="00000000" w:rsidP="00000000" w:rsidRDefault="00000000" w:rsidRPr="00000000" w14:paraId="0000094C">
      <w:pPr>
        <w:spacing w:line="240" w:lineRule="auto"/>
        <w:rPr/>
      </w:pPr>
      <w:r w:rsidDel="00000000" w:rsidR="00000000" w:rsidRPr="00000000">
        <w:rPr>
          <w:rtl w:val="0"/>
        </w:rPr>
        <w:t xml:space="preserve">  "redirect_url": "https://itarang.com/kyc/digilocker/callback/DIGI-IT-2026-123-1722012345678",</w:t>
      </w:r>
    </w:p>
    <w:p w:rsidR="00000000" w:rsidDel="00000000" w:rsidP="00000000" w:rsidRDefault="00000000" w:rsidRPr="00000000" w14:paraId="0000094D">
      <w:pPr>
        <w:spacing w:line="240" w:lineRule="auto"/>
        <w:rPr/>
      </w:pPr>
      <w:r w:rsidDel="00000000" w:rsidR="00000000" w:rsidRPr="00000000">
        <w:rPr>
          <w:rtl w:val="0"/>
        </w:rPr>
        <w:t xml:space="preserve">  "purpose_message": "Aadhaar verification for battery loan application",</w:t>
      </w:r>
    </w:p>
    <w:p w:rsidR="00000000" w:rsidDel="00000000" w:rsidP="00000000" w:rsidRDefault="00000000" w:rsidRPr="00000000" w14:paraId="0000094E">
      <w:pPr>
        <w:spacing w:line="240" w:lineRule="auto"/>
        <w:rPr/>
      </w:pPr>
      <w:r w:rsidDel="00000000" w:rsidR="00000000" w:rsidRPr="00000000">
        <w:rPr>
          <w:rtl w:val="0"/>
        </w:rPr>
        <w:t xml:space="preserve">  "requested_documents": ["aadhaar"],</w:t>
      </w:r>
    </w:p>
    <w:p w:rsidR="00000000" w:rsidDel="00000000" w:rsidP="00000000" w:rsidRDefault="00000000" w:rsidRPr="00000000" w14:paraId="0000094F">
      <w:pPr>
        <w:spacing w:line="240" w:lineRule="auto"/>
        <w:rPr/>
      </w:pPr>
      <w:r w:rsidDel="00000000" w:rsidR="00000000" w:rsidRPr="00000000">
        <w:rPr>
          <w:rtl w:val="0"/>
        </w:rPr>
        <w:t xml:space="preserve">  "consent_text": "I authorize iTarang Technologies LLP to fetch my Aadhaar document from Digilocker for KYC verification purposes.",</w:t>
      </w:r>
    </w:p>
    <w:p w:rsidR="00000000" w:rsidDel="00000000" w:rsidP="00000000" w:rsidRDefault="00000000" w:rsidRPr="00000000" w14:paraId="00000950">
      <w:pPr>
        <w:spacing w:line="240" w:lineRule="auto"/>
        <w:rPr/>
      </w:pPr>
      <w:r w:rsidDel="00000000" w:rsidR="00000000" w:rsidRPr="00000000">
        <w:rPr>
          <w:rtl w:val="0"/>
        </w:rPr>
        <w:t xml:space="preserve">  "expiry_hours": 24</w:t>
      </w:r>
    </w:p>
    <w:p w:rsidR="00000000" w:rsidDel="00000000" w:rsidP="00000000" w:rsidRDefault="00000000" w:rsidRPr="00000000" w14:paraId="00000951">
      <w:pPr>
        <w:spacing w:line="240" w:lineRule="auto"/>
        <w:rPr/>
      </w:pPr>
      <w:r w:rsidDel="00000000" w:rsidR="00000000" w:rsidRPr="00000000">
        <w:rPr>
          <w:rtl w:val="0"/>
        </w:rPr>
        <w:t xml:space="preserve">}</w:t>
      </w:r>
    </w:p>
    <w:p w:rsidR="00000000" w:rsidDel="00000000" w:rsidP="00000000" w:rsidRDefault="00000000" w:rsidRPr="00000000" w14:paraId="00000952">
      <w:pPr>
        <w:spacing w:line="240" w:lineRule="auto"/>
        <w:rPr/>
      </w:pPr>
      <w:r w:rsidDel="00000000" w:rsidR="00000000" w:rsidRPr="00000000">
        <w:rPr>
          <w:rtl w:val="0"/>
        </w:rPr>
      </w:r>
    </w:p>
    <w:p w:rsidR="00000000" w:rsidDel="00000000" w:rsidP="00000000" w:rsidRDefault="00000000" w:rsidRPr="00000000" w14:paraId="00000953">
      <w:pPr>
        <w:spacing w:after="240" w:before="240" w:line="240" w:lineRule="auto"/>
        <w:rPr>
          <w:b w:val="1"/>
          <w:bCs w:val="1"/>
        </w:rPr>
      </w:pPr>
      <w:r w:rsidDel="00000000" w:rsidR="00000000" w:rsidRPr="00000000">
        <w:rPr>
          <w:b w:val="1"/>
          <w:bCs w:val="1"/>
          <w:rtl w:val="0"/>
        </w:rPr>
        <w:t xml:space="preserve">Request:</w:t>
      </w:r>
    </w:p>
    <w:p w:rsidR="00000000" w:rsidDel="00000000" w:rsidP="00000000" w:rsidRDefault="00000000" w:rsidRPr="00000000" w14:paraId="00000954">
      <w:pPr>
        <w:spacing w:after="240" w:before="240" w:line="240" w:lineRule="auto"/>
        <w:rPr>
          <w:color w:val="2b303b"/>
        </w:rPr>
      </w:pP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"status"</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"SUCCESS"</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"message"</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"Digilocker consent link generated successfully"</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"data"</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"session_id"</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"SESSION-ABC123XYZ"</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"digilocker_url"</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"https://digilocker.gov.in/authorize?client_id=XXX&amp;redirect_uri=https://decentro.tech/callback&amp;state=SESSION-ABC123XYZ"</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"expires_at"</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"2026-07-27T11:30:00Z"</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"requested_documents"</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color w:val="008000"/>
          <w:rtl w:val="0"/>
        </w:rPr>
        <w:t xml:space="preserve">"aadhaar"</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2b303b"/>
          <w:rtl w:val="0"/>
        </w:rPr>
        <w:t xml:space="preserve">},</w:t>
      </w:r>
      <w:r w:rsidDel="00000000" w:rsidR="00000000" w:rsidRPr="00000000">
        <w:rPr>
          <w:rtl w:val="0"/>
        </w:rPr>
        <w:t xml:space="preserve"> </w:t>
      </w:r>
      <w:r w:rsidDel="00000000" w:rsidR="00000000" w:rsidRPr="00000000">
        <w:rPr>
          <w:color w:val="b80a18"/>
          <w:rtl w:val="0"/>
        </w:rPr>
        <w:t xml:space="preserve">"decentroTxnId"</w:t>
      </w:r>
      <w:r w:rsidDel="00000000" w:rsidR="00000000" w:rsidRPr="00000000">
        <w:rPr>
          <w:color w:val="14181f"/>
          <w:rtl w:val="0"/>
        </w:rPr>
        <w:t xml:space="preserve">:</w:t>
      </w:r>
      <w:r w:rsidDel="00000000" w:rsidR="00000000" w:rsidRPr="00000000">
        <w:rPr>
          <w:rtl w:val="0"/>
        </w:rPr>
        <w:t xml:space="preserve"> </w:t>
      </w:r>
      <w:r w:rsidDel="00000000" w:rsidR="00000000" w:rsidRPr="00000000">
        <w:rPr>
          <w:color w:val="008000"/>
          <w:rtl w:val="0"/>
        </w:rPr>
        <w:t xml:space="preserve">"DCTR1234567890"</w:t>
      </w:r>
      <w:r w:rsidDel="00000000" w:rsidR="00000000" w:rsidRPr="00000000">
        <w:rPr>
          <w:rtl w:val="0"/>
        </w:rPr>
        <w:t xml:space="preserve"> </w:t>
      </w:r>
      <w:r w:rsidDel="00000000" w:rsidR="00000000" w:rsidRPr="00000000">
        <w:rPr>
          <w:color w:val="2b303b"/>
          <w:rtl w:val="0"/>
        </w:rPr>
        <w:t xml:space="preserve">}</w:t>
      </w:r>
    </w:p>
    <w:p w:rsidR="00000000" w:rsidDel="00000000" w:rsidP="00000000" w:rsidRDefault="00000000" w:rsidRPr="00000000" w14:paraId="00000955">
      <w:pPr>
        <w:spacing w:after="240" w:before="240" w:line="240" w:lineRule="auto"/>
        <w:rPr>
          <w:color w:val="2b303b"/>
        </w:rPr>
      </w:pPr>
      <w:r w:rsidDel="00000000" w:rsidR="00000000" w:rsidRPr="00000000">
        <w:rPr>
          <w:rtl w:val="0"/>
        </w:rPr>
      </w:r>
    </w:p>
    <w:p w:rsidR="00000000" w:rsidDel="00000000" w:rsidP="00000000" w:rsidRDefault="00000000" w:rsidRPr="00000000" w14:paraId="00000956">
      <w:pPr>
        <w:spacing w:after="240" w:before="240" w:line="240" w:lineRule="auto"/>
        <w:rPr>
          <w:b w:val="1"/>
          <w:bCs w:val="1"/>
          <w:color w:val="2b303b"/>
        </w:rPr>
      </w:pPr>
      <w:r w:rsidDel="00000000" w:rsidR="00000000" w:rsidRPr="00000000">
        <w:rPr>
          <w:b w:val="1"/>
          <w:bCs w:val="1"/>
          <w:color w:val="2b303b"/>
          <w:rtl w:val="0"/>
        </w:rPr>
        <w:t xml:space="preserve">AFTER LINK SENT - WAITING STATE</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AADHAAR VERIFICATION (via Digilocker)                          Status</w:t>
            </w:r>
            <w:r w:rsidDel="00000000" w:rsidR="00000000" w:rsidRPr="00000000">
              <w:rPr>
                <w:color w:val="14181f"/>
                <w:rtl w:val="0"/>
              </w:rPr>
              <w:t xml:space="preserve">:</w:t>
            </w:r>
            <w:r w:rsidDel="00000000" w:rsidR="00000000" w:rsidRPr="00000000">
              <w:rPr>
                <w:color w:val="2b303b"/>
                <w:rtl w:val="0"/>
              </w:rPr>
              <w:t xml:space="preserve"> 🟡 Awaiting Consent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STEP </w:t>
            </w:r>
            <w:r w:rsidDel="00000000" w:rsidR="00000000" w:rsidRPr="00000000">
              <w:rPr>
                <w:color w:val="008080"/>
                <w:rtl w:val="0"/>
              </w:rPr>
              <w:t xml:space="preserve">1</w:t>
            </w:r>
            <w:r w:rsidDel="00000000" w:rsidR="00000000" w:rsidRPr="00000000">
              <w:rPr>
                <w:color w:val="2b303b"/>
                <w:rtl w:val="0"/>
              </w:rPr>
              <w:t xml:space="preserve"> COMPLETED</w:t>
            </w:r>
            <w:r w:rsidDel="00000000" w:rsidR="00000000" w:rsidRPr="00000000">
              <w:rPr>
                <w:color w:val="14181f"/>
                <w:rtl w:val="0"/>
              </w:rPr>
              <w:t xml:space="preserve">:</w:t>
            </w:r>
            <w:r w:rsidDel="00000000" w:rsidR="00000000" w:rsidRPr="00000000">
              <w:rPr>
                <w:color w:val="2b303b"/>
                <w:rtl w:val="0"/>
              </w:rPr>
              <w:t xml:space="preserve"> Link Sent to Customer</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WAITING FOR CUSTOMER ACTION</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rtl w:val="0"/>
              </w:rPr>
            </w:r>
          </w:p>
          <w:tbl>
            <w:tblPr>
              <w:tblStyle w:val="Table35"/>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2b303b"/>
                      <w:rtl w:val="0"/>
                    </w:rPr>
                    <w:t xml:space="preserve">Transaction ID</w:t>
                  </w:r>
                  <w:r w:rsidDel="00000000" w:rsidR="00000000" w:rsidRPr="00000000">
                    <w:rPr>
                      <w:color w:val="14181f"/>
                      <w:rtl w:val="0"/>
                    </w:rPr>
                    <w:t xml:space="preserve">:</w:t>
                  </w:r>
                  <w:r w:rsidDel="00000000" w:rsidR="00000000" w:rsidRPr="00000000">
                    <w:rPr>
                      <w:color w:val="2b303b"/>
                      <w:rtl w:val="0"/>
                    </w:rPr>
                    <w:t xml:space="preserve"> DIGI-IT</w:t>
                  </w:r>
                  <w:r w:rsidDel="00000000" w:rsidR="00000000" w:rsidRPr="00000000">
                    <w:rPr>
                      <w:color w:val="008080"/>
                      <w:rtl w:val="0"/>
                    </w:rPr>
                    <w:t xml:space="preserve">-2026-123-1722012345678</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Session ID</w:t>
                  </w:r>
                  <w:r w:rsidDel="00000000" w:rsidR="00000000" w:rsidRPr="00000000">
                    <w:rPr>
                      <w:color w:val="14181f"/>
                      <w:rtl w:val="0"/>
                    </w:rPr>
                    <w:t xml:space="preserve">:</w:t>
                  </w:r>
                  <w:r w:rsidDel="00000000" w:rsidR="00000000" w:rsidRPr="00000000">
                    <w:rPr>
                      <w:color w:val="008080"/>
                      <w:rtl w:val="0"/>
                    </w:rPr>
                    <w:t xml:space="preserve"> SESSION-ABC123XYZ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Link Sent To</w:t>
                  </w:r>
                  <w:r w:rsidDel="00000000" w:rsidR="00000000" w:rsidRPr="00000000">
                    <w:rPr>
                      <w:color w:val="14181f"/>
                      <w:rtl w:val="0"/>
                    </w:rPr>
                    <w:t xml:space="preserve">:</w:t>
                  </w:r>
                  <w:r w:rsidDel="00000000" w:rsidR="00000000" w:rsidRPr="00000000">
                    <w:rPr>
                      <w:color w:val="008080"/>
                      <w:rtl w:val="0"/>
                    </w:rPr>
                    <w:t xml:space="preserve">  Mobile</w:t>
                  </w:r>
                  <w:r w:rsidDel="00000000" w:rsidR="00000000" w:rsidRPr="00000000">
                    <w:rPr>
                      <w:color w:val="14181f"/>
                      <w:rtl w:val="0"/>
                    </w:rPr>
                    <w:t xml:space="preserve">:</w:t>
                  </w:r>
                  <w:r w:rsidDel="00000000" w:rsidR="00000000" w:rsidRPr="00000000">
                    <w:rPr>
                      <w:color w:val="008080"/>
                      <w:rtl w:val="0"/>
                    </w:rPr>
                    <w:t xml:space="preserve"> +91 98765XXXXX                      Delivered at 11</w:t>
                  </w:r>
                  <w:r w:rsidDel="00000000" w:rsidR="00000000" w:rsidRPr="00000000">
                    <w:rPr>
                      <w:color w:val="14181f"/>
                      <w:rtl w:val="0"/>
                    </w:rPr>
                    <w:t xml:space="preserve">:</w:t>
                  </w:r>
                  <w:r w:rsidDel="00000000" w:rsidR="00000000" w:rsidRPr="00000000">
                    <w:rPr>
                      <w:color w:val="008080"/>
                      <w:rtl w:val="0"/>
                    </w:rPr>
                    <w:t xml:space="preserve">30 AM</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color w:val="008080"/>
                      <w:rtl w:val="0"/>
                    </w:rPr>
                    <w:t xml:space="preserve">Link Status</w:t>
                  </w:r>
                  <w:r w:rsidDel="00000000" w:rsidR="00000000" w:rsidRPr="00000000">
                    <w:rPr>
                      <w:color w:val="14181f"/>
                      <w:rtl w:val="0"/>
                    </w:rPr>
                    <w:t xml:space="preserve">:</w:t>
                  </w:r>
                  <w:r w:rsidDel="00000000" w:rsidR="00000000" w:rsidRPr="00000000">
                    <w:rPr>
                      <w:rFonts w:ascii="Arial Unicode MS" w:cs="Arial Unicode MS" w:eastAsia="Arial Unicode MS" w:hAnsi="Arial Unicode MS"/>
                      <w:color w:val="008080"/>
                      <w:rtl w:val="0"/>
                    </w:rPr>
                    <w:t xml:space="preserve"> ⏳ Not Opened Yet    Link Expires</w:t>
                  </w:r>
                  <w:r w:rsidDel="00000000" w:rsidR="00000000" w:rsidRPr="00000000">
                    <w:rPr>
                      <w:color w:val="14181f"/>
                      <w:rtl w:val="0"/>
                    </w:rPr>
                    <w:t xml:space="preserve">:</w:t>
                  </w:r>
                  <w:r w:rsidDel="00000000" w:rsidR="00000000" w:rsidRPr="00000000">
                    <w:rPr>
                      <w:color w:val="008080"/>
                      <w:rtl w:val="0"/>
                    </w:rPr>
                    <w:t xml:space="preserve"> 26-Jul-2026 11</w:t>
                  </w:r>
                  <w:r w:rsidDel="00000000" w:rsidR="00000000" w:rsidRPr="00000000">
                    <w:rPr>
                      <w:color w:val="14181f"/>
                      <w:rtl w:val="0"/>
                    </w:rPr>
                    <w:t xml:space="preserve">:</w:t>
                  </w:r>
                  <w:r w:rsidDel="00000000" w:rsidR="00000000" w:rsidRPr="00000000">
                    <w:rPr>
                      <w:color w:val="008080"/>
                      <w:rtl w:val="0"/>
                    </w:rPr>
                    <w:t xml:space="preserve">30 PM (12 hours remaining)</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8080"/>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PROGRESS TRACKER</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Link Sent: Completed (</w:t>
                  </w:r>
                  <w:r w:rsidDel="00000000" w:rsidR="00000000" w:rsidRPr="00000000">
                    <w:rPr>
                      <w:color w:val="008080"/>
                      <w:rtl w:val="0"/>
                    </w:rPr>
                    <w:t xml:space="preserve">11</w:t>
                  </w:r>
                  <w:r w:rsidDel="00000000" w:rsidR="00000000" w:rsidRPr="00000000">
                    <w:rPr>
                      <w:color w:val="14181f"/>
                      <w:rtl w:val="0"/>
                    </w:rPr>
                    <w:t xml:space="preserve">:</w:t>
                  </w:r>
                  <w:r w:rsidDel="00000000" w:rsidR="00000000" w:rsidRPr="00000000">
                    <w:rPr>
                      <w:color w:val="008080"/>
                      <w:rtl w:val="0"/>
                    </w:rPr>
                    <w:t xml:space="preserve">30</w:t>
                  </w:r>
                  <w:r w:rsidDel="00000000" w:rsidR="00000000" w:rsidRPr="00000000">
                    <w:rPr>
                      <w:rtl w:val="0"/>
                    </w:rPr>
                    <w:t xml:space="preserve"> AM)</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Link Opened: Waiting</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Digilocker Login:  Waiting</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Consent Given: Waiting</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Document Fetched: Waiting</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Auto-refreshing every </w:t>
                  </w:r>
                  <w:r w:rsidDel="00000000" w:rsidR="00000000" w:rsidRPr="00000000">
                    <w:rPr>
                      <w:color w:val="008080"/>
                      <w:rtl w:val="0"/>
                    </w:rPr>
                    <w:t xml:space="preserve">10</w:t>
                  </w:r>
                  <w:r w:rsidDel="00000000" w:rsidR="00000000" w:rsidRPr="00000000">
                    <w:rPr>
                      <w:rtl w:val="0"/>
                    </w:rPr>
                    <w:t xml:space="preserve"> seconds...</w:t>
                  </w:r>
                </w:p>
              </w:tc>
            </w:tr>
          </w:tbl>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rPr>
            </w:pPr>
            <w:r w:rsidDel="00000000" w:rsidR="00000000" w:rsidRPr="00000000">
              <w:rPr>
                <w:color w:val="2b303b"/>
                <w:rtl w:val="0"/>
              </w:rPr>
              <w:t xml:space="preserve">WHAT TO DO IF CUSTOMER HASN'T RESPONDED</w:t>
            </w:r>
            <w:r w:rsidDel="00000000" w:rsidR="00000000" w:rsidRPr="00000000">
              <w:rPr>
                <w:color w:val="14181f"/>
                <w:rtl w:val="0"/>
              </w:rPr>
              <w:t xml:space="preserve">:</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rPr>
            </w:pPr>
            <w:r w:rsidDel="00000000" w:rsidR="00000000" w:rsidRPr="00000000">
              <w:rPr>
                <w:rtl w:val="0"/>
              </w:rPr>
            </w:r>
          </w:p>
          <w:tbl>
            <w:tblPr>
              <w:tblStyle w:val="Table36"/>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14181f"/>
                      <w:rtl w:val="0"/>
                    </w:rPr>
                    <w:t xml:space="preserve">If customer hasn't acted within </w:t>
                  </w:r>
                  <w:r w:rsidDel="00000000" w:rsidR="00000000" w:rsidRPr="00000000">
                    <w:rPr>
                      <w:color w:val="008080"/>
                      <w:rtl w:val="0"/>
                    </w:rPr>
                    <w:t xml:space="preserve">20</w:t>
                  </w:r>
                  <w:r w:rsidDel="00000000" w:rsidR="00000000" w:rsidRPr="00000000">
                    <w:rPr>
                      <w:color w:val="14181f"/>
                      <w:rtl w:val="0"/>
                    </w:rPr>
                    <w:t xml:space="preserve"> hours</w:t>
                  </w: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rPr>
                  </w:pPr>
                  <w:r w:rsidDel="00000000" w:rsidR="00000000" w:rsidRPr="00000000">
                    <w:rPr>
                      <w:color w:val="14181f"/>
                      <w:rtl w:val="0"/>
                    </w:rPr>
                    <w:t xml:space="preserve">admin can:</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rPr>
                  </w:pPr>
                  <w:r w:rsidDel="00000000" w:rsidR="00000000" w:rsidRPr="00000000">
                    <w:rPr>
                      <w:color w:val="008080"/>
                      <w:rtl w:val="0"/>
                    </w:rPr>
                    <w:t xml:space="preserve">1</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Resend Link</w:t>
                  </w:r>
                  <w:r w:rsidDel="00000000" w:rsidR="00000000" w:rsidRPr="00000000">
                    <w:rPr>
                      <w:color w:val="2b303b"/>
                      <w:rtl w:val="0"/>
                    </w:rPr>
                    <w:t xml:space="preserve">]</w:t>
                  </w:r>
                  <w:r w:rsidDel="00000000" w:rsidR="00000000" w:rsidRPr="00000000">
                    <w:rPr>
                      <w:color w:val="14181f"/>
                      <w:rtl w:val="0"/>
                    </w:rPr>
                    <w:t xml:space="preserve"> - Send reminder SMS/Email</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rPr>
                  </w:pPr>
                  <w:r w:rsidDel="00000000" w:rsidR="00000000" w:rsidRPr="00000000">
                    <w:rPr>
                      <w:color w:val="008080"/>
                      <w:rtl w:val="0"/>
                    </w:rPr>
                    <w:t xml:space="preserve">2</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Call Customer</w:t>
                  </w:r>
                  <w:r w:rsidDel="00000000" w:rsidR="00000000" w:rsidRPr="00000000">
                    <w:rPr>
                      <w:color w:val="2b303b"/>
                      <w:rtl w:val="0"/>
                    </w:rPr>
                    <w:t xml:space="preserve">]</w:t>
                  </w:r>
                  <w:r w:rsidDel="00000000" w:rsidR="00000000" w:rsidRPr="00000000">
                    <w:rPr>
                      <w:color w:val="14181f"/>
                      <w:rtl w:val="0"/>
                    </w:rPr>
                    <w:t xml:space="preserve"> - Assist them over phone</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rPr>
                  </w:pPr>
                  <w:r w:rsidDel="00000000" w:rsidR="00000000" w:rsidRPr="00000000">
                    <w:rPr>
                      <w:color w:val="008080"/>
                      <w:rtl w:val="0"/>
                    </w:rPr>
                    <w:t xml:space="preserve">3</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Extend Link Validity</w:t>
                  </w:r>
                  <w:r w:rsidDel="00000000" w:rsidR="00000000" w:rsidRPr="00000000">
                    <w:rPr>
                      <w:color w:val="2b303b"/>
                      <w:rtl w:val="0"/>
                    </w:rPr>
                    <w:t xml:space="preserve">]</w:t>
                  </w:r>
                  <w:r w:rsidDel="00000000" w:rsidR="00000000" w:rsidRPr="00000000">
                    <w:rPr>
                      <w:color w:val="14181f"/>
                      <w:rtl w:val="0"/>
                    </w:rPr>
                    <w:t xml:space="preserve"> - Add </w:t>
                  </w:r>
                  <w:r w:rsidDel="00000000" w:rsidR="00000000" w:rsidRPr="00000000">
                    <w:rPr>
                      <w:color w:val="008080"/>
                      <w:rtl w:val="0"/>
                    </w:rPr>
                    <w:t xml:space="preserve">24</w:t>
                  </w:r>
                  <w:r w:rsidDel="00000000" w:rsidR="00000000" w:rsidRPr="00000000">
                    <w:rPr>
                      <w:color w:val="14181f"/>
                      <w:rtl w:val="0"/>
                    </w:rPr>
                    <w:t xml:space="preserve"> more hours</w:t>
                  </w:r>
                </w:p>
              </w:tc>
            </w:tr>
          </w:tbl>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rPr>
            </w:pPr>
            <w:r w:rsidDel="00000000" w:rsidR="00000000" w:rsidRPr="00000000">
              <w:rPr>
                <w:color w:val="14181f"/>
                <w:rtl w:val="0"/>
              </w:rPr>
              <w:t xml:space="preserve">ACTIONS</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Resend Link</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Extend Validity</w:t>
            </w:r>
            <w:r w:rsidDel="00000000" w:rsidR="00000000" w:rsidRPr="00000000">
              <w:rPr>
                <w:color w:val="2b303b"/>
                <w:rtl w:val="0"/>
              </w:rPr>
              <w:t xml:space="preserve">] </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Cancel</w:t>
            </w:r>
            <w:r w:rsidDel="00000000" w:rsidR="00000000" w:rsidRPr="00000000">
              <w:rPr>
                <w:color w:val="2b303b"/>
                <w:rtl w:val="0"/>
              </w:rPr>
              <w:t xml:space="preserve">]</w:t>
            </w:r>
            <w:r w:rsidDel="00000000" w:rsidR="00000000" w:rsidRPr="00000000">
              <w:rPr>
                <w:rtl w:val="0"/>
              </w:rPr>
            </w:r>
          </w:p>
        </w:tc>
      </w:tr>
    </w:tbl>
    <w:p w:rsidR="00000000" w:rsidDel="00000000" w:rsidP="00000000" w:rsidRDefault="00000000" w:rsidRPr="00000000" w14:paraId="0000097C">
      <w:pPr>
        <w:spacing w:after="240" w:before="240" w:line="240" w:lineRule="auto"/>
        <w:rPr>
          <w:b w:val="1"/>
          <w:bCs w:val="1"/>
          <w:color w:val="2b303b"/>
        </w:rPr>
      </w:pPr>
      <w:r w:rsidDel="00000000" w:rsidR="00000000" w:rsidRPr="00000000">
        <w:rPr>
          <w:b w:val="1"/>
          <w:bCs w:val="1"/>
          <w:color w:val="2b303b"/>
          <w:rtl w:val="0"/>
        </w:rPr>
        <w:t xml:space="preserve">Auto Refresh Logic:</w:t>
      </w:r>
    </w:p>
    <w:p w:rsidR="00000000" w:rsidDel="00000000" w:rsidP="00000000" w:rsidRDefault="00000000" w:rsidRPr="00000000" w14:paraId="0000097D">
      <w:pPr>
        <w:spacing w:after="240" w:before="240" w:line="240" w:lineRule="auto"/>
        <w:rPr>
          <w:color w:val="2b303b"/>
        </w:rPr>
      </w:pPr>
      <w:r w:rsidDel="00000000" w:rsidR="00000000" w:rsidRPr="00000000">
        <w:rPr>
          <w:color w:val="6e7687"/>
          <w:rtl w:val="0"/>
        </w:rPr>
        <w:t xml:space="preserve">// Frontend polling (every 10 seconds)</w:t>
      </w:r>
      <w:r w:rsidDel="00000000" w:rsidR="00000000" w:rsidRPr="00000000">
        <w:rPr>
          <w:color w:val="2b303b"/>
          <w:rtl w:val="0"/>
        </w:rPr>
        <w:t xml:space="preserve"> </w:t>
      </w:r>
      <w:r w:rsidDel="00000000" w:rsidR="00000000" w:rsidRPr="00000000">
        <w:rPr>
          <w:color w:val="0051c2"/>
          <w:rtl w:val="0"/>
        </w:rPr>
        <w:t xml:space="preserve">useEffect</w:t>
      </w:r>
      <w:r w:rsidDel="00000000" w:rsidR="00000000" w:rsidRPr="00000000">
        <w:rPr>
          <w:color w:val="2b303b"/>
          <w:rtl w:val="0"/>
        </w:rPr>
        <w:t xml:space="preserve">(() </w:t>
      </w:r>
      <w:r w:rsidDel="00000000" w:rsidR="00000000" w:rsidRPr="00000000">
        <w:rPr>
          <w:color w:val="14181f"/>
          <w:rtl w:val="0"/>
        </w:rPr>
        <w:t xml:space="preserve">=&gt;</w:t>
      </w:r>
      <w:r w:rsidDel="00000000" w:rsidR="00000000" w:rsidRPr="00000000">
        <w:rPr>
          <w:color w:val="2b303b"/>
          <w:rtl w:val="0"/>
        </w:rPr>
        <w:t xml:space="preserve"> { </w:t>
      </w:r>
      <w:r w:rsidDel="00000000" w:rsidR="00000000" w:rsidRPr="00000000">
        <w:rPr>
          <w:color w:val="8100c2"/>
          <w:rtl w:val="0"/>
        </w:rPr>
        <w:t xml:space="preserve">const</w:t>
      </w:r>
      <w:r w:rsidDel="00000000" w:rsidR="00000000" w:rsidRPr="00000000">
        <w:rPr>
          <w:color w:val="2b303b"/>
          <w:rtl w:val="0"/>
        </w:rPr>
        <w:t xml:space="preserve"> interval </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51c2"/>
          <w:rtl w:val="0"/>
        </w:rPr>
        <w:t xml:space="preserve">setInterval</w:t>
      </w:r>
      <w:r w:rsidDel="00000000" w:rsidR="00000000" w:rsidRPr="00000000">
        <w:rPr>
          <w:color w:val="2b303b"/>
          <w:rtl w:val="0"/>
        </w:rPr>
        <w:t xml:space="preserve">(</w:t>
      </w:r>
      <w:r w:rsidDel="00000000" w:rsidR="00000000" w:rsidRPr="00000000">
        <w:rPr>
          <w:color w:val="8100c2"/>
          <w:rtl w:val="0"/>
        </w:rPr>
        <w:t xml:space="preserve">async</w:t>
      </w:r>
      <w:r w:rsidDel="00000000" w:rsidR="00000000" w:rsidRPr="00000000">
        <w:rPr>
          <w:color w:val="2b303b"/>
          <w:rtl w:val="0"/>
        </w:rPr>
        <w:t xml:space="preserve"> () </w:t>
      </w:r>
      <w:r w:rsidDel="00000000" w:rsidR="00000000" w:rsidRPr="00000000">
        <w:rPr>
          <w:color w:val="14181f"/>
          <w:rtl w:val="0"/>
        </w:rPr>
        <w:t xml:space="preserve">=&gt;</w:t>
      </w:r>
      <w:r w:rsidDel="00000000" w:rsidR="00000000" w:rsidRPr="00000000">
        <w:rPr>
          <w:color w:val="2b303b"/>
          <w:rtl w:val="0"/>
        </w:rPr>
        <w:t xml:space="preserve"> { </w:t>
      </w:r>
      <w:r w:rsidDel="00000000" w:rsidR="00000000" w:rsidRPr="00000000">
        <w:rPr>
          <w:color w:val="8100c2"/>
          <w:rtl w:val="0"/>
        </w:rPr>
        <w:t xml:space="preserve">const</w:t>
      </w:r>
      <w:r w:rsidDel="00000000" w:rsidR="00000000" w:rsidRPr="00000000">
        <w:rPr>
          <w:color w:val="2b303b"/>
          <w:rtl w:val="0"/>
        </w:rPr>
        <w:t xml:space="preserve"> status </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await</w:t>
      </w:r>
      <w:r w:rsidDel="00000000" w:rsidR="00000000" w:rsidRPr="00000000">
        <w:rPr>
          <w:color w:val="0051c2"/>
          <w:rtl w:val="0"/>
        </w:rPr>
        <w:t xml:space="preserve">checkDigilockerStatus</w:t>
      </w:r>
      <w:r w:rsidDel="00000000" w:rsidR="00000000" w:rsidRPr="00000000">
        <w:rPr>
          <w:color w:val="2b303b"/>
          <w:rtl w:val="0"/>
        </w:rPr>
        <w:t xml:space="preserve">(transactionId); </w:t>
      </w:r>
      <w:r w:rsidDel="00000000" w:rsidR="00000000" w:rsidRPr="00000000">
        <w:rPr>
          <w:color w:val="8100c2"/>
          <w:rtl w:val="0"/>
        </w:rPr>
        <w:t xml:space="preserve">if</w:t>
      </w:r>
      <w:r w:rsidDel="00000000" w:rsidR="00000000" w:rsidRPr="00000000">
        <w:rPr>
          <w:color w:val="2b303b"/>
          <w:rtl w:val="0"/>
        </w:rPr>
        <w:t xml:space="preserve"> (status.linkOpened) { </w:t>
      </w:r>
      <w:r w:rsidDel="00000000" w:rsidR="00000000" w:rsidRPr="00000000">
        <w:rPr>
          <w:color w:val="0051c2"/>
          <w:rtl w:val="0"/>
        </w:rPr>
        <w:t xml:space="preserve">setProgress</w:t>
      </w:r>
      <w:r w:rsidDel="00000000" w:rsidR="00000000" w:rsidRPr="00000000">
        <w:rPr>
          <w:color w:val="2b303b"/>
          <w:rtl w:val="0"/>
        </w:rPr>
        <w:t xml:space="preserve">(</w:t>
      </w:r>
      <w:r w:rsidDel="00000000" w:rsidR="00000000" w:rsidRPr="00000000">
        <w:rPr>
          <w:color w:val="008000"/>
          <w:rtl w:val="0"/>
        </w:rPr>
        <w:t xml:space="preserve">'link_opened'</w:t>
      </w:r>
      <w:r w:rsidDel="00000000" w:rsidR="00000000" w:rsidRPr="00000000">
        <w:rPr>
          <w:color w:val="2b303b"/>
          <w:rtl w:val="0"/>
        </w:rPr>
        <w:t xml:space="preserve">); } </w:t>
      </w:r>
      <w:r w:rsidDel="00000000" w:rsidR="00000000" w:rsidRPr="00000000">
        <w:rPr>
          <w:color w:val="8100c2"/>
          <w:rtl w:val="0"/>
        </w:rPr>
        <w:t xml:space="preserve">if</w:t>
      </w:r>
      <w:r w:rsidDel="00000000" w:rsidR="00000000" w:rsidRPr="00000000">
        <w:rPr>
          <w:color w:val="2b303b"/>
          <w:rtl w:val="0"/>
        </w:rPr>
        <w:t xml:space="preserve">(status.digilockerLoginComplete) { </w:t>
      </w:r>
      <w:r w:rsidDel="00000000" w:rsidR="00000000" w:rsidRPr="00000000">
        <w:rPr>
          <w:color w:val="0051c2"/>
          <w:rtl w:val="0"/>
        </w:rPr>
        <w:t xml:space="preserve">setProgress</w:t>
      </w:r>
      <w:r w:rsidDel="00000000" w:rsidR="00000000" w:rsidRPr="00000000">
        <w:rPr>
          <w:color w:val="2b303b"/>
          <w:rtl w:val="0"/>
        </w:rPr>
        <w:t xml:space="preserve">(</w:t>
      </w:r>
      <w:r w:rsidDel="00000000" w:rsidR="00000000" w:rsidRPr="00000000">
        <w:rPr>
          <w:color w:val="008000"/>
          <w:rtl w:val="0"/>
        </w:rPr>
        <w:t xml:space="preserve">'digilocker_login'</w:t>
      </w:r>
      <w:r w:rsidDel="00000000" w:rsidR="00000000" w:rsidRPr="00000000">
        <w:rPr>
          <w:color w:val="2b303b"/>
          <w:rtl w:val="0"/>
        </w:rPr>
        <w:t xml:space="preserve">); } </w:t>
      </w:r>
      <w:r w:rsidDel="00000000" w:rsidR="00000000" w:rsidRPr="00000000">
        <w:rPr>
          <w:color w:val="8100c2"/>
          <w:rtl w:val="0"/>
        </w:rPr>
        <w:t xml:space="preserve">if</w:t>
      </w:r>
      <w:r w:rsidDel="00000000" w:rsidR="00000000" w:rsidRPr="00000000">
        <w:rPr>
          <w:color w:val="2b303b"/>
          <w:rtl w:val="0"/>
        </w:rPr>
        <w:t xml:space="preserve"> (status.consentGiven) {</w:t>
      </w:r>
      <w:r w:rsidDel="00000000" w:rsidR="00000000" w:rsidRPr="00000000">
        <w:rPr>
          <w:color w:val="0051c2"/>
          <w:rtl w:val="0"/>
        </w:rPr>
        <w:t xml:space="preserve">setProgress</w:t>
      </w:r>
      <w:r w:rsidDel="00000000" w:rsidR="00000000" w:rsidRPr="00000000">
        <w:rPr>
          <w:color w:val="2b303b"/>
          <w:rtl w:val="0"/>
        </w:rPr>
        <w:t xml:space="preserve">(</w:t>
      </w:r>
      <w:r w:rsidDel="00000000" w:rsidR="00000000" w:rsidRPr="00000000">
        <w:rPr>
          <w:color w:val="008000"/>
          <w:rtl w:val="0"/>
        </w:rPr>
        <w:t xml:space="preserve">'consent_given'</w:t>
      </w:r>
      <w:r w:rsidDel="00000000" w:rsidR="00000000" w:rsidRPr="00000000">
        <w:rPr>
          <w:color w:val="2b303b"/>
          <w:rtl w:val="0"/>
        </w:rPr>
        <w:t xml:space="preserve">); } </w:t>
      </w:r>
      <w:r w:rsidDel="00000000" w:rsidR="00000000" w:rsidRPr="00000000">
        <w:rPr>
          <w:color w:val="8100c2"/>
          <w:rtl w:val="0"/>
        </w:rPr>
        <w:t xml:space="preserve">if</w:t>
      </w:r>
      <w:r w:rsidDel="00000000" w:rsidR="00000000" w:rsidRPr="00000000">
        <w:rPr>
          <w:color w:val="2b303b"/>
          <w:rtl w:val="0"/>
        </w:rPr>
        <w:t xml:space="preserve"> (status.documentFetched) { </w:t>
      </w:r>
      <w:r w:rsidDel="00000000" w:rsidR="00000000" w:rsidRPr="00000000">
        <w:rPr>
          <w:color w:val="0051c2"/>
          <w:rtl w:val="0"/>
        </w:rPr>
        <w:t xml:space="preserve">setProgress</w:t>
      </w:r>
      <w:r w:rsidDel="00000000" w:rsidR="00000000" w:rsidRPr="00000000">
        <w:rPr>
          <w:color w:val="2b303b"/>
          <w:rtl w:val="0"/>
        </w:rPr>
        <w:t xml:space="preserve">(</w:t>
      </w:r>
      <w:r w:rsidDel="00000000" w:rsidR="00000000" w:rsidRPr="00000000">
        <w:rPr>
          <w:color w:val="008000"/>
          <w:rtl w:val="0"/>
        </w:rPr>
        <w:t xml:space="preserve">'document_fetched'</w:t>
      </w:r>
      <w:r w:rsidDel="00000000" w:rsidR="00000000" w:rsidRPr="00000000">
        <w:rPr>
          <w:color w:val="2b303b"/>
          <w:rtl w:val="0"/>
        </w:rPr>
        <w:t xml:space="preserve">); </w:t>
      </w:r>
      <w:r w:rsidDel="00000000" w:rsidR="00000000" w:rsidRPr="00000000">
        <w:rPr>
          <w:color w:val="0051c2"/>
          <w:rtl w:val="0"/>
        </w:rPr>
        <w:t xml:space="preserve">clearInterval</w:t>
      </w:r>
      <w:r w:rsidDel="00000000" w:rsidR="00000000" w:rsidRPr="00000000">
        <w:rPr>
          <w:color w:val="2b303b"/>
          <w:rtl w:val="0"/>
        </w:rPr>
        <w:t xml:space="preserve">(interval); </w:t>
      </w:r>
      <w:r w:rsidDel="00000000" w:rsidR="00000000" w:rsidRPr="00000000">
        <w:rPr>
          <w:color w:val="6e7687"/>
          <w:rtl w:val="0"/>
        </w:rPr>
        <w:t xml:space="preserve">// Stop polling</w:t>
      </w:r>
      <w:r w:rsidDel="00000000" w:rsidR="00000000" w:rsidRPr="00000000">
        <w:rPr>
          <w:color w:val="2b303b"/>
          <w:rtl w:val="0"/>
        </w:rPr>
        <w:t xml:space="preserve"> } }, </w:t>
      </w:r>
      <w:r w:rsidDel="00000000" w:rsidR="00000000" w:rsidRPr="00000000">
        <w:rPr>
          <w:color w:val="008080"/>
          <w:rtl w:val="0"/>
        </w:rPr>
        <w:t xml:space="preserve">10000</w:t>
      </w:r>
      <w:r w:rsidDel="00000000" w:rsidR="00000000" w:rsidRPr="00000000">
        <w:rPr>
          <w:color w:val="2b303b"/>
          <w:rtl w:val="0"/>
        </w:rPr>
        <w:t xml:space="preserve">); </w:t>
      </w:r>
      <w:r w:rsidDel="00000000" w:rsidR="00000000" w:rsidRPr="00000000">
        <w:rPr>
          <w:color w:val="8100c2"/>
          <w:rtl w:val="0"/>
        </w:rPr>
        <w:t xml:space="preserve">return</w:t>
      </w:r>
      <w:r w:rsidDel="00000000" w:rsidR="00000000" w:rsidRPr="00000000">
        <w:rPr>
          <w:color w:val="2b303b"/>
          <w:rtl w:val="0"/>
        </w:rPr>
        <w:t xml:space="preserve"> () </w:t>
      </w:r>
      <w:r w:rsidDel="00000000" w:rsidR="00000000" w:rsidRPr="00000000">
        <w:rPr>
          <w:color w:val="14181f"/>
          <w:rtl w:val="0"/>
        </w:rPr>
        <w:t xml:space="preserve">=&gt;</w:t>
      </w:r>
      <w:r w:rsidDel="00000000" w:rsidR="00000000" w:rsidRPr="00000000">
        <w:rPr>
          <w:color w:val="2b303b"/>
          <w:rtl w:val="0"/>
        </w:rPr>
        <w:t xml:space="preserve"> </w:t>
      </w:r>
      <w:r w:rsidDel="00000000" w:rsidR="00000000" w:rsidRPr="00000000">
        <w:rPr>
          <w:color w:val="0051c2"/>
          <w:rtl w:val="0"/>
        </w:rPr>
        <w:t xml:space="preserve">clearInterval</w:t>
      </w:r>
      <w:r w:rsidDel="00000000" w:rsidR="00000000" w:rsidRPr="00000000">
        <w:rPr>
          <w:color w:val="2b303b"/>
          <w:rtl w:val="0"/>
        </w:rPr>
        <w:t xml:space="preserve">(interval); }, [transactionId]); </w:t>
      </w:r>
      <w:r w:rsidDel="00000000" w:rsidR="00000000" w:rsidRPr="00000000">
        <w:rPr>
          <w:color w:val="6e7687"/>
          <w:rtl w:val="0"/>
        </w:rPr>
        <w:t xml:space="preserve">// Backend status check API</w:t>
      </w:r>
      <w:r w:rsidDel="00000000" w:rsidR="00000000" w:rsidRPr="00000000">
        <w:rPr>
          <w:color w:val="2b303b"/>
          <w:rtl w:val="0"/>
        </w:rPr>
        <w:t xml:space="preserve"> </w:t>
      </w:r>
      <w:r w:rsidDel="00000000" w:rsidR="00000000" w:rsidRPr="00000000">
        <w:rPr>
          <w:color w:val="008080"/>
          <w:rtl w:val="0"/>
        </w:rPr>
        <w:t xml:space="preserve">GET</w:t>
      </w:r>
      <w:r w:rsidDel="00000000" w:rsidR="00000000" w:rsidRPr="00000000">
        <w:rPr>
          <w:color w:val="14181f"/>
          <w:rtl w:val="0"/>
        </w:rPr>
        <w:t xml:space="preserve">/</w:t>
      </w:r>
      <w:r w:rsidDel="00000000" w:rsidR="00000000" w:rsidRPr="00000000">
        <w:rPr>
          <w:color w:val="2b303b"/>
          <w:rtl w:val="0"/>
        </w:rPr>
        <w:t xml:space="preserve">api</w:t>
      </w:r>
      <w:r w:rsidDel="00000000" w:rsidR="00000000" w:rsidRPr="00000000">
        <w:rPr>
          <w:color w:val="14181f"/>
          <w:rtl w:val="0"/>
        </w:rPr>
        <w:t xml:space="preserve">/</w:t>
      </w:r>
      <w:r w:rsidDel="00000000" w:rsidR="00000000" w:rsidRPr="00000000">
        <w:rPr>
          <w:color w:val="2b303b"/>
          <w:rtl w:val="0"/>
        </w:rPr>
        <w:t xml:space="preserve">admin</w:t>
      </w:r>
      <w:r w:rsidDel="00000000" w:rsidR="00000000" w:rsidRPr="00000000">
        <w:rPr>
          <w:color w:val="14181f"/>
          <w:rtl w:val="0"/>
        </w:rPr>
        <w:t xml:space="preserve">/</w:t>
      </w:r>
      <w:r w:rsidDel="00000000" w:rsidR="00000000" w:rsidRPr="00000000">
        <w:rPr>
          <w:color w:val="2b303b"/>
          <w:rtl w:val="0"/>
        </w:rPr>
        <w:t xml:space="preserve">kyc</w:t>
      </w:r>
      <w:r w:rsidDel="00000000" w:rsidR="00000000" w:rsidRPr="00000000">
        <w:rPr>
          <w:color w:val="14181f"/>
          <w:rtl w:val="0"/>
        </w:rPr>
        <w:t xml:space="preserve">/:</w:t>
      </w:r>
      <w:r w:rsidDel="00000000" w:rsidR="00000000" w:rsidRPr="00000000">
        <w:rPr>
          <w:color w:val="2b303b"/>
          <w:rtl w:val="0"/>
        </w:rPr>
        <w:t xml:space="preserve">leadId</w:t>
      </w:r>
      <w:r w:rsidDel="00000000" w:rsidR="00000000" w:rsidRPr="00000000">
        <w:rPr>
          <w:color w:val="14181f"/>
          <w:rtl w:val="0"/>
        </w:rPr>
        <w:t xml:space="preserve">/</w:t>
      </w:r>
      <w:r w:rsidDel="00000000" w:rsidR="00000000" w:rsidRPr="00000000">
        <w:rPr>
          <w:color w:val="2b303b"/>
          <w:rtl w:val="0"/>
        </w:rPr>
        <w:t xml:space="preserve">aadhaar</w:t>
      </w:r>
      <w:r w:rsidDel="00000000" w:rsidR="00000000" w:rsidRPr="00000000">
        <w:rPr>
          <w:color w:val="14181f"/>
          <w:rtl w:val="0"/>
        </w:rPr>
        <w:t xml:space="preserve">/</w:t>
      </w:r>
      <w:r w:rsidDel="00000000" w:rsidR="00000000" w:rsidRPr="00000000">
        <w:rPr>
          <w:color w:val="2b303b"/>
          <w:rtl w:val="0"/>
        </w:rPr>
        <w:t xml:space="preserve">digilocker</w:t>
      </w:r>
      <w:r w:rsidDel="00000000" w:rsidR="00000000" w:rsidRPr="00000000">
        <w:rPr>
          <w:color w:val="14181f"/>
          <w:rtl w:val="0"/>
        </w:rPr>
        <w:t xml:space="preserve">/</w:t>
      </w:r>
      <w:r w:rsidDel="00000000" w:rsidR="00000000" w:rsidRPr="00000000">
        <w:rPr>
          <w:color w:val="2b303b"/>
          <w:rtl w:val="0"/>
        </w:rPr>
        <w:t xml:space="preserve">status</w:t>
      </w:r>
      <w:r w:rsidDel="00000000" w:rsidR="00000000" w:rsidRPr="00000000">
        <w:rPr>
          <w:color w:val="14181f"/>
          <w:rtl w:val="0"/>
        </w:rPr>
        <w:t xml:space="preserve">/:</w:t>
      </w:r>
      <w:r w:rsidDel="00000000" w:rsidR="00000000" w:rsidRPr="00000000">
        <w:rPr>
          <w:color w:val="2b303b"/>
          <w:rtl w:val="0"/>
        </w:rPr>
        <w:t xml:space="preserve">transactionId </w:t>
      </w:r>
      <w:r w:rsidDel="00000000" w:rsidR="00000000" w:rsidRPr="00000000">
        <w:rPr>
          <w:color w:val="b80a18"/>
          <w:rtl w:val="0"/>
        </w:rPr>
        <w:t xml:space="preserve">Response</w:t>
      </w:r>
      <w:r w:rsidDel="00000000" w:rsidR="00000000" w:rsidRPr="00000000">
        <w:rPr>
          <w:color w:val="14181f"/>
          <w:rtl w:val="0"/>
        </w:rPr>
        <w:t xml:space="preserve">:</w:t>
      </w:r>
      <w:r w:rsidDel="00000000" w:rsidR="00000000" w:rsidRPr="00000000">
        <w:rPr>
          <w:color w:val="2b303b"/>
          <w:rtl w:val="0"/>
        </w:rPr>
        <w:t xml:space="preserve"> { </w:t>
      </w:r>
      <w:r w:rsidDel="00000000" w:rsidR="00000000" w:rsidRPr="00000000">
        <w:rPr>
          <w:color w:val="b80a18"/>
          <w:rtl w:val="0"/>
        </w:rPr>
        <w:t xml:space="preserve">transactionId</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"DIGI-IT-2026-123-1722012345678"</w:t>
      </w:r>
      <w:r w:rsidDel="00000000" w:rsidR="00000000" w:rsidRPr="00000000">
        <w:rPr>
          <w:color w:val="2b303b"/>
          <w:rtl w:val="0"/>
        </w:rPr>
        <w:t xml:space="preserve">, </w:t>
      </w:r>
      <w:r w:rsidDel="00000000" w:rsidR="00000000" w:rsidRPr="00000000">
        <w:rPr>
          <w:color w:val="b80a18"/>
          <w:rtl w:val="0"/>
        </w:rPr>
        <w:t xml:space="preserve">status</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"awaiting_customer"</w:t>
      </w:r>
      <w:r w:rsidDel="00000000" w:rsidR="00000000" w:rsidRPr="00000000">
        <w:rPr>
          <w:color w:val="2b303b"/>
          <w:rtl w:val="0"/>
        </w:rPr>
        <w:t xml:space="preserve">, </w:t>
      </w:r>
      <w:r w:rsidDel="00000000" w:rsidR="00000000" w:rsidRPr="00000000">
        <w:rPr>
          <w:color w:val="b80a18"/>
          <w:rtl w:val="0"/>
        </w:rPr>
        <w:t xml:space="preserve">linkOpened</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80"/>
          <w:rtl w:val="0"/>
        </w:rPr>
        <w:t xml:space="preserve">false</w:t>
      </w:r>
      <w:r w:rsidDel="00000000" w:rsidR="00000000" w:rsidRPr="00000000">
        <w:rPr>
          <w:color w:val="2b303b"/>
          <w:rtl w:val="0"/>
        </w:rPr>
        <w:t xml:space="preserve">, </w:t>
      </w:r>
      <w:r w:rsidDel="00000000" w:rsidR="00000000" w:rsidRPr="00000000">
        <w:rPr>
          <w:color w:val="b80a18"/>
          <w:rtl w:val="0"/>
        </w:rPr>
        <w:t xml:space="preserve">linkOpenedAt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null</w:t>
      </w:r>
      <w:r w:rsidDel="00000000" w:rsidR="00000000" w:rsidRPr="00000000">
        <w:rPr>
          <w:color w:val="2b303b"/>
          <w:rtl w:val="0"/>
        </w:rPr>
        <w:t xml:space="preserve">, </w:t>
      </w:r>
      <w:r w:rsidDel="00000000" w:rsidR="00000000" w:rsidRPr="00000000">
        <w:rPr>
          <w:color w:val="b80a18"/>
          <w:rtl w:val="0"/>
        </w:rPr>
        <w:t xml:space="preserve">digilockerLoginComplete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80"/>
          <w:rtl w:val="0"/>
        </w:rPr>
        <w:t xml:space="preserve">false</w:t>
      </w:r>
      <w:r w:rsidDel="00000000" w:rsidR="00000000" w:rsidRPr="00000000">
        <w:rPr>
          <w:color w:val="2b303b"/>
          <w:rtl w:val="0"/>
        </w:rPr>
        <w:t xml:space="preserve">,</w:t>
      </w:r>
      <w:r w:rsidDel="00000000" w:rsidR="00000000" w:rsidRPr="00000000">
        <w:rPr>
          <w:color w:val="b80a18"/>
          <w:rtl w:val="0"/>
        </w:rPr>
        <w:t xml:space="preserve">consentGiven</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80"/>
          <w:rtl w:val="0"/>
        </w:rPr>
        <w:t xml:space="preserve">false</w:t>
      </w:r>
      <w:r w:rsidDel="00000000" w:rsidR="00000000" w:rsidRPr="00000000">
        <w:rPr>
          <w:color w:val="2b303b"/>
          <w:rtl w:val="0"/>
        </w:rPr>
        <w:t xml:space="preserve">, </w:t>
      </w:r>
      <w:r w:rsidDel="00000000" w:rsidR="00000000" w:rsidRPr="00000000">
        <w:rPr>
          <w:color w:val="b80a18"/>
          <w:rtl w:val="0"/>
        </w:rPr>
        <w:t xml:space="preserve">documentFetched</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80"/>
          <w:rtl w:val="0"/>
        </w:rPr>
        <w:t xml:space="preserve">false</w:t>
      </w:r>
      <w:r w:rsidDel="00000000" w:rsidR="00000000" w:rsidRPr="00000000">
        <w:rPr>
          <w:color w:val="2b303b"/>
          <w:rtl w:val="0"/>
        </w:rPr>
        <w:t xml:space="preserve">, </w:t>
      </w:r>
      <w:r w:rsidDel="00000000" w:rsidR="00000000" w:rsidRPr="00000000">
        <w:rPr>
          <w:color w:val="b80a18"/>
          <w:rtl w:val="0"/>
        </w:rPr>
        <w:t xml:space="preserve">linkExpiresAt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"2026-07-26T23:30:00Z"</w:t>
      </w:r>
      <w:r w:rsidDel="00000000" w:rsidR="00000000" w:rsidRPr="00000000">
        <w:rPr>
          <w:color w:val="2b303b"/>
          <w:rtl w:val="0"/>
        </w:rPr>
        <w:t xml:space="preserve">, </w:t>
      </w:r>
      <w:r w:rsidDel="00000000" w:rsidR="00000000" w:rsidRPr="00000000">
        <w:rPr>
          <w:color w:val="b80a18"/>
          <w:rtl w:val="0"/>
        </w:rPr>
        <w:t xml:space="preserve">timeRemaining</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"12 hours 15 minutes"</w:t>
      </w:r>
      <w:r w:rsidDel="00000000" w:rsidR="00000000" w:rsidRPr="00000000">
        <w:rPr>
          <w:color w:val="2b303b"/>
          <w:rtl w:val="0"/>
        </w:rPr>
        <w:t xml:space="preserve"> }</w:t>
      </w:r>
    </w:p>
    <w:p w:rsidR="00000000" w:rsidDel="00000000" w:rsidP="00000000" w:rsidRDefault="00000000" w:rsidRPr="00000000" w14:paraId="0000097E">
      <w:pPr>
        <w:spacing w:after="240" w:before="240" w:line="240" w:lineRule="auto"/>
        <w:rPr>
          <w:b w:val="1"/>
          <w:bCs w:val="1"/>
          <w:color w:val="2b303b"/>
        </w:rPr>
      </w:pPr>
      <w:r w:rsidDel="00000000" w:rsidR="00000000" w:rsidRPr="00000000">
        <w:rPr>
          <w:b w:val="1"/>
          <w:bCs w:val="1"/>
          <w:color w:val="2b303b"/>
          <w:rtl w:val="0"/>
        </w:rPr>
        <w:t xml:space="preserve">AFTER CUSTOMER AUTHORIZES - DOCUMENT FETCHED</w:t>
      </w:r>
    </w:p>
    <w:p w:rsidR="00000000" w:rsidDel="00000000" w:rsidP="00000000" w:rsidRDefault="00000000" w:rsidRPr="00000000" w14:paraId="0000097F">
      <w:pPr>
        <w:spacing w:after="240" w:before="240" w:line="240" w:lineRule="auto"/>
        <w:rPr>
          <w:b w:val="1"/>
          <w:bCs w:val="1"/>
          <w:color w:val="2b303b"/>
        </w:rPr>
      </w:pPr>
      <w:r w:rsidDel="00000000" w:rsidR="00000000" w:rsidRPr="00000000">
        <w:rPr>
          <w:b w:val="1"/>
          <w:bCs w:val="1"/>
          <w:color w:val="2b303b"/>
          <w:rtl w:val="0"/>
        </w:rPr>
        <w:t xml:space="preserve">Backend Callback Handler:</w:t>
      </w:r>
    </w:p>
    <w:p w:rsidR="00000000" w:rsidDel="00000000" w:rsidP="00000000" w:rsidRDefault="00000000" w:rsidRPr="00000000" w14:paraId="00000980">
      <w:pPr>
        <w:spacing w:after="240" w:before="240" w:line="240" w:lineRule="auto"/>
        <w:rPr>
          <w:b w:val="1"/>
          <w:bCs w:val="1"/>
          <w:color w:val="6e7687"/>
        </w:rPr>
      </w:pPr>
      <w:r w:rsidDel="00000000" w:rsidR="00000000" w:rsidRPr="00000000">
        <w:rPr>
          <w:b w:val="1"/>
          <w:bCs w:val="1"/>
          <w:color w:val="008080"/>
          <w:rtl w:val="0"/>
        </w:rPr>
        <w:t xml:space="preserve">POST</w:t>
      </w:r>
      <w:r w:rsidDel="00000000" w:rsidR="00000000" w:rsidRPr="00000000">
        <w:rPr>
          <w:b w:val="1"/>
          <w:bCs w:val="1"/>
          <w:color w:val="2b303b"/>
          <w:rtl w:val="0"/>
        </w:rPr>
        <w:t xml:space="preserve"> </w:t>
      </w:r>
      <w:r w:rsidDel="00000000" w:rsidR="00000000" w:rsidRPr="00000000">
        <w:rPr>
          <w:b w:val="1"/>
          <w:bCs w:val="1"/>
          <w:color w:val="14181f"/>
          <w:rtl w:val="0"/>
        </w:rPr>
        <w:t xml:space="preserve">/</w:t>
      </w:r>
      <w:r w:rsidDel="00000000" w:rsidR="00000000" w:rsidRPr="00000000">
        <w:rPr>
          <w:b w:val="1"/>
          <w:bCs w:val="1"/>
          <w:color w:val="2b303b"/>
          <w:rtl w:val="0"/>
        </w:rPr>
        <w:t xml:space="preserve">api</w:t>
      </w:r>
      <w:r w:rsidDel="00000000" w:rsidR="00000000" w:rsidRPr="00000000">
        <w:rPr>
          <w:b w:val="1"/>
          <w:bCs w:val="1"/>
          <w:color w:val="14181f"/>
          <w:rtl w:val="0"/>
        </w:rPr>
        <w:t xml:space="preserve">/</w:t>
      </w:r>
      <w:r w:rsidDel="00000000" w:rsidR="00000000" w:rsidRPr="00000000">
        <w:rPr>
          <w:b w:val="1"/>
          <w:bCs w:val="1"/>
          <w:color w:val="2b303b"/>
          <w:rtl w:val="0"/>
        </w:rPr>
        <w:t xml:space="preserve">kyc</w:t>
      </w:r>
      <w:r w:rsidDel="00000000" w:rsidR="00000000" w:rsidRPr="00000000">
        <w:rPr>
          <w:b w:val="1"/>
          <w:bCs w:val="1"/>
          <w:color w:val="14181f"/>
          <w:rtl w:val="0"/>
        </w:rPr>
        <w:t xml:space="preserve">/</w:t>
      </w:r>
      <w:r w:rsidDel="00000000" w:rsidR="00000000" w:rsidRPr="00000000">
        <w:rPr>
          <w:b w:val="1"/>
          <w:bCs w:val="1"/>
          <w:color w:val="2b303b"/>
          <w:rtl w:val="0"/>
        </w:rPr>
        <w:t xml:space="preserve">digilocker</w:t>
      </w:r>
      <w:r w:rsidDel="00000000" w:rsidR="00000000" w:rsidRPr="00000000">
        <w:rPr>
          <w:b w:val="1"/>
          <w:bCs w:val="1"/>
          <w:color w:val="14181f"/>
          <w:rtl w:val="0"/>
        </w:rPr>
        <w:t xml:space="preserve">/</w:t>
      </w:r>
      <w:r w:rsidDel="00000000" w:rsidR="00000000" w:rsidRPr="00000000">
        <w:rPr>
          <w:b w:val="1"/>
          <w:bCs w:val="1"/>
          <w:color w:val="2b303b"/>
          <w:rtl w:val="0"/>
        </w:rPr>
        <w:t xml:space="preserve">callback</w:t>
      </w:r>
      <w:r w:rsidDel="00000000" w:rsidR="00000000" w:rsidRPr="00000000">
        <w:rPr>
          <w:b w:val="1"/>
          <w:bCs w:val="1"/>
          <w:color w:val="14181f"/>
          <w:rtl w:val="0"/>
        </w:rPr>
        <w:t xml:space="preserve">/:</w:t>
      </w:r>
      <w:r w:rsidDel="00000000" w:rsidR="00000000" w:rsidRPr="00000000">
        <w:rPr>
          <w:b w:val="1"/>
          <w:bCs w:val="1"/>
          <w:color w:val="2b303b"/>
          <w:rtl w:val="0"/>
        </w:rPr>
        <w:t xml:space="preserve">transactionId </w:t>
      </w:r>
      <w:r w:rsidDel="00000000" w:rsidR="00000000" w:rsidRPr="00000000">
        <w:rPr>
          <w:b w:val="1"/>
          <w:bCs w:val="1"/>
          <w:color w:val="6e7687"/>
          <w:rtl w:val="0"/>
        </w:rPr>
        <w:t xml:space="preserve">// This endpoint is called by Decentro after customer authorizes</w:t>
      </w:r>
    </w:p>
    <w:p w:rsidR="00000000" w:rsidDel="00000000" w:rsidP="00000000" w:rsidRDefault="00000000" w:rsidRPr="00000000" w14:paraId="00000981">
      <w:pPr>
        <w:spacing w:after="240" w:before="240" w:line="240" w:lineRule="auto"/>
        <w:rPr>
          <w:b w:val="1"/>
          <w:bCs w:val="1"/>
          <w:color w:val="2b303b"/>
        </w:rPr>
      </w:pPr>
      <w:r w:rsidDel="00000000" w:rsidR="00000000" w:rsidRPr="00000000">
        <w:rPr>
          <w:b w:val="1"/>
          <w:bCs w:val="1"/>
          <w:color w:val="b80a18"/>
          <w:rtl w:val="0"/>
        </w:rPr>
        <w:t xml:space="preserve">Processing</w:t>
      </w:r>
      <w:r w:rsidDel="00000000" w:rsidR="00000000" w:rsidRPr="00000000">
        <w:rPr>
          <w:b w:val="1"/>
          <w:bCs w:val="1"/>
          <w:color w:val="14181f"/>
          <w:rtl w:val="0"/>
        </w:rPr>
        <w:t xml:space="preserve">:</w:t>
      </w:r>
      <w:r w:rsidDel="00000000" w:rsidR="00000000" w:rsidRPr="00000000">
        <w:rPr>
          <w:b w:val="1"/>
          <w:bCs w:val="1"/>
          <w:color w:val="2b303b"/>
          <w:rtl w:val="0"/>
        </w:rPr>
        <w:t xml:space="preserve"> </w:t>
      </w:r>
    </w:p>
    <w:p w:rsidR="00000000" w:rsidDel="00000000" w:rsidP="00000000" w:rsidRDefault="00000000" w:rsidRPr="00000000" w14:paraId="00000982">
      <w:pPr>
        <w:spacing w:after="240" w:before="240" w:line="240" w:lineRule="auto"/>
        <w:rPr>
          <w:color w:val="2b303b"/>
        </w:rPr>
      </w:pPr>
      <w:r w:rsidDel="00000000" w:rsidR="00000000" w:rsidRPr="00000000">
        <w:rPr>
          <w:color w:val="008080"/>
          <w:rtl w:val="0"/>
        </w:rPr>
        <w:t xml:space="preserve">1.</w:t>
      </w:r>
      <w:r w:rsidDel="00000000" w:rsidR="00000000" w:rsidRPr="00000000">
        <w:rPr>
          <w:color w:val="2b303b"/>
          <w:rtl w:val="0"/>
        </w:rPr>
        <w:t xml:space="preserve"> </w:t>
      </w:r>
      <w:r w:rsidDel="00000000" w:rsidR="00000000" w:rsidRPr="00000000">
        <w:rPr>
          <w:color w:val="b34a00"/>
          <w:rtl w:val="0"/>
        </w:rPr>
        <w:t xml:space="preserve">Receive</w:t>
      </w:r>
      <w:r w:rsidDel="00000000" w:rsidR="00000000" w:rsidRPr="00000000">
        <w:rPr>
          <w:color w:val="2b303b"/>
          <w:rtl w:val="0"/>
        </w:rPr>
        <w:t xml:space="preserve"> callback </w:t>
      </w:r>
      <w:r w:rsidDel="00000000" w:rsidR="00000000" w:rsidRPr="00000000">
        <w:rPr>
          <w:color w:val="8100c2"/>
          <w:rtl w:val="0"/>
        </w:rPr>
        <w:t xml:space="preserve">from</w:t>
      </w:r>
      <w:r w:rsidDel="00000000" w:rsidR="00000000" w:rsidRPr="00000000">
        <w:rPr>
          <w:color w:val="2b303b"/>
          <w:rtl w:val="0"/>
        </w:rPr>
        <w:t xml:space="preserve"> </w:t>
      </w:r>
      <w:r w:rsidDel="00000000" w:rsidR="00000000" w:rsidRPr="00000000">
        <w:rPr>
          <w:color w:val="b80a18"/>
          <w:rtl w:val="0"/>
        </w:rPr>
        <w:t xml:space="preserve">Decentro</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const</w:t>
      </w:r>
      <w:r w:rsidDel="00000000" w:rsidR="00000000" w:rsidRPr="00000000">
        <w:rPr>
          <w:color w:val="2b303b"/>
          <w:rtl w:val="0"/>
        </w:rPr>
        <w:t xml:space="preserve"> callbackData </w:t>
      </w:r>
      <w:r w:rsidDel="00000000" w:rsidR="00000000" w:rsidRPr="00000000">
        <w:rPr>
          <w:color w:val="14181f"/>
          <w:rtl w:val="0"/>
        </w:rPr>
        <w:t xml:space="preserve">=</w:t>
      </w:r>
      <w:r w:rsidDel="00000000" w:rsidR="00000000" w:rsidRPr="00000000">
        <w:rPr>
          <w:color w:val="2b303b"/>
          <w:rtl w:val="0"/>
        </w:rPr>
        <w:t xml:space="preserve"> req.body; </w:t>
      </w:r>
      <w:r w:rsidDel="00000000" w:rsidR="00000000" w:rsidRPr="00000000">
        <w:rPr>
          <w:color w:val="6e7687"/>
          <w:rtl w:val="0"/>
        </w:rPr>
        <w:t xml:space="preserve">// Callback data structure:</w:t>
      </w:r>
      <w:r w:rsidDel="00000000" w:rsidR="00000000" w:rsidRPr="00000000">
        <w:rPr>
          <w:color w:val="2b303b"/>
          <w:rtl w:val="0"/>
        </w:rPr>
        <w:t xml:space="preserve"> { </w:t>
      </w:r>
      <w:r w:rsidDel="00000000" w:rsidR="00000000" w:rsidRPr="00000000">
        <w:rPr>
          <w:color w:val="b80a18"/>
          <w:rtl w:val="0"/>
        </w:rPr>
        <w:t xml:space="preserve">reference_id</w:t>
      </w:r>
      <w:r w:rsidDel="00000000" w:rsidR="00000000" w:rsidRPr="00000000">
        <w:rPr>
          <w:color w:val="14181f"/>
          <w:rtl w:val="0"/>
        </w:rPr>
        <w:t xml:space="preserve">:</w:t>
      </w:r>
      <w:r w:rsidDel="00000000" w:rsidR="00000000" w:rsidRPr="00000000">
        <w:rPr>
          <w:color w:val="008000"/>
          <w:rtl w:val="0"/>
        </w:rPr>
        <w:t xml:space="preserve">"DIGI-IT-2026-123-1722012345678"</w:t>
      </w:r>
      <w:r w:rsidDel="00000000" w:rsidR="00000000" w:rsidRPr="00000000">
        <w:rPr>
          <w:color w:val="2b303b"/>
          <w:rtl w:val="0"/>
        </w:rPr>
        <w:t xml:space="preserve">, </w:t>
      </w:r>
      <w:r w:rsidDel="00000000" w:rsidR="00000000" w:rsidRPr="00000000">
        <w:rPr>
          <w:color w:val="b80a18"/>
          <w:rtl w:val="0"/>
        </w:rPr>
        <w:t xml:space="preserve">session_id</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"SESSION-ABC123XYZ"</w:t>
      </w:r>
      <w:r w:rsidDel="00000000" w:rsidR="00000000" w:rsidRPr="00000000">
        <w:rPr>
          <w:color w:val="2b303b"/>
          <w:rtl w:val="0"/>
        </w:rPr>
        <w:t xml:space="preserve">, </w:t>
      </w:r>
      <w:r w:rsidDel="00000000" w:rsidR="00000000" w:rsidRPr="00000000">
        <w:rPr>
          <w:color w:val="b80a18"/>
          <w:rtl w:val="0"/>
        </w:rPr>
        <w:t xml:space="preserve">status</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"success"</w:t>
      </w:r>
      <w:r w:rsidDel="00000000" w:rsidR="00000000" w:rsidRPr="00000000">
        <w:rPr>
          <w:color w:val="2b303b"/>
          <w:rtl w:val="0"/>
        </w:rPr>
        <w:t xml:space="preserve">, </w:t>
      </w:r>
      <w:r w:rsidDel="00000000" w:rsidR="00000000" w:rsidRPr="00000000">
        <w:rPr>
          <w:color w:val="b80a18"/>
          <w:rtl w:val="0"/>
        </w:rPr>
        <w:t xml:space="preserve">documents</w:t>
      </w:r>
      <w:r w:rsidDel="00000000" w:rsidR="00000000" w:rsidRPr="00000000">
        <w:rPr>
          <w:color w:val="14181f"/>
          <w:rtl w:val="0"/>
        </w:rPr>
        <w:t xml:space="preserve">:</w:t>
      </w:r>
      <w:r w:rsidDel="00000000" w:rsidR="00000000" w:rsidRPr="00000000">
        <w:rPr>
          <w:color w:val="2b303b"/>
          <w:rtl w:val="0"/>
        </w:rPr>
        <w:t xml:space="preserve"> [ { </w:t>
      </w:r>
      <w:r w:rsidDel="00000000" w:rsidR="00000000" w:rsidRPr="00000000">
        <w:rPr>
          <w:color w:val="b80a18"/>
          <w:rtl w:val="0"/>
        </w:rPr>
        <w:t xml:space="preserve">type</w:t>
      </w:r>
      <w:r w:rsidDel="00000000" w:rsidR="00000000" w:rsidRPr="00000000">
        <w:rPr>
          <w:color w:val="14181f"/>
          <w:rtl w:val="0"/>
        </w:rPr>
        <w:t xml:space="preserve">:</w:t>
      </w:r>
      <w:r w:rsidDel="00000000" w:rsidR="00000000" w:rsidRPr="00000000">
        <w:rPr>
          <w:color w:val="008000"/>
          <w:rtl w:val="0"/>
        </w:rPr>
        <w:t xml:space="preserve">"aadhaar"</w:t>
      </w:r>
      <w:r w:rsidDel="00000000" w:rsidR="00000000" w:rsidRPr="00000000">
        <w:rPr>
          <w:color w:val="2b303b"/>
          <w:rtl w:val="0"/>
        </w:rPr>
        <w:t xml:space="preserve">, </w:t>
      </w:r>
      <w:r w:rsidDel="00000000" w:rsidR="00000000" w:rsidRPr="00000000">
        <w:rPr>
          <w:color w:val="b80a18"/>
          <w:rtl w:val="0"/>
        </w:rPr>
        <w:t xml:space="preserve">format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"xml"</w:t>
      </w:r>
      <w:r w:rsidDel="00000000" w:rsidR="00000000" w:rsidRPr="00000000">
        <w:rPr>
          <w:color w:val="2b303b"/>
          <w:rtl w:val="0"/>
        </w:rPr>
        <w:t xml:space="preserve">, </w:t>
      </w:r>
      <w:r w:rsidDel="00000000" w:rsidR="00000000" w:rsidRPr="00000000">
        <w:rPr>
          <w:color w:val="b80a18"/>
          <w:rtl w:val="0"/>
        </w:rPr>
        <w:t xml:space="preserve">data</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"&lt;base64-encoded-xml&gt;"</w:t>
      </w:r>
      <w:r w:rsidDel="00000000" w:rsidR="00000000" w:rsidRPr="00000000">
        <w:rPr>
          <w:color w:val="2b303b"/>
          <w:rtl w:val="0"/>
        </w:rPr>
        <w:t xml:space="preserve">, </w:t>
      </w:r>
      <w:r w:rsidDel="00000000" w:rsidR="00000000" w:rsidRPr="00000000">
        <w:rPr>
          <w:color w:val="b80a18"/>
          <w:rtl w:val="0"/>
        </w:rPr>
        <w:t xml:space="preserve">fetched_at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"2026-07-26T11:45:00Z"</w:t>
      </w:r>
      <w:r w:rsidDel="00000000" w:rsidR="00000000" w:rsidRPr="00000000">
        <w:rPr>
          <w:color w:val="2b303b"/>
          <w:rtl w:val="0"/>
        </w:rPr>
        <w:t xml:space="preserve"> } ], </w:t>
      </w:r>
      <w:r w:rsidDel="00000000" w:rsidR="00000000" w:rsidRPr="00000000">
        <w:rPr>
          <w:color w:val="b80a18"/>
          <w:rtl w:val="0"/>
        </w:rPr>
        <w:t xml:space="preserve">consent_given_at</w:t>
      </w:r>
      <w:r w:rsidDel="00000000" w:rsidR="00000000" w:rsidRPr="00000000">
        <w:rPr>
          <w:color w:val="14181f"/>
          <w:rtl w:val="0"/>
        </w:rPr>
        <w:t xml:space="preserve">:</w:t>
      </w:r>
      <w:r w:rsidDel="00000000" w:rsidR="00000000" w:rsidRPr="00000000">
        <w:rPr>
          <w:color w:val="008000"/>
          <w:rtl w:val="0"/>
        </w:rPr>
        <w:t xml:space="preserve">"2026-07-26T11:45:00Z"</w:t>
      </w:r>
      <w:r w:rsidDel="00000000" w:rsidR="00000000" w:rsidRPr="00000000">
        <w:rPr>
          <w:color w:val="2b303b"/>
          <w:rtl w:val="0"/>
        </w:rPr>
        <w:t xml:space="preserve">, </w:t>
      </w:r>
      <w:r w:rsidDel="00000000" w:rsidR="00000000" w:rsidRPr="00000000">
        <w:rPr>
          <w:color w:val="b80a18"/>
          <w:rtl w:val="0"/>
        </w:rPr>
        <w:t xml:space="preserve">decentroTxnId</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"DCTR1234567890"</w:t>
      </w:r>
      <w:r w:rsidDel="00000000" w:rsidR="00000000" w:rsidRPr="00000000">
        <w:rPr>
          <w:color w:val="2b303b"/>
          <w:rtl w:val="0"/>
        </w:rPr>
        <w:t xml:space="preserve"> } </w:t>
      </w:r>
    </w:p>
    <w:p w:rsidR="00000000" w:rsidDel="00000000" w:rsidP="00000000" w:rsidRDefault="00000000" w:rsidRPr="00000000" w14:paraId="00000983">
      <w:pPr>
        <w:spacing w:after="240" w:before="240" w:line="240" w:lineRule="auto"/>
        <w:rPr>
          <w:color w:val="2b303b"/>
        </w:rPr>
      </w:pPr>
      <w:r w:rsidDel="00000000" w:rsidR="00000000" w:rsidRPr="00000000">
        <w:rPr>
          <w:color w:val="008080"/>
          <w:rtl w:val="0"/>
        </w:rPr>
        <w:t xml:space="preserve">2.</w:t>
      </w:r>
      <w:r w:rsidDel="00000000" w:rsidR="00000000" w:rsidRPr="00000000">
        <w:rPr>
          <w:color w:val="2b303b"/>
          <w:rtl w:val="0"/>
        </w:rPr>
        <w:t xml:space="preserve"> </w:t>
      </w:r>
      <w:r w:rsidDel="00000000" w:rsidR="00000000" w:rsidRPr="00000000">
        <w:rPr>
          <w:color w:val="b34a00"/>
          <w:rtl w:val="0"/>
        </w:rPr>
        <w:t xml:space="preserve">Update</w:t>
      </w:r>
      <w:r w:rsidDel="00000000" w:rsidR="00000000" w:rsidRPr="00000000">
        <w:rPr>
          <w:color w:val="2b303b"/>
          <w:rtl w:val="0"/>
        </w:rPr>
        <w:t xml:space="preserve"> transaction status</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await</w:t>
      </w:r>
      <w:r w:rsidDel="00000000" w:rsidR="00000000" w:rsidRPr="00000000">
        <w:rPr>
          <w:color w:val="2b303b"/>
          <w:rtl w:val="0"/>
        </w:rPr>
        <w:t xml:space="preserve">db.digilocker_transactions.</w:t>
      </w:r>
      <w:r w:rsidDel="00000000" w:rsidR="00000000" w:rsidRPr="00000000">
        <w:rPr>
          <w:color w:val="0051c2"/>
          <w:rtl w:val="0"/>
        </w:rPr>
        <w:t xml:space="preserve">update</w:t>
      </w:r>
      <w:r w:rsidDel="00000000" w:rsidR="00000000" w:rsidRPr="00000000">
        <w:rPr>
          <w:color w:val="2b303b"/>
          <w:rtl w:val="0"/>
        </w:rPr>
        <w:t xml:space="preserve">({ </w:t>
      </w:r>
      <w:r w:rsidDel="00000000" w:rsidR="00000000" w:rsidRPr="00000000">
        <w:rPr>
          <w:color w:val="b80a18"/>
          <w:rtl w:val="0"/>
        </w:rPr>
        <w:t xml:space="preserve">status</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'document_fetched'</w:t>
      </w:r>
      <w:r w:rsidDel="00000000" w:rsidR="00000000" w:rsidRPr="00000000">
        <w:rPr>
          <w:color w:val="2b303b"/>
          <w:rtl w:val="0"/>
        </w:rPr>
        <w:t xml:space="preserve">, </w:t>
      </w:r>
      <w:r w:rsidDel="00000000" w:rsidR="00000000" w:rsidRPr="00000000">
        <w:rPr>
          <w:color w:val="b80a18"/>
          <w:rtl w:val="0"/>
        </w:rPr>
        <w:t xml:space="preserve">consent_given_at</w:t>
      </w:r>
      <w:r w:rsidDel="00000000" w:rsidR="00000000" w:rsidRPr="00000000">
        <w:rPr>
          <w:color w:val="14181f"/>
          <w:rtl w:val="0"/>
        </w:rPr>
        <w:t xml:space="preserve">:</w:t>
      </w:r>
      <w:r w:rsidDel="00000000" w:rsidR="00000000" w:rsidRPr="00000000">
        <w:rPr>
          <w:color w:val="2b303b"/>
          <w:rtl w:val="0"/>
        </w:rPr>
        <w:t xml:space="preserve"> callbackData.consent_given_at,</w:t>
      </w:r>
      <w:r w:rsidDel="00000000" w:rsidR="00000000" w:rsidRPr="00000000">
        <w:rPr>
          <w:color w:val="b80a18"/>
          <w:rtl w:val="0"/>
        </w:rPr>
        <w:t xml:space="preserve">document_fetched_at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80"/>
          <w:rtl w:val="0"/>
        </w:rPr>
        <w:t xml:space="preserve">NOW</w:t>
      </w:r>
      <w:r w:rsidDel="00000000" w:rsidR="00000000" w:rsidRPr="00000000">
        <w:rPr>
          <w:color w:val="2b303b"/>
          <w:rtl w:val="0"/>
        </w:rPr>
        <w:t xml:space="preserve">, </w:t>
      </w:r>
      <w:r w:rsidDel="00000000" w:rsidR="00000000" w:rsidRPr="00000000">
        <w:rPr>
          <w:color w:val="b80a18"/>
          <w:rtl w:val="0"/>
        </w:rPr>
        <w:t xml:space="preserve">decentro_txn_id</w:t>
      </w:r>
      <w:r w:rsidDel="00000000" w:rsidR="00000000" w:rsidRPr="00000000">
        <w:rPr>
          <w:color w:val="14181f"/>
          <w:rtl w:val="0"/>
        </w:rPr>
        <w:t xml:space="preserve">:</w:t>
      </w:r>
      <w:r w:rsidDel="00000000" w:rsidR="00000000" w:rsidRPr="00000000">
        <w:rPr>
          <w:color w:val="2b303b"/>
          <w:rtl w:val="0"/>
        </w:rPr>
        <w:t xml:space="preserve"> callbackData.decentroTxnId }, { </w:t>
      </w:r>
      <w:r w:rsidDel="00000000" w:rsidR="00000000" w:rsidRPr="00000000">
        <w:rPr>
          <w:color w:val="b80a18"/>
          <w:rtl w:val="0"/>
        </w:rPr>
        <w:t xml:space="preserve">where</w:t>
      </w:r>
      <w:r w:rsidDel="00000000" w:rsidR="00000000" w:rsidRPr="00000000">
        <w:rPr>
          <w:color w:val="14181f"/>
          <w:rtl w:val="0"/>
        </w:rPr>
        <w:t xml:space="preserve">:</w:t>
      </w:r>
      <w:r w:rsidDel="00000000" w:rsidR="00000000" w:rsidRPr="00000000">
        <w:rPr>
          <w:color w:val="2b303b"/>
          <w:rtl w:val="0"/>
        </w:rPr>
        <w:t xml:space="preserve"> { </w:t>
      </w:r>
      <w:r w:rsidDel="00000000" w:rsidR="00000000" w:rsidRPr="00000000">
        <w:rPr>
          <w:color w:val="b80a18"/>
          <w:rtl w:val="0"/>
        </w:rPr>
        <w:t xml:space="preserve">transaction_id</w:t>
      </w:r>
      <w:r w:rsidDel="00000000" w:rsidR="00000000" w:rsidRPr="00000000">
        <w:rPr>
          <w:color w:val="14181f"/>
          <w:rtl w:val="0"/>
        </w:rPr>
        <w:t xml:space="preserve">:</w:t>
      </w:r>
      <w:r w:rsidDel="00000000" w:rsidR="00000000" w:rsidRPr="00000000">
        <w:rPr>
          <w:color w:val="2b303b"/>
          <w:rtl w:val="0"/>
        </w:rPr>
        <w:t xml:space="preserve"> transactionId }}); </w:t>
      </w:r>
    </w:p>
    <w:p w:rsidR="00000000" w:rsidDel="00000000" w:rsidP="00000000" w:rsidRDefault="00000000" w:rsidRPr="00000000" w14:paraId="00000984">
      <w:pPr>
        <w:spacing w:after="240" w:before="240" w:line="240" w:lineRule="auto"/>
        <w:rPr>
          <w:color w:val="2b303b"/>
        </w:rPr>
      </w:pPr>
      <w:r w:rsidDel="00000000" w:rsidR="00000000" w:rsidRPr="00000000">
        <w:rPr>
          <w:color w:val="008080"/>
          <w:rtl w:val="0"/>
        </w:rPr>
        <w:t xml:space="preserve">3.</w:t>
      </w:r>
      <w:r w:rsidDel="00000000" w:rsidR="00000000" w:rsidRPr="00000000">
        <w:rPr>
          <w:color w:val="2b303b"/>
          <w:rtl w:val="0"/>
        </w:rPr>
        <w:t xml:space="preserve"> </w:t>
      </w:r>
      <w:r w:rsidDel="00000000" w:rsidR="00000000" w:rsidRPr="00000000">
        <w:rPr>
          <w:color w:val="b34a00"/>
          <w:rtl w:val="0"/>
        </w:rPr>
        <w:t xml:space="preserve">Parse</w:t>
      </w:r>
      <w:r w:rsidDel="00000000" w:rsidR="00000000" w:rsidRPr="00000000">
        <w:rPr>
          <w:color w:val="2b303b"/>
          <w:rtl w:val="0"/>
        </w:rPr>
        <w:t xml:space="preserve"> </w:t>
      </w:r>
      <w:r w:rsidDel="00000000" w:rsidR="00000000" w:rsidRPr="00000000">
        <w:rPr>
          <w:color w:val="b34a00"/>
          <w:rtl w:val="0"/>
        </w:rPr>
        <w:t xml:space="preserve">Aadhaar</w:t>
      </w:r>
      <w:r w:rsidDel="00000000" w:rsidR="00000000" w:rsidRPr="00000000">
        <w:rPr>
          <w:color w:val="2b303b"/>
          <w:rtl w:val="0"/>
        </w:rPr>
        <w:t xml:space="preserve"> </w:t>
      </w:r>
      <w:r w:rsidDel="00000000" w:rsidR="00000000" w:rsidRPr="00000000">
        <w:rPr>
          <w:color w:val="008080"/>
          <w:rtl w:val="0"/>
        </w:rPr>
        <w:t xml:space="preserve">XML</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const</w:t>
      </w:r>
      <w:r w:rsidDel="00000000" w:rsidR="00000000" w:rsidRPr="00000000">
        <w:rPr>
          <w:color w:val="2b303b"/>
          <w:rtl w:val="0"/>
        </w:rPr>
        <w:t xml:space="preserve"> aadhaarXmlBase64 </w:t>
      </w:r>
      <w:r w:rsidDel="00000000" w:rsidR="00000000" w:rsidRPr="00000000">
        <w:rPr>
          <w:color w:val="14181f"/>
          <w:rtl w:val="0"/>
        </w:rPr>
        <w:t xml:space="preserve">=</w:t>
      </w:r>
      <w:r w:rsidDel="00000000" w:rsidR="00000000" w:rsidRPr="00000000">
        <w:rPr>
          <w:color w:val="2b303b"/>
          <w:rtl w:val="0"/>
        </w:rPr>
        <w:t xml:space="preserve"> callbackData.documents[</w:t>
      </w:r>
      <w:r w:rsidDel="00000000" w:rsidR="00000000" w:rsidRPr="00000000">
        <w:rPr>
          <w:color w:val="008080"/>
          <w:rtl w:val="0"/>
        </w:rPr>
        <w:t xml:space="preserve">0</w:t>
      </w:r>
      <w:r w:rsidDel="00000000" w:rsidR="00000000" w:rsidRPr="00000000">
        <w:rPr>
          <w:color w:val="2b303b"/>
          <w:rtl w:val="0"/>
        </w:rPr>
        <w:t xml:space="preserve">].data; </w:t>
      </w:r>
      <w:r w:rsidDel="00000000" w:rsidR="00000000" w:rsidRPr="00000000">
        <w:rPr>
          <w:color w:val="8100c2"/>
          <w:rtl w:val="0"/>
        </w:rPr>
        <w:t xml:space="preserve">const</w:t>
      </w:r>
      <w:r w:rsidDel="00000000" w:rsidR="00000000" w:rsidRPr="00000000">
        <w:rPr>
          <w:color w:val="2b303b"/>
          <w:rtl w:val="0"/>
        </w:rPr>
        <w:t xml:space="preserve"> aadhaarXmlDecoded </w:t>
      </w:r>
      <w:r w:rsidDel="00000000" w:rsidR="00000000" w:rsidRPr="00000000">
        <w:rPr>
          <w:color w:val="14181f"/>
          <w:rtl w:val="0"/>
        </w:rPr>
        <w:t xml:space="preserve">=</w:t>
      </w:r>
      <w:r w:rsidDel="00000000" w:rsidR="00000000" w:rsidRPr="00000000">
        <w:rPr>
          <w:color w:val="b34a00"/>
          <w:rtl w:val="0"/>
        </w:rPr>
        <w:t xml:space="preserve">Buffer</w:t>
      </w:r>
      <w:r w:rsidDel="00000000" w:rsidR="00000000" w:rsidRPr="00000000">
        <w:rPr>
          <w:color w:val="2b303b"/>
          <w:rtl w:val="0"/>
        </w:rPr>
        <w:t xml:space="preserve">.</w:t>
      </w:r>
      <w:r w:rsidDel="00000000" w:rsidR="00000000" w:rsidRPr="00000000">
        <w:rPr>
          <w:color w:val="8100c2"/>
          <w:rtl w:val="0"/>
        </w:rPr>
        <w:t xml:space="preserve">from</w:t>
      </w:r>
      <w:r w:rsidDel="00000000" w:rsidR="00000000" w:rsidRPr="00000000">
        <w:rPr>
          <w:color w:val="2b303b"/>
          <w:rtl w:val="0"/>
        </w:rPr>
        <w:t xml:space="preserve">(aadhaarXmlBase64, </w:t>
      </w:r>
      <w:r w:rsidDel="00000000" w:rsidR="00000000" w:rsidRPr="00000000">
        <w:rPr>
          <w:color w:val="008000"/>
          <w:rtl w:val="0"/>
        </w:rPr>
        <w:t xml:space="preserve">'base64'</w:t>
      </w:r>
      <w:r w:rsidDel="00000000" w:rsidR="00000000" w:rsidRPr="00000000">
        <w:rPr>
          <w:color w:val="2b303b"/>
          <w:rtl w:val="0"/>
        </w:rPr>
        <w:t xml:space="preserve">).</w:t>
      </w:r>
      <w:r w:rsidDel="00000000" w:rsidR="00000000" w:rsidRPr="00000000">
        <w:rPr>
          <w:color w:val="0051c2"/>
          <w:rtl w:val="0"/>
        </w:rPr>
        <w:t xml:space="preserve">toString</w:t>
      </w:r>
      <w:r w:rsidDel="00000000" w:rsidR="00000000" w:rsidRPr="00000000">
        <w:rPr>
          <w:color w:val="2b303b"/>
          <w:rtl w:val="0"/>
        </w:rPr>
        <w:t xml:space="preserve">(</w:t>
      </w:r>
      <w:r w:rsidDel="00000000" w:rsidR="00000000" w:rsidRPr="00000000">
        <w:rPr>
          <w:color w:val="008000"/>
          <w:rtl w:val="0"/>
        </w:rPr>
        <w:t xml:space="preserve">'utf-8'</w:t>
      </w:r>
      <w:r w:rsidDel="00000000" w:rsidR="00000000" w:rsidRPr="00000000">
        <w:rPr>
          <w:color w:val="2b303b"/>
          <w:rtl w:val="0"/>
        </w:rPr>
        <w:t xml:space="preserve">); </w:t>
      </w:r>
      <w:r w:rsidDel="00000000" w:rsidR="00000000" w:rsidRPr="00000000">
        <w:rPr>
          <w:color w:val="8100c2"/>
          <w:rtl w:val="0"/>
        </w:rPr>
        <w:t xml:space="preserve">const</w:t>
      </w:r>
      <w:r w:rsidDel="00000000" w:rsidR="00000000" w:rsidRPr="00000000">
        <w:rPr>
          <w:color w:val="2b303b"/>
          <w:rtl w:val="0"/>
        </w:rPr>
        <w:t xml:space="preserve"> aadhaarData </w:t>
      </w:r>
      <w:r w:rsidDel="00000000" w:rsidR="00000000" w:rsidRPr="00000000">
        <w:rPr>
          <w:color w:val="14181f"/>
          <w:rtl w:val="0"/>
        </w:rPr>
        <w:t xml:space="preserve">=</w:t>
      </w:r>
      <w:r w:rsidDel="00000000" w:rsidR="00000000" w:rsidRPr="00000000">
        <w:rPr>
          <w:color w:val="0051c2"/>
          <w:rtl w:val="0"/>
        </w:rPr>
        <w:t xml:space="preserve">parseAadhaarXML</w:t>
      </w:r>
      <w:r w:rsidDel="00000000" w:rsidR="00000000" w:rsidRPr="00000000">
        <w:rPr>
          <w:color w:val="2b303b"/>
          <w:rtl w:val="0"/>
        </w:rPr>
        <w:t xml:space="preserve">(aadhaarXmlDecoded); </w:t>
      </w:r>
      <w:r w:rsidDel="00000000" w:rsidR="00000000" w:rsidRPr="00000000">
        <w:rPr>
          <w:color w:val="6e7687"/>
          <w:rtl w:val="0"/>
        </w:rPr>
        <w:t xml:space="preserve">// Parsed data structure:</w:t>
      </w:r>
      <w:r w:rsidDel="00000000" w:rsidR="00000000" w:rsidRPr="00000000">
        <w:rPr>
          <w:color w:val="2b303b"/>
          <w:rtl w:val="0"/>
        </w:rPr>
        <w:t xml:space="preserve"> { </w:t>
      </w:r>
      <w:r w:rsidDel="00000000" w:rsidR="00000000" w:rsidRPr="00000000">
        <w:rPr>
          <w:color w:val="b80a18"/>
          <w:rtl w:val="0"/>
        </w:rPr>
        <w:t xml:space="preserve">uid</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"123456789012"</w:t>
      </w:r>
      <w:r w:rsidDel="00000000" w:rsidR="00000000" w:rsidRPr="00000000">
        <w:rPr>
          <w:color w:val="2b303b"/>
          <w:rtl w:val="0"/>
        </w:rPr>
        <w:t xml:space="preserve">, </w:t>
      </w:r>
      <w:r w:rsidDel="00000000" w:rsidR="00000000" w:rsidRPr="00000000">
        <w:rPr>
          <w:color w:val="6e7687"/>
          <w:rtl w:val="0"/>
        </w:rPr>
        <w:t xml:space="preserve">// Full Aadhaar number</w:t>
      </w:r>
      <w:r w:rsidDel="00000000" w:rsidR="00000000" w:rsidRPr="00000000">
        <w:rPr>
          <w:color w:val="2b303b"/>
          <w:rtl w:val="0"/>
        </w:rPr>
        <w:t xml:space="preserve"> </w:t>
      </w:r>
      <w:r w:rsidDel="00000000" w:rsidR="00000000" w:rsidRPr="00000000">
        <w:rPr>
          <w:color w:val="b80a18"/>
          <w:rtl w:val="0"/>
        </w:rPr>
        <w:t xml:space="preserve">name</w:t>
      </w:r>
      <w:r w:rsidDel="00000000" w:rsidR="00000000" w:rsidRPr="00000000">
        <w:rPr>
          <w:color w:val="14181f"/>
          <w:rtl w:val="0"/>
        </w:rPr>
        <w:t xml:space="preserve">:</w:t>
      </w:r>
      <w:r w:rsidDel="00000000" w:rsidR="00000000" w:rsidRPr="00000000">
        <w:rPr>
          <w:color w:val="008000"/>
          <w:rtl w:val="0"/>
        </w:rPr>
        <w:t xml:space="preserve">"Vijay Sharma"</w:t>
      </w:r>
      <w:r w:rsidDel="00000000" w:rsidR="00000000" w:rsidRPr="00000000">
        <w:rPr>
          <w:color w:val="2b303b"/>
          <w:rtl w:val="0"/>
        </w:rPr>
        <w:t xml:space="preserve">, </w:t>
      </w:r>
      <w:r w:rsidDel="00000000" w:rsidR="00000000" w:rsidRPr="00000000">
        <w:rPr>
          <w:color w:val="b80a18"/>
          <w:rtl w:val="0"/>
        </w:rPr>
        <w:t xml:space="preserve">gender</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"M"</w:t>
      </w:r>
      <w:r w:rsidDel="00000000" w:rsidR="00000000" w:rsidRPr="00000000">
        <w:rPr>
          <w:color w:val="2b303b"/>
          <w:rtl w:val="0"/>
        </w:rPr>
        <w:t xml:space="preserve">, </w:t>
      </w:r>
      <w:r w:rsidDel="00000000" w:rsidR="00000000" w:rsidRPr="00000000">
        <w:rPr>
          <w:color w:val="b80a18"/>
          <w:rtl w:val="0"/>
        </w:rPr>
        <w:t xml:space="preserve">dob</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"15-01-1985"</w:t>
      </w:r>
      <w:r w:rsidDel="00000000" w:rsidR="00000000" w:rsidRPr="00000000">
        <w:rPr>
          <w:color w:val="2b303b"/>
          <w:rtl w:val="0"/>
        </w:rPr>
        <w:t xml:space="preserve">, </w:t>
      </w:r>
      <w:r w:rsidDel="00000000" w:rsidR="00000000" w:rsidRPr="00000000">
        <w:rPr>
          <w:color w:val="b80a18"/>
          <w:rtl w:val="0"/>
        </w:rPr>
        <w:t xml:space="preserve">careof</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"S/O Ramesh Sharma"</w:t>
      </w:r>
      <w:r w:rsidDel="00000000" w:rsidR="00000000" w:rsidRPr="00000000">
        <w:rPr>
          <w:color w:val="2b303b"/>
          <w:rtl w:val="0"/>
        </w:rPr>
        <w:t xml:space="preserve">, </w:t>
      </w:r>
      <w:r w:rsidDel="00000000" w:rsidR="00000000" w:rsidRPr="00000000">
        <w:rPr>
          <w:color w:val="b80a18"/>
          <w:rtl w:val="0"/>
        </w:rPr>
        <w:t xml:space="preserve">house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"123"</w:t>
      </w:r>
      <w:r w:rsidDel="00000000" w:rsidR="00000000" w:rsidRPr="00000000">
        <w:rPr>
          <w:color w:val="2b303b"/>
          <w:rtl w:val="0"/>
        </w:rPr>
        <w:t xml:space="preserve">, </w:t>
      </w:r>
      <w:r w:rsidDel="00000000" w:rsidR="00000000" w:rsidRPr="00000000">
        <w:rPr>
          <w:color w:val="b80a18"/>
          <w:rtl w:val="0"/>
        </w:rPr>
        <w:t xml:space="preserve">street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"Main Street"</w:t>
      </w:r>
      <w:r w:rsidDel="00000000" w:rsidR="00000000" w:rsidRPr="00000000">
        <w:rPr>
          <w:color w:val="2b303b"/>
          <w:rtl w:val="0"/>
        </w:rPr>
        <w:t xml:space="preserve">,</w:t>
      </w:r>
      <w:r w:rsidDel="00000000" w:rsidR="00000000" w:rsidRPr="00000000">
        <w:rPr>
          <w:color w:val="b80a18"/>
          <w:rtl w:val="0"/>
        </w:rPr>
        <w:t xml:space="preserve">landmark</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"Near Delhi Metro"</w:t>
      </w:r>
      <w:r w:rsidDel="00000000" w:rsidR="00000000" w:rsidRPr="00000000">
        <w:rPr>
          <w:color w:val="2b303b"/>
          <w:rtl w:val="0"/>
        </w:rPr>
        <w:t xml:space="preserve">, </w:t>
      </w:r>
      <w:r w:rsidDel="00000000" w:rsidR="00000000" w:rsidRPr="00000000">
        <w:rPr>
          <w:color w:val="b80a18"/>
          <w:rtl w:val="0"/>
        </w:rPr>
        <w:t xml:space="preserve">locality</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"Connaught Place"</w:t>
      </w:r>
      <w:r w:rsidDel="00000000" w:rsidR="00000000" w:rsidRPr="00000000">
        <w:rPr>
          <w:color w:val="2b303b"/>
          <w:rtl w:val="0"/>
        </w:rPr>
        <w:t xml:space="preserve">, </w:t>
      </w:r>
      <w:r w:rsidDel="00000000" w:rsidR="00000000" w:rsidRPr="00000000">
        <w:rPr>
          <w:color w:val="b80a18"/>
          <w:rtl w:val="0"/>
        </w:rPr>
        <w:t xml:space="preserve">vtc</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"New Delhi"</w:t>
      </w:r>
      <w:r w:rsidDel="00000000" w:rsidR="00000000" w:rsidRPr="00000000">
        <w:rPr>
          <w:color w:val="2b303b"/>
          <w:rtl w:val="0"/>
        </w:rPr>
        <w:t xml:space="preserve">, </w:t>
      </w:r>
      <w:r w:rsidDel="00000000" w:rsidR="00000000" w:rsidRPr="00000000">
        <w:rPr>
          <w:color w:val="b80a18"/>
          <w:rtl w:val="0"/>
        </w:rPr>
        <w:t xml:space="preserve">subdist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"New Delhi"</w:t>
      </w:r>
      <w:r w:rsidDel="00000000" w:rsidR="00000000" w:rsidRPr="00000000">
        <w:rPr>
          <w:color w:val="2b303b"/>
          <w:rtl w:val="0"/>
        </w:rPr>
        <w:t xml:space="preserve">, </w:t>
      </w:r>
      <w:r w:rsidDel="00000000" w:rsidR="00000000" w:rsidRPr="00000000">
        <w:rPr>
          <w:color w:val="b80a18"/>
          <w:rtl w:val="0"/>
        </w:rPr>
        <w:t xml:space="preserve">dist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"New Delhi"</w:t>
      </w:r>
      <w:r w:rsidDel="00000000" w:rsidR="00000000" w:rsidRPr="00000000">
        <w:rPr>
          <w:color w:val="2b303b"/>
          <w:rtl w:val="0"/>
        </w:rPr>
        <w:t xml:space="preserve">,</w:t>
      </w:r>
      <w:r w:rsidDel="00000000" w:rsidR="00000000" w:rsidRPr="00000000">
        <w:rPr>
          <w:color w:val="b80a18"/>
          <w:rtl w:val="0"/>
        </w:rPr>
        <w:t xml:space="preserve">state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"Delhi"</w:t>
      </w:r>
      <w:r w:rsidDel="00000000" w:rsidR="00000000" w:rsidRPr="00000000">
        <w:rPr>
          <w:color w:val="2b303b"/>
          <w:rtl w:val="0"/>
        </w:rPr>
        <w:t xml:space="preserve">, </w:t>
      </w:r>
      <w:r w:rsidDel="00000000" w:rsidR="00000000" w:rsidRPr="00000000">
        <w:rPr>
          <w:color w:val="b80a18"/>
          <w:rtl w:val="0"/>
        </w:rPr>
        <w:t xml:space="preserve">pincode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"110001"</w:t>
      </w:r>
      <w:r w:rsidDel="00000000" w:rsidR="00000000" w:rsidRPr="00000000">
        <w:rPr>
          <w:color w:val="2b303b"/>
          <w:rtl w:val="0"/>
        </w:rPr>
        <w:t xml:space="preserve">, </w:t>
      </w:r>
      <w:r w:rsidDel="00000000" w:rsidR="00000000" w:rsidRPr="00000000">
        <w:rPr>
          <w:color w:val="b80a18"/>
          <w:rtl w:val="0"/>
        </w:rPr>
        <w:t xml:space="preserve">photo_base64</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"&lt;base64-image&gt;"</w:t>
      </w:r>
      <w:r w:rsidDel="00000000" w:rsidR="00000000" w:rsidRPr="00000000">
        <w:rPr>
          <w:color w:val="2b303b"/>
          <w:rtl w:val="0"/>
        </w:rPr>
        <w:t xml:space="preserve">, </w:t>
      </w:r>
      <w:r w:rsidDel="00000000" w:rsidR="00000000" w:rsidRPr="00000000">
        <w:rPr>
          <w:color w:val="b80a18"/>
          <w:rtl w:val="0"/>
        </w:rPr>
        <w:t xml:space="preserve">mobile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"+919876543210"</w:t>
      </w:r>
      <w:r w:rsidDel="00000000" w:rsidR="00000000" w:rsidRPr="00000000">
        <w:rPr>
          <w:color w:val="2b303b"/>
          <w:rtl w:val="0"/>
        </w:rPr>
        <w:t xml:space="preserve"> </w:t>
      </w:r>
      <w:r w:rsidDel="00000000" w:rsidR="00000000" w:rsidRPr="00000000">
        <w:rPr>
          <w:color w:val="6e7687"/>
          <w:rtl w:val="0"/>
        </w:rPr>
        <w:t xml:space="preserve">// If available</w:t>
      </w:r>
      <w:r w:rsidDel="00000000" w:rsidR="00000000" w:rsidRPr="00000000">
        <w:rPr>
          <w:color w:val="2b303b"/>
          <w:rtl w:val="0"/>
        </w:rPr>
        <w:t xml:space="preserve"> } </w:t>
      </w:r>
    </w:p>
    <w:p w:rsidR="00000000" w:rsidDel="00000000" w:rsidP="00000000" w:rsidRDefault="00000000" w:rsidRPr="00000000" w14:paraId="00000985">
      <w:pPr>
        <w:spacing w:after="240" w:before="240" w:line="240" w:lineRule="auto"/>
        <w:rPr>
          <w:color w:val="2b303b"/>
        </w:rPr>
      </w:pPr>
      <w:r w:rsidDel="00000000" w:rsidR="00000000" w:rsidRPr="00000000">
        <w:rPr>
          <w:color w:val="008080"/>
          <w:rtl w:val="0"/>
        </w:rPr>
        <w:t xml:space="preserve">4.</w:t>
      </w:r>
      <w:r w:rsidDel="00000000" w:rsidR="00000000" w:rsidRPr="00000000">
        <w:rPr>
          <w:color w:val="2b303b"/>
          <w:rtl w:val="0"/>
        </w:rPr>
        <w:t xml:space="preserve"> </w:t>
      </w:r>
      <w:r w:rsidDel="00000000" w:rsidR="00000000" w:rsidRPr="00000000">
        <w:rPr>
          <w:color w:val="b34a00"/>
          <w:rtl w:val="0"/>
        </w:rPr>
        <w:t xml:space="preserve">Store</w:t>
      </w:r>
      <w:r w:rsidDel="00000000" w:rsidR="00000000" w:rsidRPr="00000000">
        <w:rPr>
          <w:color w:val="2b303b"/>
          <w:rtl w:val="0"/>
        </w:rPr>
        <w:t xml:space="preserve">extracted data</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await</w:t>
      </w:r>
      <w:r w:rsidDel="00000000" w:rsidR="00000000" w:rsidRPr="00000000">
        <w:rPr>
          <w:color w:val="2b303b"/>
          <w:rtl w:val="0"/>
        </w:rPr>
        <w:t xml:space="preserve"> db.aadhaar_verification_digilocker.</w:t>
      </w:r>
      <w:r w:rsidDel="00000000" w:rsidR="00000000" w:rsidRPr="00000000">
        <w:rPr>
          <w:color w:val="0051c2"/>
          <w:rtl w:val="0"/>
        </w:rPr>
        <w:t xml:space="preserve">create</w:t>
      </w:r>
      <w:r w:rsidDel="00000000" w:rsidR="00000000" w:rsidRPr="00000000">
        <w:rPr>
          <w:color w:val="2b303b"/>
          <w:rtl w:val="0"/>
        </w:rPr>
        <w:t xml:space="preserve">({ </w:t>
      </w:r>
      <w:r w:rsidDel="00000000" w:rsidR="00000000" w:rsidRPr="00000000">
        <w:rPr>
          <w:color w:val="b80a18"/>
          <w:rtl w:val="0"/>
        </w:rPr>
        <w:t xml:space="preserve">lead_id</w:t>
      </w:r>
      <w:r w:rsidDel="00000000" w:rsidR="00000000" w:rsidRPr="00000000">
        <w:rPr>
          <w:color w:val="14181f"/>
          <w:rtl w:val="0"/>
        </w:rPr>
        <w:t xml:space="preserve">:</w:t>
      </w:r>
      <w:r w:rsidDel="00000000" w:rsidR="00000000" w:rsidRPr="00000000">
        <w:rPr>
          <w:color w:val="2b303b"/>
          <w:rtl w:val="0"/>
        </w:rPr>
        <w:t xml:space="preserve"> leadId, </w:t>
      </w:r>
      <w:r w:rsidDel="00000000" w:rsidR="00000000" w:rsidRPr="00000000">
        <w:rPr>
          <w:color w:val="b80a18"/>
          <w:rtl w:val="0"/>
        </w:rPr>
        <w:t xml:space="preserve">transaction_id</w:t>
      </w:r>
      <w:r w:rsidDel="00000000" w:rsidR="00000000" w:rsidRPr="00000000">
        <w:rPr>
          <w:color w:val="14181f"/>
          <w:rtl w:val="0"/>
        </w:rPr>
        <w:t xml:space="preserve">:</w:t>
      </w:r>
      <w:r w:rsidDel="00000000" w:rsidR="00000000" w:rsidRPr="00000000">
        <w:rPr>
          <w:color w:val="2b303b"/>
          <w:rtl w:val="0"/>
        </w:rPr>
        <w:t xml:space="preserve"> transactionId, </w:t>
      </w:r>
      <w:r w:rsidDel="00000000" w:rsidR="00000000" w:rsidRPr="00000000">
        <w:rPr>
          <w:color w:val="6e7687"/>
          <w:rtl w:val="0"/>
        </w:rPr>
        <w:t xml:space="preserve">// Aadhaar details</w:t>
      </w:r>
      <w:r w:rsidDel="00000000" w:rsidR="00000000" w:rsidRPr="00000000">
        <w:rPr>
          <w:color w:val="2b303b"/>
          <w:rtl w:val="0"/>
        </w:rPr>
        <w:t xml:space="preserve"> </w:t>
      </w:r>
      <w:r w:rsidDel="00000000" w:rsidR="00000000" w:rsidRPr="00000000">
        <w:rPr>
          <w:color w:val="b80a18"/>
          <w:rtl w:val="0"/>
        </w:rPr>
        <w:t xml:space="preserve">aadhaar_number</w:t>
      </w:r>
      <w:r w:rsidDel="00000000" w:rsidR="00000000" w:rsidRPr="00000000">
        <w:rPr>
          <w:color w:val="14181f"/>
          <w:rtl w:val="0"/>
        </w:rPr>
        <w:t xml:space="preserve">:</w:t>
      </w:r>
      <w:r w:rsidDel="00000000" w:rsidR="00000000" w:rsidRPr="00000000">
        <w:rPr>
          <w:color w:val="2b303b"/>
          <w:rtl w:val="0"/>
        </w:rPr>
        <w:t xml:space="preserve"> aadhaarData.uid, </w:t>
      </w:r>
      <w:r w:rsidDel="00000000" w:rsidR="00000000" w:rsidRPr="00000000">
        <w:rPr>
          <w:color w:val="b80a18"/>
          <w:rtl w:val="0"/>
        </w:rPr>
        <w:t xml:space="preserve">aadhaar_number_masked</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51c2"/>
          <w:rtl w:val="0"/>
        </w:rPr>
        <w:t xml:space="preserve">maskAadhaar</w:t>
      </w:r>
      <w:r w:rsidDel="00000000" w:rsidR="00000000" w:rsidRPr="00000000">
        <w:rPr>
          <w:color w:val="2b303b"/>
          <w:rtl w:val="0"/>
        </w:rPr>
        <w:t xml:space="preserve">(aadhaarData.uid), </w:t>
      </w:r>
      <w:r w:rsidDel="00000000" w:rsidR="00000000" w:rsidRPr="00000000">
        <w:rPr>
          <w:color w:val="b80a18"/>
          <w:rtl w:val="0"/>
        </w:rPr>
        <w:t xml:space="preserve">full_name</w:t>
      </w:r>
      <w:r w:rsidDel="00000000" w:rsidR="00000000" w:rsidRPr="00000000">
        <w:rPr>
          <w:color w:val="14181f"/>
          <w:rtl w:val="0"/>
        </w:rPr>
        <w:t xml:space="preserve">:</w:t>
      </w:r>
      <w:r w:rsidDel="00000000" w:rsidR="00000000" w:rsidRPr="00000000">
        <w:rPr>
          <w:color w:val="2b303b"/>
          <w:rtl w:val="0"/>
        </w:rPr>
        <w:t xml:space="preserve">aadhaarData.name, </w:t>
      </w:r>
      <w:r w:rsidDel="00000000" w:rsidR="00000000" w:rsidRPr="00000000">
        <w:rPr>
          <w:color w:val="b80a18"/>
          <w:rtl w:val="0"/>
        </w:rPr>
        <w:t xml:space="preserve">gender</w:t>
      </w:r>
      <w:r w:rsidDel="00000000" w:rsidR="00000000" w:rsidRPr="00000000">
        <w:rPr>
          <w:color w:val="14181f"/>
          <w:rtl w:val="0"/>
        </w:rPr>
        <w:t xml:space="preserve">:</w:t>
      </w:r>
      <w:r w:rsidDel="00000000" w:rsidR="00000000" w:rsidRPr="00000000">
        <w:rPr>
          <w:color w:val="2b303b"/>
          <w:rtl w:val="0"/>
        </w:rPr>
        <w:t xml:space="preserve"> aadhaarData.gender, </w:t>
      </w:r>
      <w:r w:rsidDel="00000000" w:rsidR="00000000" w:rsidRPr="00000000">
        <w:rPr>
          <w:color w:val="b80a18"/>
          <w:rtl w:val="0"/>
        </w:rPr>
        <w:t xml:space="preserve">dob</w:t>
      </w:r>
      <w:r w:rsidDel="00000000" w:rsidR="00000000" w:rsidRPr="00000000">
        <w:rPr>
          <w:color w:val="14181f"/>
          <w:rtl w:val="0"/>
        </w:rPr>
        <w:t xml:space="preserve">:</w:t>
      </w:r>
      <w:r w:rsidDel="00000000" w:rsidR="00000000" w:rsidRPr="00000000">
        <w:rPr>
          <w:color w:val="2b303b"/>
          <w:rtl w:val="0"/>
        </w:rPr>
        <w:t xml:space="preserve"> aadhaarData.dob, </w:t>
      </w:r>
      <w:r w:rsidDel="00000000" w:rsidR="00000000" w:rsidRPr="00000000">
        <w:rPr>
          <w:color w:val="b80a18"/>
          <w:rtl w:val="0"/>
        </w:rPr>
        <w:t xml:space="preserve">care_of</w:t>
      </w:r>
      <w:r w:rsidDel="00000000" w:rsidR="00000000" w:rsidRPr="00000000">
        <w:rPr>
          <w:color w:val="14181f"/>
          <w:rtl w:val="0"/>
        </w:rPr>
        <w:t xml:space="preserve">:</w:t>
      </w:r>
      <w:r w:rsidDel="00000000" w:rsidR="00000000" w:rsidRPr="00000000">
        <w:rPr>
          <w:color w:val="2b303b"/>
          <w:rtl w:val="0"/>
        </w:rPr>
        <w:t xml:space="preserve"> aadhaarData.careof, </w:t>
      </w:r>
      <w:r w:rsidDel="00000000" w:rsidR="00000000" w:rsidRPr="00000000">
        <w:rPr>
          <w:color w:val="6e7687"/>
          <w:rtl w:val="0"/>
        </w:rPr>
        <w:t xml:space="preserve">// Address</w:t>
      </w:r>
      <w:r w:rsidDel="00000000" w:rsidR="00000000" w:rsidRPr="00000000">
        <w:rPr>
          <w:color w:val="b80a18"/>
          <w:rtl w:val="0"/>
        </w:rPr>
        <w:t xml:space="preserve">address_line1</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008000"/>
          <w:rtl w:val="0"/>
        </w:rPr>
        <w:t xml:space="preserve">aadhaarData</w:t>
      </w:r>
      <w:r w:rsidDel="00000000" w:rsidR="00000000" w:rsidRPr="00000000">
        <w:rPr>
          <w:color w:val="2b303b"/>
          <w:rtl w:val="0"/>
        </w:rPr>
        <w:t xml:space="preserve">.</w:t>
      </w:r>
      <w:r w:rsidDel="00000000" w:rsidR="00000000" w:rsidRPr="00000000">
        <w:rPr>
          <w:color w:val="008000"/>
          <w:rtl w:val="0"/>
        </w:rPr>
        <w:t xml:space="preserve">house</w:t>
      </w:r>
      <w:r w:rsidDel="00000000" w:rsidR="00000000" w:rsidRPr="00000000">
        <w:rPr>
          <w:color w:val="2b303b"/>
          <w:rtl w:val="0"/>
        </w:rPr>
        <w:t xml:space="preserve">}</w:t>
      </w:r>
      <w:r w:rsidDel="00000000" w:rsidR="00000000" w:rsidRPr="00000000">
        <w:rPr>
          <w:color w:val="008000"/>
          <w:rtl w:val="0"/>
        </w:rPr>
        <w:t xml:space="preserve">, </w:t>
      </w:r>
      <w:r w:rsidDel="00000000" w:rsidR="00000000" w:rsidRPr="00000000">
        <w:rPr>
          <w:color w:val="2b303b"/>
          <w:rtl w:val="0"/>
        </w:rPr>
        <w:t xml:space="preserve">${</w:t>
      </w:r>
      <w:r w:rsidDel="00000000" w:rsidR="00000000" w:rsidRPr="00000000">
        <w:rPr>
          <w:color w:val="008000"/>
          <w:rtl w:val="0"/>
        </w:rPr>
        <w:t xml:space="preserve">aadhaarData</w:t>
      </w:r>
      <w:r w:rsidDel="00000000" w:rsidR="00000000" w:rsidRPr="00000000">
        <w:rPr>
          <w:color w:val="2b303b"/>
          <w:rtl w:val="0"/>
        </w:rPr>
        <w:t xml:space="preserve">.</w:t>
      </w:r>
      <w:r w:rsidDel="00000000" w:rsidR="00000000" w:rsidRPr="00000000">
        <w:rPr>
          <w:color w:val="008000"/>
          <w:rtl w:val="0"/>
        </w:rPr>
        <w:t xml:space="preserve">street</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 </w:t>
      </w:r>
      <w:r w:rsidDel="00000000" w:rsidR="00000000" w:rsidRPr="00000000">
        <w:rPr>
          <w:color w:val="b80a18"/>
          <w:rtl w:val="0"/>
        </w:rPr>
        <w:t xml:space="preserve">address_line2</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008000"/>
          <w:rtl w:val="0"/>
        </w:rPr>
        <w:t xml:space="preserve">aadhaarData</w:t>
      </w:r>
      <w:r w:rsidDel="00000000" w:rsidR="00000000" w:rsidRPr="00000000">
        <w:rPr>
          <w:color w:val="2b303b"/>
          <w:rtl w:val="0"/>
        </w:rPr>
        <w:t xml:space="preserve">.</w:t>
      </w:r>
      <w:r w:rsidDel="00000000" w:rsidR="00000000" w:rsidRPr="00000000">
        <w:rPr>
          <w:color w:val="008000"/>
          <w:rtl w:val="0"/>
        </w:rPr>
        <w:t xml:space="preserve">landmark</w:t>
      </w:r>
      <w:r w:rsidDel="00000000" w:rsidR="00000000" w:rsidRPr="00000000">
        <w:rPr>
          <w:color w:val="2b303b"/>
          <w:rtl w:val="0"/>
        </w:rPr>
        <w:t xml:space="preserve">}</w:t>
      </w:r>
      <w:r w:rsidDel="00000000" w:rsidR="00000000" w:rsidRPr="00000000">
        <w:rPr>
          <w:color w:val="008000"/>
          <w:rtl w:val="0"/>
        </w:rPr>
        <w:t xml:space="preserve">, </w:t>
      </w:r>
      <w:r w:rsidDel="00000000" w:rsidR="00000000" w:rsidRPr="00000000">
        <w:rPr>
          <w:color w:val="2b303b"/>
          <w:rtl w:val="0"/>
        </w:rPr>
        <w:t xml:space="preserve">${</w:t>
      </w:r>
      <w:r w:rsidDel="00000000" w:rsidR="00000000" w:rsidRPr="00000000">
        <w:rPr>
          <w:color w:val="008000"/>
          <w:rtl w:val="0"/>
        </w:rPr>
        <w:t xml:space="preserve">aadhaarData</w:t>
      </w:r>
      <w:r w:rsidDel="00000000" w:rsidR="00000000" w:rsidRPr="00000000">
        <w:rPr>
          <w:color w:val="2b303b"/>
          <w:rtl w:val="0"/>
        </w:rPr>
        <w:t xml:space="preserve">.</w:t>
      </w:r>
      <w:r w:rsidDel="00000000" w:rsidR="00000000" w:rsidRPr="00000000">
        <w:rPr>
          <w:color w:val="008000"/>
          <w:rtl w:val="0"/>
        </w:rPr>
        <w:t xml:space="preserve">locality</w:t>
      </w:r>
      <w:r w:rsidDel="00000000" w:rsidR="00000000" w:rsidRPr="00000000">
        <w:rPr>
          <w:color w:val="2b303b"/>
          <w:rtl w:val="0"/>
        </w:rPr>
        <w:t xml:space="preserve">}</w:t>
      </w:r>
      <w:r w:rsidDel="00000000" w:rsidR="00000000" w:rsidRPr="00000000">
        <w:rPr>
          <w:color w:val="008000"/>
          <w:rtl w:val="0"/>
        </w:rPr>
        <w:t xml:space="preserve">`</w:t>
      </w:r>
      <w:r w:rsidDel="00000000" w:rsidR="00000000" w:rsidRPr="00000000">
        <w:rPr>
          <w:color w:val="2b303b"/>
          <w:rtl w:val="0"/>
        </w:rPr>
        <w:t xml:space="preserve">, </w:t>
      </w:r>
      <w:r w:rsidDel="00000000" w:rsidR="00000000" w:rsidRPr="00000000">
        <w:rPr>
          <w:color w:val="b80a18"/>
          <w:rtl w:val="0"/>
        </w:rPr>
        <w:t xml:space="preserve">city</w:t>
      </w:r>
      <w:r w:rsidDel="00000000" w:rsidR="00000000" w:rsidRPr="00000000">
        <w:rPr>
          <w:color w:val="14181f"/>
          <w:rtl w:val="0"/>
        </w:rPr>
        <w:t xml:space="preserve">:</w:t>
      </w:r>
      <w:r w:rsidDel="00000000" w:rsidR="00000000" w:rsidRPr="00000000">
        <w:rPr>
          <w:color w:val="2b303b"/>
          <w:rtl w:val="0"/>
        </w:rPr>
        <w:t xml:space="preserve"> aadhaarData.vtc, </w:t>
      </w:r>
      <w:r w:rsidDel="00000000" w:rsidR="00000000" w:rsidRPr="00000000">
        <w:rPr>
          <w:color w:val="b80a18"/>
          <w:rtl w:val="0"/>
        </w:rPr>
        <w:t xml:space="preserve">district</w:t>
      </w:r>
      <w:r w:rsidDel="00000000" w:rsidR="00000000" w:rsidRPr="00000000">
        <w:rPr>
          <w:color w:val="14181f"/>
          <w:rtl w:val="0"/>
        </w:rPr>
        <w:t xml:space="preserve">:</w:t>
      </w:r>
      <w:r w:rsidDel="00000000" w:rsidR="00000000" w:rsidRPr="00000000">
        <w:rPr>
          <w:color w:val="2b303b"/>
          <w:rtl w:val="0"/>
        </w:rPr>
        <w:t xml:space="preserve"> aadhaarData.dist, </w:t>
      </w:r>
      <w:r w:rsidDel="00000000" w:rsidR="00000000" w:rsidRPr="00000000">
        <w:rPr>
          <w:color w:val="b80a18"/>
          <w:rtl w:val="0"/>
        </w:rPr>
        <w:t xml:space="preserve">state</w:t>
      </w:r>
      <w:r w:rsidDel="00000000" w:rsidR="00000000" w:rsidRPr="00000000">
        <w:rPr>
          <w:color w:val="14181f"/>
          <w:rtl w:val="0"/>
        </w:rPr>
        <w:t xml:space="preserve">:</w:t>
      </w:r>
      <w:r w:rsidDel="00000000" w:rsidR="00000000" w:rsidRPr="00000000">
        <w:rPr>
          <w:color w:val="2b303b"/>
          <w:rtl w:val="0"/>
        </w:rPr>
        <w:t xml:space="preserve"> aadhaarData.state, </w:t>
      </w:r>
      <w:r w:rsidDel="00000000" w:rsidR="00000000" w:rsidRPr="00000000">
        <w:rPr>
          <w:color w:val="b80a18"/>
          <w:rtl w:val="0"/>
        </w:rPr>
        <w:t xml:space="preserve">pincode</w:t>
      </w:r>
      <w:r w:rsidDel="00000000" w:rsidR="00000000" w:rsidRPr="00000000">
        <w:rPr>
          <w:color w:val="14181f"/>
          <w:rtl w:val="0"/>
        </w:rPr>
        <w:t xml:space="preserve">:</w:t>
      </w:r>
      <w:r w:rsidDel="00000000" w:rsidR="00000000" w:rsidRPr="00000000">
        <w:rPr>
          <w:color w:val="2b303b"/>
          <w:rtl w:val="0"/>
        </w:rPr>
        <w:t xml:space="preserve">aadhaarData.pincode, </w:t>
      </w:r>
      <w:r w:rsidDel="00000000" w:rsidR="00000000" w:rsidRPr="00000000">
        <w:rPr>
          <w:color w:val="b80a18"/>
          <w:rtl w:val="0"/>
        </w:rPr>
        <w:t xml:space="preserve">full_address</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51c2"/>
          <w:rtl w:val="0"/>
        </w:rPr>
        <w:t xml:space="preserve">buildFullAddress</w:t>
      </w:r>
      <w:r w:rsidDel="00000000" w:rsidR="00000000" w:rsidRPr="00000000">
        <w:rPr>
          <w:color w:val="2b303b"/>
          <w:rtl w:val="0"/>
        </w:rPr>
        <w:t xml:space="preserve">(aadhaarData), </w:t>
      </w:r>
      <w:r w:rsidDel="00000000" w:rsidR="00000000" w:rsidRPr="00000000">
        <w:rPr>
          <w:color w:val="6e7687"/>
          <w:rtl w:val="0"/>
        </w:rPr>
        <w:t xml:space="preserve">// Photo</w:t>
      </w:r>
      <w:r w:rsidDel="00000000" w:rsidR="00000000" w:rsidRPr="00000000">
        <w:rPr>
          <w:color w:val="2b303b"/>
          <w:rtl w:val="0"/>
        </w:rPr>
        <w:t xml:space="preserve"> </w:t>
      </w:r>
      <w:r w:rsidDel="00000000" w:rsidR="00000000" w:rsidRPr="00000000">
        <w:rPr>
          <w:color w:val="b80a18"/>
          <w:rtl w:val="0"/>
        </w:rPr>
        <w:t xml:space="preserve">photo_base64</w:t>
      </w:r>
      <w:r w:rsidDel="00000000" w:rsidR="00000000" w:rsidRPr="00000000">
        <w:rPr>
          <w:color w:val="14181f"/>
          <w:rtl w:val="0"/>
        </w:rPr>
        <w:t xml:space="preserve">:</w:t>
      </w:r>
      <w:r w:rsidDel="00000000" w:rsidR="00000000" w:rsidRPr="00000000">
        <w:rPr>
          <w:color w:val="2b303b"/>
          <w:rtl w:val="0"/>
        </w:rPr>
        <w:t xml:space="preserve"> aadhaarData.photo_base64, </w:t>
      </w:r>
      <w:r w:rsidDel="00000000" w:rsidR="00000000" w:rsidRPr="00000000">
        <w:rPr>
          <w:color w:val="6e7687"/>
          <w:rtl w:val="0"/>
        </w:rPr>
        <w:t xml:space="preserve">// XML data</w:t>
      </w:r>
      <w:r w:rsidDel="00000000" w:rsidR="00000000" w:rsidRPr="00000000">
        <w:rPr>
          <w:color w:val="2b303b"/>
          <w:rtl w:val="0"/>
        </w:rPr>
        <w:t xml:space="preserve"> </w:t>
      </w:r>
      <w:r w:rsidDel="00000000" w:rsidR="00000000" w:rsidRPr="00000000">
        <w:rPr>
          <w:color w:val="b80a18"/>
          <w:rtl w:val="0"/>
        </w:rPr>
        <w:t xml:space="preserve">aadhaar_xml</w:t>
      </w:r>
      <w:r w:rsidDel="00000000" w:rsidR="00000000" w:rsidRPr="00000000">
        <w:rPr>
          <w:color w:val="14181f"/>
          <w:rtl w:val="0"/>
        </w:rPr>
        <w:t xml:space="preserve">:</w:t>
      </w:r>
      <w:r w:rsidDel="00000000" w:rsidR="00000000" w:rsidRPr="00000000">
        <w:rPr>
          <w:color w:val="2b303b"/>
          <w:rtl w:val="0"/>
        </w:rPr>
        <w:t xml:space="preserve"> aadhaarXmlDecoded, </w:t>
      </w:r>
      <w:r w:rsidDel="00000000" w:rsidR="00000000" w:rsidRPr="00000000">
        <w:rPr>
          <w:color w:val="6e7687"/>
          <w:rtl w:val="0"/>
        </w:rPr>
        <w:t xml:space="preserve">// Metadata</w:t>
      </w:r>
      <w:r w:rsidDel="00000000" w:rsidR="00000000" w:rsidRPr="00000000">
        <w:rPr>
          <w:color w:val="2b303b"/>
          <w:rtl w:val="0"/>
        </w:rPr>
        <w:t xml:space="preserve"> </w:t>
      </w:r>
      <w:r w:rsidDel="00000000" w:rsidR="00000000" w:rsidRPr="00000000">
        <w:rPr>
          <w:color w:val="b80a18"/>
          <w:rtl w:val="0"/>
        </w:rPr>
        <w:t xml:space="preserve">fetched_at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80"/>
          <w:rtl w:val="0"/>
        </w:rPr>
        <w:t xml:space="preserve">NOW</w:t>
      </w:r>
      <w:r w:rsidDel="00000000" w:rsidR="00000000" w:rsidRPr="00000000">
        <w:rPr>
          <w:color w:val="2b303b"/>
          <w:rtl w:val="0"/>
        </w:rPr>
        <w:t xml:space="preserve">, </w:t>
      </w:r>
      <w:r w:rsidDel="00000000" w:rsidR="00000000" w:rsidRPr="00000000">
        <w:rPr>
          <w:color w:val="b80a18"/>
          <w:rtl w:val="0"/>
        </w:rPr>
        <w:t xml:space="preserve">source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'digilocker'</w:t>
      </w:r>
      <w:r w:rsidDel="00000000" w:rsidR="00000000" w:rsidRPr="00000000">
        <w:rPr>
          <w:color w:val="2b303b"/>
          <w:rtl w:val="0"/>
        </w:rPr>
        <w:t xml:space="preserve">, </w:t>
      </w:r>
      <w:r w:rsidDel="00000000" w:rsidR="00000000" w:rsidRPr="00000000">
        <w:rPr>
          <w:color w:val="b80a18"/>
          <w:rtl w:val="0"/>
        </w:rPr>
        <w:t xml:space="preserve">verification_status</w:t>
      </w:r>
      <w:r w:rsidDel="00000000" w:rsidR="00000000" w:rsidRPr="00000000">
        <w:rPr>
          <w:color w:val="14181f"/>
          <w:rtl w:val="0"/>
        </w:rPr>
        <w:t xml:space="preserve">:</w:t>
      </w:r>
      <w:r w:rsidDel="00000000" w:rsidR="00000000" w:rsidRPr="00000000">
        <w:rPr>
          <w:color w:val="008000"/>
          <w:rtl w:val="0"/>
        </w:rPr>
        <w:t xml:space="preserve">'fetched'</w:t>
      </w:r>
      <w:r w:rsidDel="00000000" w:rsidR="00000000" w:rsidRPr="00000000">
        <w:rPr>
          <w:color w:val="2b303b"/>
          <w:rtl w:val="0"/>
        </w:rPr>
        <w:t xml:space="preserve"> }); </w:t>
      </w:r>
    </w:p>
    <w:p w:rsidR="00000000" w:rsidDel="00000000" w:rsidP="00000000" w:rsidRDefault="00000000" w:rsidRPr="00000000" w14:paraId="00000986">
      <w:pPr>
        <w:spacing w:after="240" w:before="240" w:line="240" w:lineRule="auto"/>
        <w:rPr>
          <w:color w:val="2b303b"/>
        </w:rPr>
      </w:pPr>
      <w:r w:rsidDel="00000000" w:rsidR="00000000" w:rsidRPr="00000000">
        <w:rPr>
          <w:color w:val="008080"/>
          <w:rtl w:val="0"/>
        </w:rPr>
        <w:t xml:space="preserve">5.</w:t>
      </w:r>
      <w:r w:rsidDel="00000000" w:rsidR="00000000" w:rsidRPr="00000000">
        <w:rPr>
          <w:color w:val="2b303b"/>
          <w:rtl w:val="0"/>
        </w:rPr>
        <w:t xml:space="preserve"> </w:t>
      </w:r>
      <w:r w:rsidDel="00000000" w:rsidR="00000000" w:rsidRPr="00000000">
        <w:rPr>
          <w:color w:val="b34a00"/>
          <w:rtl w:val="0"/>
        </w:rPr>
        <w:t xml:space="preserve">Cross</w:t>
      </w:r>
      <w:r w:rsidDel="00000000" w:rsidR="00000000" w:rsidRPr="00000000">
        <w:rPr>
          <w:color w:val="14181f"/>
          <w:rtl w:val="0"/>
        </w:rPr>
        <w:t xml:space="preserve">-</w:t>
      </w:r>
      <w:r w:rsidDel="00000000" w:rsidR="00000000" w:rsidRPr="00000000">
        <w:rPr>
          <w:color w:val="2b303b"/>
          <w:rtl w:val="0"/>
        </w:rPr>
        <w:t xml:space="preserve">match </w:t>
      </w:r>
      <w:r w:rsidDel="00000000" w:rsidR="00000000" w:rsidRPr="00000000">
        <w:rPr>
          <w:color w:val="8100c2"/>
          <w:rtl w:val="0"/>
        </w:rPr>
        <w:t xml:space="preserve">with</w:t>
      </w:r>
      <w:r w:rsidDel="00000000" w:rsidR="00000000" w:rsidRPr="00000000">
        <w:rPr>
          <w:color w:val="2b303b"/>
          <w:rtl w:val="0"/>
        </w:rPr>
        <w:t xml:space="preserve"> lead data</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const</w:t>
      </w:r>
      <w:r w:rsidDel="00000000" w:rsidR="00000000" w:rsidRPr="00000000">
        <w:rPr>
          <w:color w:val="2b303b"/>
          <w:rtl w:val="0"/>
        </w:rPr>
        <w:t xml:space="preserve"> lead </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await</w:t>
      </w:r>
      <w:r w:rsidDel="00000000" w:rsidR="00000000" w:rsidRPr="00000000">
        <w:rPr>
          <w:color w:val="2b303b"/>
          <w:rtl w:val="0"/>
        </w:rPr>
        <w:t xml:space="preserve"> db.leads.</w:t>
      </w:r>
      <w:r w:rsidDel="00000000" w:rsidR="00000000" w:rsidRPr="00000000">
        <w:rPr>
          <w:color w:val="0051c2"/>
          <w:rtl w:val="0"/>
        </w:rPr>
        <w:t xml:space="preserve">findById</w:t>
      </w:r>
      <w:r w:rsidDel="00000000" w:rsidR="00000000" w:rsidRPr="00000000">
        <w:rPr>
          <w:color w:val="2b303b"/>
          <w:rtl w:val="0"/>
        </w:rPr>
        <w:t xml:space="preserve">(leadId); </w:t>
      </w:r>
      <w:r w:rsidDel="00000000" w:rsidR="00000000" w:rsidRPr="00000000">
        <w:rPr>
          <w:color w:val="8100c2"/>
          <w:rtl w:val="0"/>
        </w:rPr>
        <w:t xml:space="preserve">const</w:t>
      </w:r>
      <w:r w:rsidDel="00000000" w:rsidR="00000000" w:rsidRPr="00000000">
        <w:rPr>
          <w:color w:val="2b303b"/>
          <w:rtl w:val="0"/>
        </w:rPr>
        <w:t xml:space="preserve"> nameMatch </w:t>
      </w:r>
      <w:r w:rsidDel="00000000" w:rsidR="00000000" w:rsidRPr="00000000">
        <w:rPr>
          <w:color w:val="14181f"/>
          <w:rtl w:val="0"/>
        </w:rPr>
        <w:t xml:space="preserve">=</w:t>
      </w:r>
      <w:r w:rsidDel="00000000" w:rsidR="00000000" w:rsidRPr="00000000">
        <w:rPr>
          <w:color w:val="0051c2"/>
          <w:rtl w:val="0"/>
        </w:rPr>
        <w:t xml:space="preserve">fuzzyMatch</w:t>
      </w:r>
      <w:r w:rsidDel="00000000" w:rsidR="00000000" w:rsidRPr="00000000">
        <w:rPr>
          <w:color w:val="2b303b"/>
          <w:rtl w:val="0"/>
        </w:rPr>
        <w:t xml:space="preserve">(aadhaarData.name, lead.fullName); </w:t>
      </w:r>
      <w:r w:rsidDel="00000000" w:rsidR="00000000" w:rsidRPr="00000000">
        <w:rPr>
          <w:color w:val="8100c2"/>
          <w:rtl w:val="0"/>
        </w:rPr>
        <w:t xml:space="preserve">const</w:t>
      </w:r>
      <w:r w:rsidDel="00000000" w:rsidR="00000000" w:rsidRPr="00000000">
        <w:rPr>
          <w:color w:val="2b303b"/>
          <w:rtl w:val="0"/>
        </w:rPr>
        <w:t xml:space="preserve"> dobMatch </w:t>
      </w:r>
      <w:r w:rsidDel="00000000" w:rsidR="00000000" w:rsidRPr="00000000">
        <w:rPr>
          <w:color w:val="14181f"/>
          <w:rtl w:val="0"/>
        </w:rPr>
        <w:t xml:space="preserve">=</w:t>
      </w:r>
      <w:r w:rsidDel="00000000" w:rsidR="00000000" w:rsidRPr="00000000">
        <w:rPr>
          <w:color w:val="2b303b"/>
          <w:rtl w:val="0"/>
        </w:rPr>
        <w:t xml:space="preserve"> (aadhaarData.dob </w:t>
      </w:r>
      <w:r w:rsidDel="00000000" w:rsidR="00000000" w:rsidRPr="00000000">
        <w:rPr>
          <w:color w:val="14181f"/>
          <w:rtl w:val="0"/>
        </w:rPr>
        <w:t xml:space="preserve">===</w:t>
      </w:r>
      <w:r w:rsidDel="00000000" w:rsidR="00000000" w:rsidRPr="00000000">
        <w:rPr>
          <w:color w:val="2b303b"/>
          <w:rtl w:val="0"/>
        </w:rPr>
        <w:t xml:space="preserve"> lead.dob); </w:t>
      </w:r>
      <w:r w:rsidDel="00000000" w:rsidR="00000000" w:rsidRPr="00000000">
        <w:rPr>
          <w:color w:val="8100c2"/>
          <w:rtl w:val="0"/>
        </w:rPr>
        <w:t xml:space="preserve">const</w:t>
      </w:r>
      <w:r w:rsidDel="00000000" w:rsidR="00000000" w:rsidRPr="00000000">
        <w:rPr>
          <w:color w:val="2b303b"/>
          <w:rtl w:val="0"/>
        </w:rPr>
        <w:t xml:space="preserve"> phoneMatch </w:t>
      </w:r>
      <w:r w:rsidDel="00000000" w:rsidR="00000000" w:rsidRPr="00000000">
        <w:rPr>
          <w:color w:val="14181f"/>
          <w:rtl w:val="0"/>
        </w:rPr>
        <w:t xml:space="preserve">=</w:t>
      </w:r>
      <w:r w:rsidDel="00000000" w:rsidR="00000000" w:rsidRPr="00000000">
        <w:rPr>
          <w:color w:val="2b303b"/>
          <w:rtl w:val="0"/>
        </w:rPr>
        <w:t xml:space="preserve">aadhaarData.mobile </w:t>
      </w:r>
      <w:r w:rsidDel="00000000" w:rsidR="00000000" w:rsidRPr="00000000">
        <w:rPr>
          <w:color w:val="14181f"/>
          <w:rtl w:val="0"/>
        </w:rPr>
        <w:t xml:space="preserve">?</w:t>
      </w:r>
      <w:r w:rsidDel="00000000" w:rsidR="00000000" w:rsidRPr="00000000">
        <w:rPr>
          <w:color w:val="2b303b"/>
          <w:rtl w:val="0"/>
        </w:rPr>
        <w:t xml:space="preserve"> (aadhaarData.mobile </w:t>
      </w:r>
      <w:r w:rsidDel="00000000" w:rsidR="00000000" w:rsidRPr="00000000">
        <w:rPr>
          <w:color w:val="14181f"/>
          <w:rtl w:val="0"/>
        </w:rPr>
        <w:t xml:space="preserve">===</w:t>
      </w:r>
      <w:r w:rsidDel="00000000" w:rsidR="00000000" w:rsidRPr="00000000">
        <w:rPr>
          <w:color w:val="2b303b"/>
          <w:rtl w:val="0"/>
        </w:rPr>
        <w:t xml:space="preserve"> lead.phone) </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null</w:t>
      </w:r>
      <w:r w:rsidDel="00000000" w:rsidR="00000000" w:rsidRPr="00000000">
        <w:rPr>
          <w:color w:val="2b303b"/>
          <w:rtl w:val="0"/>
        </w:rPr>
        <w:t xml:space="preserve">; </w:t>
      </w:r>
    </w:p>
    <w:p w:rsidR="00000000" w:rsidDel="00000000" w:rsidP="00000000" w:rsidRDefault="00000000" w:rsidRPr="00000000" w14:paraId="00000987">
      <w:pPr>
        <w:spacing w:after="240" w:before="240" w:line="240" w:lineRule="auto"/>
        <w:rPr>
          <w:color w:val="2b303b"/>
        </w:rPr>
      </w:pPr>
      <w:r w:rsidDel="00000000" w:rsidR="00000000" w:rsidRPr="00000000">
        <w:rPr>
          <w:color w:val="008080"/>
          <w:rtl w:val="0"/>
        </w:rPr>
        <w:t xml:space="preserve">6.</w:t>
      </w:r>
      <w:r w:rsidDel="00000000" w:rsidR="00000000" w:rsidRPr="00000000">
        <w:rPr>
          <w:color w:val="2b303b"/>
          <w:rtl w:val="0"/>
        </w:rPr>
        <w:t xml:space="preserve"> </w:t>
      </w:r>
      <w:r w:rsidDel="00000000" w:rsidR="00000000" w:rsidRPr="00000000">
        <w:rPr>
          <w:color w:val="b34a00"/>
          <w:rtl w:val="0"/>
        </w:rPr>
        <w:t xml:space="preserve">Update</w:t>
      </w:r>
      <w:r w:rsidDel="00000000" w:rsidR="00000000" w:rsidRPr="00000000">
        <w:rPr>
          <w:color w:val="2b303b"/>
          <w:rtl w:val="0"/>
        </w:rPr>
        <w:t xml:space="preserve"> verification status</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const</w:t>
      </w:r>
      <w:r w:rsidDel="00000000" w:rsidR="00000000" w:rsidRPr="00000000">
        <w:rPr>
          <w:color w:val="2b303b"/>
          <w:rtl w:val="0"/>
        </w:rPr>
        <w:t xml:space="preserve"> overallStatus </w:t>
      </w:r>
      <w:r w:rsidDel="00000000" w:rsidR="00000000" w:rsidRPr="00000000">
        <w:rPr>
          <w:color w:val="14181f"/>
          <w:rtl w:val="0"/>
        </w:rPr>
        <w:t xml:space="preserve">=</w:t>
      </w:r>
      <w:r w:rsidDel="00000000" w:rsidR="00000000" w:rsidRPr="00000000">
        <w:rPr>
          <w:color w:val="2b303b"/>
          <w:rtl w:val="0"/>
        </w:rPr>
        <w:t xml:space="preserve">(nameMatch.score </w:t>
      </w:r>
      <w:r w:rsidDel="00000000" w:rsidR="00000000" w:rsidRPr="00000000">
        <w:rPr>
          <w:color w:val="14181f"/>
          <w:rtl w:val="0"/>
        </w:rPr>
        <w:t xml:space="preserve">&gt;</w:t>
      </w:r>
      <w:r w:rsidDel="00000000" w:rsidR="00000000" w:rsidRPr="00000000">
        <w:rPr>
          <w:color w:val="2b303b"/>
          <w:rtl w:val="0"/>
        </w:rPr>
        <w:t xml:space="preserve"> </w:t>
      </w:r>
      <w:r w:rsidDel="00000000" w:rsidR="00000000" w:rsidRPr="00000000">
        <w:rPr>
          <w:color w:val="008080"/>
          <w:rtl w:val="0"/>
        </w:rPr>
        <w:t xml:space="preserve">80</w:t>
      </w:r>
      <w:r w:rsidDel="00000000" w:rsidR="00000000" w:rsidRPr="00000000">
        <w:rPr>
          <w:color w:val="2b303b"/>
          <w:rtl w:val="0"/>
        </w:rPr>
        <w:t xml:space="preserve"> </w:t>
      </w:r>
      <w:r w:rsidDel="00000000" w:rsidR="00000000" w:rsidRPr="00000000">
        <w:rPr>
          <w:color w:val="14181f"/>
          <w:rtl w:val="0"/>
        </w:rPr>
        <w:t xml:space="preserve">&amp;&amp;</w:t>
      </w:r>
      <w:r w:rsidDel="00000000" w:rsidR="00000000" w:rsidRPr="00000000">
        <w:rPr>
          <w:color w:val="2b303b"/>
          <w:rtl w:val="0"/>
        </w:rPr>
        <w:t xml:space="preserve"> dobMatch) </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b80a18"/>
          <w:rtl w:val="0"/>
        </w:rPr>
        <w:t xml:space="preserve">'success'</w:t>
      </w:r>
      <w:r w:rsidDel="00000000" w:rsidR="00000000" w:rsidRPr="00000000">
        <w:rPr>
          <w:color w:val="2b303b"/>
          <w:rtl w:val="0"/>
        </w:rPr>
        <w:t xml:space="preserve"> </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'failed'</w:t>
      </w:r>
      <w:r w:rsidDel="00000000" w:rsidR="00000000" w:rsidRPr="00000000">
        <w:rPr>
          <w:color w:val="2b303b"/>
          <w:rtl w:val="0"/>
        </w:rPr>
        <w:t xml:space="preserve">; </w:t>
      </w:r>
      <w:r w:rsidDel="00000000" w:rsidR="00000000" w:rsidRPr="00000000">
        <w:rPr>
          <w:color w:val="8100c2"/>
          <w:rtl w:val="0"/>
        </w:rPr>
        <w:t xml:space="preserve">await</w:t>
      </w:r>
      <w:r w:rsidDel="00000000" w:rsidR="00000000" w:rsidRPr="00000000">
        <w:rPr>
          <w:color w:val="2b303b"/>
          <w:rtl w:val="0"/>
        </w:rPr>
        <w:t xml:space="preserve"> db.aadhaar_verification_digilocker.</w:t>
      </w:r>
      <w:r w:rsidDel="00000000" w:rsidR="00000000" w:rsidRPr="00000000">
        <w:rPr>
          <w:color w:val="0051c2"/>
          <w:rtl w:val="0"/>
        </w:rPr>
        <w:t xml:space="preserve">update</w:t>
      </w:r>
      <w:r w:rsidDel="00000000" w:rsidR="00000000" w:rsidRPr="00000000">
        <w:rPr>
          <w:color w:val="2b303b"/>
          <w:rtl w:val="0"/>
        </w:rPr>
        <w:t xml:space="preserve">({</w:t>
      </w:r>
      <w:r w:rsidDel="00000000" w:rsidR="00000000" w:rsidRPr="00000000">
        <w:rPr>
          <w:color w:val="b80a18"/>
          <w:rtl w:val="0"/>
        </w:rPr>
        <w:t xml:space="preserve">verification_status</w:t>
      </w:r>
      <w:r w:rsidDel="00000000" w:rsidR="00000000" w:rsidRPr="00000000">
        <w:rPr>
          <w:color w:val="14181f"/>
          <w:rtl w:val="0"/>
        </w:rPr>
        <w:t xml:space="preserve">:</w:t>
      </w:r>
      <w:r w:rsidDel="00000000" w:rsidR="00000000" w:rsidRPr="00000000">
        <w:rPr>
          <w:color w:val="2b303b"/>
          <w:rtl w:val="0"/>
        </w:rPr>
        <w:t xml:space="preserve"> overallStatus, </w:t>
      </w:r>
      <w:r w:rsidDel="00000000" w:rsidR="00000000" w:rsidRPr="00000000">
        <w:rPr>
          <w:color w:val="b80a18"/>
          <w:rtl w:val="0"/>
        </w:rPr>
        <w:t xml:space="preserve">name_match_score</w:t>
      </w:r>
      <w:r w:rsidDel="00000000" w:rsidR="00000000" w:rsidRPr="00000000">
        <w:rPr>
          <w:color w:val="14181f"/>
          <w:rtl w:val="0"/>
        </w:rPr>
        <w:t xml:space="preserve">:</w:t>
      </w:r>
      <w:r w:rsidDel="00000000" w:rsidR="00000000" w:rsidRPr="00000000">
        <w:rPr>
          <w:color w:val="2b303b"/>
          <w:rtl w:val="0"/>
        </w:rPr>
        <w:t xml:space="preserve"> nameMatch.score, </w:t>
      </w:r>
      <w:r w:rsidDel="00000000" w:rsidR="00000000" w:rsidRPr="00000000">
        <w:rPr>
          <w:color w:val="b80a18"/>
          <w:rtl w:val="0"/>
        </w:rPr>
        <w:t xml:space="preserve">dob_match</w:t>
      </w:r>
      <w:r w:rsidDel="00000000" w:rsidR="00000000" w:rsidRPr="00000000">
        <w:rPr>
          <w:color w:val="14181f"/>
          <w:rtl w:val="0"/>
        </w:rPr>
        <w:t xml:space="preserve">:</w:t>
      </w:r>
      <w:r w:rsidDel="00000000" w:rsidR="00000000" w:rsidRPr="00000000">
        <w:rPr>
          <w:color w:val="2b303b"/>
          <w:rtl w:val="0"/>
        </w:rPr>
        <w:t xml:space="preserve"> dobMatch, </w:t>
      </w:r>
      <w:r w:rsidDel="00000000" w:rsidR="00000000" w:rsidRPr="00000000">
        <w:rPr>
          <w:color w:val="b80a18"/>
          <w:rtl w:val="0"/>
        </w:rPr>
        <w:t xml:space="preserve">phone_match</w:t>
      </w:r>
      <w:r w:rsidDel="00000000" w:rsidR="00000000" w:rsidRPr="00000000">
        <w:rPr>
          <w:color w:val="14181f"/>
          <w:rtl w:val="0"/>
        </w:rPr>
        <w:t xml:space="preserve">:</w:t>
      </w:r>
      <w:r w:rsidDel="00000000" w:rsidR="00000000" w:rsidRPr="00000000">
        <w:rPr>
          <w:color w:val="2b303b"/>
          <w:rtl w:val="0"/>
        </w:rPr>
        <w:t xml:space="preserve">phoneMatch, </w:t>
      </w:r>
      <w:r w:rsidDel="00000000" w:rsidR="00000000" w:rsidRPr="00000000">
        <w:rPr>
          <w:color w:val="b80a18"/>
          <w:rtl w:val="0"/>
        </w:rPr>
        <w:t xml:space="preserve">verified_at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80"/>
          <w:rtl w:val="0"/>
        </w:rPr>
        <w:t xml:space="preserve">NOW</w:t>
      </w:r>
      <w:r w:rsidDel="00000000" w:rsidR="00000000" w:rsidRPr="00000000">
        <w:rPr>
          <w:color w:val="2b303b"/>
          <w:rtl w:val="0"/>
        </w:rPr>
        <w:t xml:space="preserve"> }, { </w:t>
      </w:r>
      <w:r w:rsidDel="00000000" w:rsidR="00000000" w:rsidRPr="00000000">
        <w:rPr>
          <w:color w:val="b80a18"/>
          <w:rtl w:val="0"/>
        </w:rPr>
        <w:t xml:space="preserve">where</w:t>
      </w:r>
      <w:r w:rsidDel="00000000" w:rsidR="00000000" w:rsidRPr="00000000">
        <w:rPr>
          <w:color w:val="14181f"/>
          <w:rtl w:val="0"/>
        </w:rPr>
        <w:t xml:space="preserve">:</w:t>
      </w:r>
      <w:r w:rsidDel="00000000" w:rsidR="00000000" w:rsidRPr="00000000">
        <w:rPr>
          <w:color w:val="2b303b"/>
          <w:rtl w:val="0"/>
        </w:rPr>
        <w:t xml:space="preserve"> { </w:t>
      </w:r>
      <w:r w:rsidDel="00000000" w:rsidR="00000000" w:rsidRPr="00000000">
        <w:rPr>
          <w:color w:val="b80a18"/>
          <w:rtl w:val="0"/>
        </w:rPr>
        <w:t xml:space="preserve">transaction_id</w:t>
      </w:r>
      <w:r w:rsidDel="00000000" w:rsidR="00000000" w:rsidRPr="00000000">
        <w:rPr>
          <w:color w:val="14181f"/>
          <w:rtl w:val="0"/>
        </w:rPr>
        <w:t xml:space="preserve">:</w:t>
      </w:r>
      <w:r w:rsidDel="00000000" w:rsidR="00000000" w:rsidRPr="00000000">
        <w:rPr>
          <w:color w:val="2b303b"/>
          <w:rtl w:val="0"/>
        </w:rPr>
        <w:t xml:space="preserve"> transactionId } }); </w:t>
      </w:r>
    </w:p>
    <w:p w:rsidR="00000000" w:rsidDel="00000000" w:rsidP="00000000" w:rsidRDefault="00000000" w:rsidRPr="00000000" w14:paraId="00000988">
      <w:pPr>
        <w:spacing w:after="240" w:before="240" w:line="240" w:lineRule="auto"/>
        <w:rPr>
          <w:color w:val="2b303b"/>
        </w:rPr>
      </w:pPr>
      <w:r w:rsidDel="00000000" w:rsidR="00000000" w:rsidRPr="00000000">
        <w:rPr>
          <w:color w:val="008080"/>
          <w:rtl w:val="0"/>
        </w:rPr>
        <w:t xml:space="preserve">7.</w:t>
      </w:r>
      <w:r w:rsidDel="00000000" w:rsidR="00000000" w:rsidRPr="00000000">
        <w:rPr>
          <w:color w:val="2b303b"/>
          <w:rtl w:val="0"/>
        </w:rPr>
        <w:t xml:space="preserve"> </w:t>
      </w:r>
      <w:r w:rsidDel="00000000" w:rsidR="00000000" w:rsidRPr="00000000">
        <w:rPr>
          <w:color w:val="b34a00"/>
          <w:rtl w:val="0"/>
        </w:rPr>
        <w:t xml:space="preserve">Notify</w:t>
      </w:r>
      <w:r w:rsidDel="00000000" w:rsidR="00000000" w:rsidRPr="00000000">
        <w:rPr>
          <w:color w:val="2b303b"/>
          <w:rtl w:val="0"/>
        </w:rPr>
        <w:t xml:space="preserve"> </w:t>
      </w:r>
      <w:r w:rsidDel="00000000" w:rsidR="00000000" w:rsidRPr="00000000">
        <w:rPr>
          <w:color w:val="0051c2"/>
          <w:rtl w:val="0"/>
        </w:rPr>
        <w:t xml:space="preserve">admin</w:t>
      </w:r>
      <w:r w:rsidDel="00000000" w:rsidR="00000000" w:rsidRPr="00000000">
        <w:rPr>
          <w:color w:val="2b303b"/>
          <w:rtl w:val="0"/>
        </w:rPr>
        <w:t xml:space="preserve"> (</w:t>
      </w:r>
      <w:r w:rsidDel="00000000" w:rsidR="00000000" w:rsidRPr="00000000">
        <w:rPr>
          <w:color w:val="b34a00"/>
          <w:rtl w:val="0"/>
        </w:rPr>
        <w:t xml:space="preserve">WebSocket</w:t>
      </w:r>
      <w:r w:rsidDel="00000000" w:rsidR="00000000" w:rsidRPr="00000000">
        <w:rPr>
          <w:color w:val="2b303b"/>
          <w:rtl w:val="0"/>
        </w:rPr>
        <w:t xml:space="preserve"> or push notification)</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await</w:t>
      </w:r>
      <w:r w:rsidDel="00000000" w:rsidR="00000000" w:rsidRPr="00000000">
        <w:rPr>
          <w:color w:val="2b303b"/>
          <w:rtl w:val="0"/>
        </w:rPr>
        <w:t xml:space="preserve"> </w:t>
      </w:r>
      <w:r w:rsidDel="00000000" w:rsidR="00000000" w:rsidRPr="00000000">
        <w:rPr>
          <w:color w:val="0051c2"/>
          <w:rtl w:val="0"/>
        </w:rPr>
        <w:t xml:space="preserve">sendAdminNotification</w:t>
      </w:r>
      <w:r w:rsidDel="00000000" w:rsidR="00000000" w:rsidRPr="00000000">
        <w:rPr>
          <w:color w:val="2b303b"/>
          <w:rtl w:val="0"/>
        </w:rPr>
        <w:t xml:space="preserve">({ </w:t>
      </w:r>
      <w:r w:rsidDel="00000000" w:rsidR="00000000" w:rsidRPr="00000000">
        <w:rPr>
          <w:color w:val="b80a18"/>
          <w:rtl w:val="0"/>
        </w:rPr>
        <w:t xml:space="preserve">type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'digilocker_document_received'</w:t>
      </w:r>
      <w:r w:rsidDel="00000000" w:rsidR="00000000" w:rsidRPr="00000000">
        <w:rPr>
          <w:color w:val="2b303b"/>
          <w:rtl w:val="0"/>
        </w:rPr>
        <w:t xml:space="preserve">, </w:t>
      </w:r>
      <w:r w:rsidDel="00000000" w:rsidR="00000000" w:rsidRPr="00000000">
        <w:rPr>
          <w:color w:val="b80a18"/>
          <w:rtl w:val="0"/>
        </w:rPr>
        <w:t xml:space="preserve">leadId</w:t>
      </w:r>
      <w:r w:rsidDel="00000000" w:rsidR="00000000" w:rsidRPr="00000000">
        <w:rPr>
          <w:color w:val="14181f"/>
          <w:rtl w:val="0"/>
        </w:rPr>
        <w:t xml:space="preserve">:</w:t>
      </w:r>
      <w:r w:rsidDel="00000000" w:rsidR="00000000" w:rsidRPr="00000000">
        <w:rPr>
          <w:color w:val="2b303b"/>
          <w:rtl w:val="0"/>
        </w:rPr>
        <w:t xml:space="preserve"> leadId, </w:t>
      </w:r>
      <w:r w:rsidDel="00000000" w:rsidR="00000000" w:rsidRPr="00000000">
        <w:rPr>
          <w:color w:val="b80a18"/>
          <w:rtl w:val="0"/>
        </w:rPr>
        <w:t xml:space="preserve">message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'Aadhaar received from Digilocker'</w:t>
      </w:r>
      <w:r w:rsidDel="00000000" w:rsidR="00000000" w:rsidRPr="00000000">
        <w:rPr>
          <w:color w:val="2b303b"/>
          <w:rtl w:val="0"/>
        </w:rPr>
        <w:t xml:space="preserve">, </w:t>
      </w:r>
      <w:r w:rsidDel="00000000" w:rsidR="00000000" w:rsidRPr="00000000">
        <w:rPr>
          <w:color w:val="b80a18"/>
          <w:rtl w:val="0"/>
        </w:rPr>
        <w:t xml:space="preserve">verificationStatus</w:t>
      </w:r>
      <w:r w:rsidDel="00000000" w:rsidR="00000000" w:rsidRPr="00000000">
        <w:rPr>
          <w:color w:val="14181f"/>
          <w:rtl w:val="0"/>
        </w:rPr>
        <w:t xml:space="preserve">:</w:t>
      </w:r>
      <w:r w:rsidDel="00000000" w:rsidR="00000000" w:rsidRPr="00000000">
        <w:rPr>
          <w:color w:val="2b303b"/>
          <w:rtl w:val="0"/>
        </w:rPr>
        <w:t xml:space="preserve"> overallStatus }); </w:t>
      </w:r>
      <w:r w:rsidDel="00000000" w:rsidR="00000000" w:rsidRPr="00000000">
        <w:rPr>
          <w:color w:val="008080"/>
          <w:rtl w:val="0"/>
        </w:rPr>
        <w:t xml:space="preserve">8.</w:t>
      </w:r>
      <w:r w:rsidDel="00000000" w:rsidR="00000000" w:rsidRPr="00000000">
        <w:rPr>
          <w:color w:val="2b303b"/>
          <w:rtl w:val="0"/>
        </w:rPr>
        <w:t xml:space="preserve"> </w:t>
      </w:r>
      <w:r w:rsidDel="00000000" w:rsidR="00000000" w:rsidRPr="00000000">
        <w:rPr>
          <w:color w:val="b34a00"/>
          <w:rtl w:val="0"/>
        </w:rPr>
        <w:t xml:space="preserve">Store</w:t>
      </w:r>
      <w:r w:rsidDel="00000000" w:rsidR="00000000" w:rsidRPr="00000000">
        <w:rPr>
          <w:color w:val="2b303b"/>
          <w:rtl w:val="0"/>
        </w:rPr>
        <w:t xml:space="preserve"> photo </w:t>
      </w:r>
      <w:r w:rsidDel="00000000" w:rsidR="00000000" w:rsidRPr="00000000">
        <w:rPr>
          <w:color w:val="8100c2"/>
          <w:rtl w:val="0"/>
        </w:rPr>
        <w:t xml:space="preserve">for</w:t>
      </w:r>
      <w:r w:rsidDel="00000000" w:rsidR="00000000" w:rsidRPr="00000000">
        <w:rPr>
          <w:color w:val="2b303b"/>
          <w:rtl w:val="0"/>
        </w:rPr>
        <w:t xml:space="preserve"> face match</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8100c2"/>
          <w:rtl w:val="0"/>
        </w:rPr>
        <w:t xml:space="preserve">await</w:t>
      </w:r>
      <w:r w:rsidDel="00000000" w:rsidR="00000000" w:rsidRPr="00000000">
        <w:rPr>
          <w:color w:val="2b303b"/>
          <w:rtl w:val="0"/>
        </w:rPr>
        <w:t xml:space="preserve">db.kyc_documents.</w:t>
      </w:r>
      <w:r w:rsidDel="00000000" w:rsidR="00000000" w:rsidRPr="00000000">
        <w:rPr>
          <w:color w:val="0051c2"/>
          <w:rtl w:val="0"/>
        </w:rPr>
        <w:t xml:space="preserve">create</w:t>
      </w:r>
      <w:r w:rsidDel="00000000" w:rsidR="00000000" w:rsidRPr="00000000">
        <w:rPr>
          <w:color w:val="2b303b"/>
          <w:rtl w:val="0"/>
        </w:rPr>
        <w:t xml:space="preserve">({ </w:t>
      </w:r>
      <w:r w:rsidDel="00000000" w:rsidR="00000000" w:rsidRPr="00000000">
        <w:rPr>
          <w:color w:val="b80a18"/>
          <w:rtl w:val="0"/>
        </w:rPr>
        <w:t xml:space="preserve">lead_id</w:t>
      </w:r>
      <w:r w:rsidDel="00000000" w:rsidR="00000000" w:rsidRPr="00000000">
        <w:rPr>
          <w:color w:val="14181f"/>
          <w:rtl w:val="0"/>
        </w:rPr>
        <w:t xml:space="preserve">:</w:t>
      </w:r>
      <w:r w:rsidDel="00000000" w:rsidR="00000000" w:rsidRPr="00000000">
        <w:rPr>
          <w:color w:val="2b303b"/>
          <w:rtl w:val="0"/>
        </w:rPr>
        <w:t xml:space="preserve"> leadId, </w:t>
      </w:r>
      <w:r w:rsidDel="00000000" w:rsidR="00000000" w:rsidRPr="00000000">
        <w:rPr>
          <w:color w:val="b80a18"/>
          <w:rtl w:val="0"/>
        </w:rPr>
        <w:t xml:space="preserve">document_type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'aadhaar_photo_digilocker'</w:t>
      </w:r>
      <w:r w:rsidDel="00000000" w:rsidR="00000000" w:rsidRPr="00000000">
        <w:rPr>
          <w:color w:val="2b303b"/>
          <w:rtl w:val="0"/>
        </w:rPr>
        <w:t xml:space="preserve">, </w:t>
      </w:r>
      <w:r w:rsidDel="00000000" w:rsidR="00000000" w:rsidRPr="00000000">
        <w:rPr>
          <w:color w:val="b80a18"/>
          <w:rtl w:val="0"/>
        </w:rPr>
        <w:t xml:space="preserve">file_data_base64</w:t>
      </w:r>
      <w:r w:rsidDel="00000000" w:rsidR="00000000" w:rsidRPr="00000000">
        <w:rPr>
          <w:color w:val="14181f"/>
          <w:rtl w:val="0"/>
        </w:rPr>
        <w:t xml:space="preserve">:</w:t>
      </w:r>
      <w:r w:rsidDel="00000000" w:rsidR="00000000" w:rsidRPr="00000000">
        <w:rPr>
          <w:color w:val="2b303b"/>
          <w:rtl w:val="0"/>
        </w:rPr>
        <w:t xml:space="preserve">aadhaarData.photo_base64, </w:t>
      </w:r>
      <w:r w:rsidDel="00000000" w:rsidR="00000000" w:rsidRPr="00000000">
        <w:rPr>
          <w:color w:val="b80a18"/>
          <w:rtl w:val="0"/>
        </w:rPr>
        <w:t xml:space="preserve">source</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00"/>
          <w:rtl w:val="0"/>
        </w:rPr>
        <w:t xml:space="preserve">'digilocker'</w:t>
      </w:r>
      <w:r w:rsidDel="00000000" w:rsidR="00000000" w:rsidRPr="00000000">
        <w:rPr>
          <w:color w:val="2b303b"/>
          <w:rtl w:val="0"/>
        </w:rPr>
        <w:t xml:space="preserve">, </w:t>
      </w:r>
      <w:r w:rsidDel="00000000" w:rsidR="00000000" w:rsidRPr="00000000">
        <w:rPr>
          <w:color w:val="b80a18"/>
          <w:rtl w:val="0"/>
        </w:rPr>
        <w:t xml:space="preserve">uploaded_at</w:t>
      </w:r>
      <w:r w:rsidDel="00000000" w:rsidR="00000000" w:rsidRPr="00000000">
        <w:rPr>
          <w:color w:val="14181f"/>
          <w:rtl w:val="0"/>
        </w:rPr>
        <w:t xml:space="preserve">:</w:t>
      </w:r>
      <w:r w:rsidDel="00000000" w:rsidR="00000000" w:rsidRPr="00000000">
        <w:rPr>
          <w:color w:val="2b303b"/>
          <w:rtl w:val="0"/>
        </w:rPr>
        <w:t xml:space="preserve"> </w:t>
      </w:r>
      <w:r w:rsidDel="00000000" w:rsidR="00000000" w:rsidRPr="00000000">
        <w:rPr>
          <w:color w:val="008080"/>
          <w:rtl w:val="0"/>
        </w:rPr>
        <w:t xml:space="preserve">NOW</w:t>
      </w:r>
      <w:r w:rsidDel="00000000" w:rsidR="00000000" w:rsidRPr="00000000">
        <w:rPr>
          <w:color w:val="2b303b"/>
          <w:rtl w:val="0"/>
        </w:rPr>
        <w:t xml:space="preserve"> });</w:t>
      </w:r>
    </w:p>
    <w:p w:rsidR="00000000" w:rsidDel="00000000" w:rsidP="00000000" w:rsidRDefault="00000000" w:rsidRPr="00000000" w14:paraId="00000989">
      <w:pPr>
        <w:spacing w:after="240" w:before="240" w:line="240" w:lineRule="auto"/>
        <w:rPr>
          <w:b w:val="1"/>
          <w:bCs w:val="1"/>
          <w:color w:val="2b303b"/>
        </w:rPr>
      </w:pPr>
      <w:r w:rsidDel="00000000" w:rsidR="00000000" w:rsidRPr="00000000">
        <w:rPr>
          <w:b w:val="1"/>
          <w:bCs w:val="1"/>
          <w:color w:val="2b303b"/>
          <w:rtl w:val="0"/>
        </w:rPr>
        <w:t xml:space="preserve">Response Status:</w:t>
      </w:r>
    </w:p>
    <w:p w:rsidR="00000000" w:rsidDel="00000000" w:rsidP="00000000" w:rsidRDefault="00000000" w:rsidRPr="00000000" w14:paraId="0000098A">
      <w:pPr>
        <w:spacing w:after="240" w:before="240" w:line="240" w:lineRule="auto"/>
        <w:rPr>
          <w:color w:val="1155cc"/>
        </w:rPr>
      </w:pPr>
      <w:r w:rsidDel="00000000" w:rsidR="00000000" w:rsidRPr="00000000">
        <w:rPr>
          <w:color w:val="1155cc"/>
          <w:rtl w:val="0"/>
        </w:rPr>
        <w:t xml:space="preserve">200: Success</w:t>
      </w:r>
    </w:p>
    <w:p w:rsidR="00000000" w:rsidDel="00000000" w:rsidP="00000000" w:rsidRDefault="00000000" w:rsidRPr="00000000" w14:paraId="0000098B">
      <w:pPr>
        <w:spacing w:after="240" w:before="240" w:line="240" w:lineRule="auto"/>
        <w:rPr>
          <w:color w:val="1155cc"/>
        </w:rPr>
      </w:pPr>
      <w:r w:rsidDel="00000000" w:rsidR="00000000" w:rsidRPr="00000000">
        <w:rPr>
          <w:color w:val="1155cc"/>
          <w:rtl w:val="0"/>
        </w:rPr>
        <w:t xml:space="preserve">400: Invalid DCTL ID, Failure: Invalid Reference ID, Failure: Invalid Consent</w:t>
      </w:r>
    </w:p>
    <w:p w:rsidR="00000000" w:rsidDel="00000000" w:rsidP="00000000" w:rsidRDefault="00000000" w:rsidRPr="00000000" w14:paraId="0000098C">
      <w:pPr>
        <w:spacing w:after="240" w:before="240" w:line="240" w:lineRule="auto"/>
        <w:rPr>
          <w:b w:val="1"/>
          <w:bCs w:val="1"/>
          <w:color w:val="2b303b"/>
        </w:rPr>
      </w:pPr>
      <w:r w:rsidDel="00000000" w:rsidR="00000000" w:rsidRPr="00000000">
        <w:rPr>
          <w:rtl w:val="0"/>
        </w:rPr>
      </w:r>
    </w:p>
    <w:p w:rsidR="00000000" w:rsidDel="00000000" w:rsidP="00000000" w:rsidRDefault="00000000" w:rsidRPr="00000000" w14:paraId="0000098D">
      <w:pPr>
        <w:spacing w:after="240" w:before="240" w:line="240" w:lineRule="auto"/>
        <w:rPr>
          <w:b w:val="1"/>
          <w:bCs w:val="1"/>
          <w:color w:val="2b303b"/>
        </w:rPr>
      </w:pPr>
      <w:r w:rsidDel="00000000" w:rsidR="00000000" w:rsidRPr="00000000">
        <w:rPr>
          <w:b w:val="1"/>
          <w:bCs w:val="1"/>
          <w:color w:val="2b303b"/>
          <w:rtl w:val="0"/>
        </w:rPr>
        <w:t xml:space="preserve">ADMIN VIEW - AFTER DOCUMENT RECEIVED</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008080"/>
                <w:sz w:val="20"/>
                <w:szCs w:val="20"/>
                <w:rtl w:val="0"/>
              </w:rPr>
              <w:t xml:space="preserve">AADHAAR</w:t>
            </w:r>
            <w:r w:rsidDel="00000000" w:rsidR="00000000" w:rsidRPr="00000000">
              <w:rPr>
                <w:b w:val="1"/>
                <w:bCs w:val="1"/>
                <w:color w:val="2b303b"/>
                <w:sz w:val="20"/>
                <w:szCs w:val="20"/>
                <w:rtl w:val="0"/>
              </w:rPr>
              <w:t xml:space="preserve"> </w:t>
            </w:r>
            <w:r w:rsidDel="00000000" w:rsidR="00000000" w:rsidRPr="00000000">
              <w:rPr>
                <w:b w:val="1"/>
                <w:bCs w:val="1"/>
                <w:color w:val="008080"/>
                <w:sz w:val="20"/>
                <w:szCs w:val="20"/>
                <w:rtl w:val="0"/>
              </w:rPr>
              <w:t xml:space="preserve">VERIFICATION</w:t>
            </w:r>
            <w:r w:rsidDel="00000000" w:rsidR="00000000" w:rsidRPr="00000000">
              <w:rPr>
                <w:b w:val="1"/>
                <w:bCs w:val="1"/>
                <w:color w:val="2b303b"/>
                <w:sz w:val="20"/>
                <w:szCs w:val="20"/>
                <w:rtl w:val="0"/>
              </w:rPr>
              <w:t xml:space="preserve"> (via </w:t>
            </w:r>
            <w:r w:rsidDel="00000000" w:rsidR="00000000" w:rsidRPr="00000000">
              <w:rPr>
                <w:b w:val="1"/>
                <w:bCs w:val="1"/>
                <w:color w:val="b34a00"/>
                <w:sz w:val="20"/>
                <w:szCs w:val="20"/>
                <w:rtl w:val="0"/>
              </w:rPr>
              <w:t xml:space="preserve">Digilocker</w:t>
            </w:r>
            <w:r w:rsidDel="00000000" w:rsidR="00000000" w:rsidRPr="00000000">
              <w:rPr>
                <w:b w:val="1"/>
                <w:bCs w:val="1"/>
                <w:color w:val="2b303b"/>
                <w:sz w:val="20"/>
                <w:szCs w:val="20"/>
                <w:rtl w:val="0"/>
              </w:rPr>
              <w:t xml:space="preserve">)                     </w:t>
            </w:r>
            <w:r w:rsidDel="00000000" w:rsidR="00000000" w:rsidRPr="00000000">
              <w:rPr>
                <w:b w:val="1"/>
                <w:bCs w:val="1"/>
                <w:color w:val="b34a00"/>
                <w:sz w:val="20"/>
                <w:szCs w:val="20"/>
                <w:rtl w:val="0"/>
              </w:rPr>
              <w:t xml:space="preserve">Status</w:t>
            </w:r>
            <w:r w:rsidDel="00000000" w:rsidR="00000000" w:rsidRPr="00000000">
              <w:rPr>
                <w:b w:val="1"/>
                <w:bCs w:val="1"/>
                <w:color w:val="14181f"/>
                <w:sz w:val="20"/>
                <w:szCs w:val="20"/>
                <w:rtl w:val="0"/>
              </w:rPr>
              <w:t xml:space="preserve">:</w:t>
            </w:r>
            <w:r w:rsidDel="00000000" w:rsidR="00000000" w:rsidRPr="00000000">
              <w:rPr>
                <w:b w:val="1"/>
                <w:bCs w:val="1"/>
                <w:color w:val="2b303b"/>
                <w:sz w:val="20"/>
                <w:szCs w:val="20"/>
                <w:rtl w:val="0"/>
              </w:rPr>
              <w:t xml:space="preserve"> </w:t>
            </w:r>
            <w:r w:rsidDel="00000000" w:rsidR="00000000" w:rsidRPr="00000000">
              <w:rPr>
                <w:b w:val="1"/>
                <w:bCs w:val="1"/>
                <w:color w:val="b34a00"/>
                <w:sz w:val="20"/>
                <w:szCs w:val="20"/>
                <w:rtl w:val="0"/>
              </w:rPr>
              <w:t xml:space="preserve">Response Awaited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b34a00"/>
                <w:sz w:val="20"/>
                <w:szCs w:val="20"/>
              </w:rPr>
            </w:pPr>
            <w:r w:rsidDel="00000000" w:rsidR="00000000" w:rsidRPr="00000000">
              <w:rPr>
                <w:b w:val="1"/>
                <w:bCs w:val="1"/>
                <w:color w:val="008080"/>
                <w:sz w:val="20"/>
                <w:szCs w:val="20"/>
                <w:rtl w:val="0"/>
              </w:rPr>
              <w:t xml:space="preserve">STEP 2 COMPLETED</w:t>
            </w:r>
            <w:r w:rsidDel="00000000" w:rsidR="00000000" w:rsidRPr="00000000">
              <w:rPr>
                <w:b w:val="1"/>
                <w:bCs w:val="1"/>
                <w:color w:val="14181f"/>
                <w:sz w:val="20"/>
                <w:szCs w:val="20"/>
                <w:rtl w:val="0"/>
              </w:rPr>
              <w:t xml:space="preserve">:</w:t>
            </w:r>
            <w:r w:rsidDel="00000000" w:rsidR="00000000" w:rsidRPr="00000000">
              <w:rPr>
                <w:b w:val="1"/>
                <w:bCs w:val="1"/>
                <w:color w:val="008080"/>
                <w:sz w:val="20"/>
                <w:szCs w:val="20"/>
                <w:rtl w:val="0"/>
              </w:rPr>
              <w:t xml:space="preserve"> </w:t>
            </w:r>
            <w:r w:rsidDel="00000000" w:rsidR="00000000" w:rsidRPr="00000000">
              <w:rPr>
                <w:b w:val="1"/>
                <w:bCs w:val="1"/>
                <w:color w:val="b34a00"/>
                <w:sz w:val="20"/>
                <w:szCs w:val="20"/>
                <w:rtl w:val="0"/>
              </w:rPr>
              <w:t xml:space="preserve">Document</w:t>
            </w:r>
            <w:r w:rsidDel="00000000" w:rsidR="00000000" w:rsidRPr="00000000">
              <w:rPr>
                <w:b w:val="1"/>
                <w:bCs w:val="1"/>
                <w:color w:val="008080"/>
                <w:sz w:val="20"/>
                <w:szCs w:val="20"/>
                <w:rtl w:val="0"/>
              </w:rPr>
              <w:t xml:space="preserve"> </w:t>
            </w:r>
            <w:r w:rsidDel="00000000" w:rsidR="00000000" w:rsidRPr="00000000">
              <w:rPr>
                <w:b w:val="1"/>
                <w:bCs w:val="1"/>
                <w:color w:val="b34a00"/>
                <w:sz w:val="20"/>
                <w:szCs w:val="20"/>
                <w:rtl w:val="0"/>
              </w:rPr>
              <w:t xml:space="preserve">Received</w:t>
            </w:r>
            <w:r w:rsidDel="00000000" w:rsidR="00000000" w:rsidRPr="00000000">
              <w:rPr>
                <w:b w:val="1"/>
                <w:bCs w:val="1"/>
                <w:color w:val="008080"/>
                <w:sz w:val="20"/>
                <w:szCs w:val="20"/>
                <w:rtl w:val="0"/>
              </w:rPr>
              <w:t xml:space="preserve"> </w:t>
            </w:r>
            <w:r w:rsidDel="00000000" w:rsidR="00000000" w:rsidRPr="00000000">
              <w:rPr>
                <w:b w:val="1"/>
                <w:bCs w:val="1"/>
                <w:color w:val="8100c2"/>
                <w:sz w:val="20"/>
                <w:szCs w:val="20"/>
                <w:rtl w:val="0"/>
              </w:rPr>
              <w:t xml:space="preserve">from</w:t>
            </w:r>
            <w:r w:rsidDel="00000000" w:rsidR="00000000" w:rsidRPr="00000000">
              <w:rPr>
                <w:b w:val="1"/>
                <w:bCs w:val="1"/>
                <w:color w:val="008080"/>
                <w:sz w:val="20"/>
                <w:szCs w:val="20"/>
                <w:rtl w:val="0"/>
              </w:rPr>
              <w:t xml:space="preserve"> </w:t>
            </w:r>
            <w:r w:rsidDel="00000000" w:rsidR="00000000" w:rsidRPr="00000000">
              <w:rPr>
                <w:b w:val="1"/>
                <w:bCs w:val="1"/>
                <w:color w:val="b34a00"/>
                <w:sz w:val="20"/>
                <w:szCs w:val="20"/>
                <w:rtl w:val="0"/>
              </w:rPr>
              <w:t xml:space="preserve">Digilocker</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008080"/>
                <w:sz w:val="20"/>
                <w:szCs w:val="20"/>
                <w:rtl w:val="0"/>
              </w:rPr>
              <w:t xml:space="preserve">AADHAAR</w:t>
            </w:r>
            <w:r w:rsidDel="00000000" w:rsidR="00000000" w:rsidRPr="00000000">
              <w:rPr>
                <w:b w:val="1"/>
                <w:bCs w:val="1"/>
                <w:color w:val="b34a00"/>
                <w:sz w:val="20"/>
                <w:szCs w:val="20"/>
                <w:rtl w:val="0"/>
              </w:rPr>
              <w:t xml:space="preserve"> </w:t>
            </w:r>
            <w:r w:rsidDel="00000000" w:rsidR="00000000" w:rsidRPr="00000000">
              <w:rPr>
                <w:b w:val="1"/>
                <w:bCs w:val="1"/>
                <w:color w:val="008080"/>
                <w:sz w:val="20"/>
                <w:szCs w:val="20"/>
                <w:rtl w:val="0"/>
              </w:rPr>
              <w:t xml:space="preserve">DETAILS</w:t>
            </w:r>
            <w:r w:rsidDel="00000000" w:rsidR="00000000" w:rsidRPr="00000000">
              <w:rPr>
                <w:b w:val="1"/>
                <w:bCs w:val="1"/>
                <w:color w:val="b34a00"/>
                <w:sz w:val="20"/>
                <w:szCs w:val="20"/>
                <w:rtl w:val="0"/>
              </w:rPr>
              <w:t xml:space="preserve"> </w:t>
            </w:r>
            <w:r w:rsidDel="00000000" w:rsidR="00000000" w:rsidRPr="00000000">
              <w:rPr>
                <w:b w:val="1"/>
                <w:bCs w:val="1"/>
                <w:color w:val="2b303b"/>
                <w:sz w:val="20"/>
                <w:szCs w:val="20"/>
                <w:rtl w:val="0"/>
              </w:rPr>
              <w:t xml:space="preserve">(</w:t>
            </w:r>
            <w:r w:rsidDel="00000000" w:rsidR="00000000" w:rsidRPr="00000000">
              <w:rPr>
                <w:b w:val="1"/>
                <w:bCs w:val="1"/>
                <w:color w:val="b34a00"/>
                <w:sz w:val="20"/>
                <w:szCs w:val="20"/>
                <w:rtl w:val="0"/>
              </w:rPr>
              <w:t xml:space="preserve">Extracted </w:t>
            </w:r>
            <w:r w:rsidDel="00000000" w:rsidR="00000000" w:rsidRPr="00000000">
              <w:rPr>
                <w:b w:val="1"/>
                <w:bCs w:val="1"/>
                <w:color w:val="8100c2"/>
                <w:sz w:val="20"/>
                <w:szCs w:val="20"/>
                <w:rtl w:val="0"/>
              </w:rPr>
              <w:t xml:space="preserve">from</w:t>
            </w:r>
            <w:r w:rsidDel="00000000" w:rsidR="00000000" w:rsidRPr="00000000">
              <w:rPr>
                <w:b w:val="1"/>
                <w:bCs w:val="1"/>
                <w:color w:val="b34a00"/>
                <w:sz w:val="20"/>
                <w:szCs w:val="20"/>
                <w:rtl w:val="0"/>
              </w:rPr>
              <w:t xml:space="preserve"> Digital </w:t>
            </w:r>
            <w:r w:rsidDel="00000000" w:rsidR="00000000" w:rsidRPr="00000000">
              <w:rPr>
                <w:b w:val="1"/>
                <w:bCs w:val="1"/>
                <w:color w:val="008080"/>
                <w:sz w:val="20"/>
                <w:szCs w:val="20"/>
                <w:rtl w:val="0"/>
              </w:rPr>
              <w:t xml:space="preserve">XML</w:t>
            </w:r>
            <w:r w:rsidDel="00000000" w:rsidR="00000000" w:rsidRPr="00000000">
              <w:rPr>
                <w:b w:val="1"/>
                <w:bCs w:val="1"/>
                <w:color w:val="2b303b"/>
                <w:sz w:val="20"/>
                <w:szCs w:val="20"/>
                <w:rtl w:val="0"/>
              </w:rPr>
              <w:t xml:space="preserve">)</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rtl w:val="0"/>
              </w:rPr>
            </w:r>
          </w:p>
          <w:tbl>
            <w:tblPr>
              <w:tblStyle w:val="Table38"/>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b34a00"/>
                      <w:sz w:val="20"/>
                      <w:szCs w:val="20"/>
                      <w:rtl w:val="0"/>
                    </w:rPr>
                    <w:t xml:space="preserve">Transaction</w:t>
                  </w:r>
                  <w:r w:rsidDel="00000000" w:rsidR="00000000" w:rsidRPr="00000000">
                    <w:rPr>
                      <w:b w:val="1"/>
                      <w:bCs w:val="1"/>
                      <w:color w:val="2b303b"/>
                      <w:sz w:val="20"/>
                      <w:szCs w:val="20"/>
                      <w:rtl w:val="0"/>
                    </w:rPr>
                    <w:t xml:space="preserve"> </w:t>
                  </w:r>
                  <w:r w:rsidDel="00000000" w:rsidR="00000000" w:rsidRPr="00000000">
                    <w:rPr>
                      <w:b w:val="1"/>
                      <w:bCs w:val="1"/>
                      <w:color w:val="008080"/>
                      <w:sz w:val="20"/>
                      <w:szCs w:val="20"/>
                      <w:rtl w:val="0"/>
                    </w:rPr>
                    <w:t xml:space="preserve">ID</w:t>
                  </w:r>
                  <w:r w:rsidDel="00000000" w:rsidR="00000000" w:rsidRPr="00000000">
                    <w:rPr>
                      <w:b w:val="1"/>
                      <w:bCs w:val="1"/>
                      <w:color w:val="14181f"/>
                      <w:sz w:val="20"/>
                      <w:szCs w:val="20"/>
                      <w:rtl w:val="0"/>
                    </w:rPr>
                    <w:t xml:space="preserve">:</w:t>
                  </w:r>
                  <w:r w:rsidDel="00000000" w:rsidR="00000000" w:rsidRPr="00000000">
                    <w:rPr>
                      <w:b w:val="1"/>
                      <w:bCs w:val="1"/>
                      <w:color w:val="2b303b"/>
                      <w:sz w:val="20"/>
                      <w:szCs w:val="20"/>
                      <w:rtl w:val="0"/>
                    </w:rPr>
                    <w:t xml:space="preserve"> </w:t>
                  </w:r>
                  <w:r w:rsidDel="00000000" w:rsidR="00000000" w:rsidRPr="00000000">
                    <w:rPr>
                      <w:b w:val="1"/>
                      <w:bCs w:val="1"/>
                      <w:color w:val="008080"/>
                      <w:sz w:val="20"/>
                      <w:szCs w:val="20"/>
                      <w:rtl w:val="0"/>
                    </w:rPr>
                    <w:t xml:space="preserve">DIGI</w:t>
                  </w:r>
                  <w:r w:rsidDel="00000000" w:rsidR="00000000" w:rsidRPr="00000000">
                    <w:rPr>
                      <w:b w:val="1"/>
                      <w:bCs w:val="1"/>
                      <w:color w:val="14181f"/>
                      <w:sz w:val="20"/>
                      <w:szCs w:val="20"/>
                      <w:rtl w:val="0"/>
                    </w:rPr>
                    <w:t xml:space="preserve">-</w:t>
                  </w:r>
                  <w:r w:rsidDel="00000000" w:rsidR="00000000" w:rsidRPr="00000000">
                    <w:rPr>
                      <w:b w:val="1"/>
                      <w:bCs w:val="1"/>
                      <w:color w:val="008080"/>
                      <w:sz w:val="20"/>
                      <w:szCs w:val="20"/>
                      <w:rtl w:val="0"/>
                    </w:rPr>
                    <w:t xml:space="preserve">IT</w:t>
                  </w:r>
                  <w:r w:rsidDel="00000000" w:rsidR="00000000" w:rsidRPr="00000000">
                    <w:rPr>
                      <w:b w:val="1"/>
                      <w:bCs w:val="1"/>
                      <w:color w:val="14181f"/>
                      <w:sz w:val="20"/>
                      <w:szCs w:val="20"/>
                      <w:rtl w:val="0"/>
                    </w:rPr>
                    <w:t xml:space="preserve">-</w:t>
                  </w:r>
                  <w:r w:rsidDel="00000000" w:rsidR="00000000" w:rsidRPr="00000000">
                    <w:rPr>
                      <w:b w:val="1"/>
                      <w:bCs w:val="1"/>
                      <w:color w:val="008080"/>
                      <w:sz w:val="20"/>
                      <w:szCs w:val="20"/>
                      <w:rtl w:val="0"/>
                    </w:rPr>
                    <w:t xml:space="preserve">2026</w:t>
                  </w:r>
                  <w:r w:rsidDel="00000000" w:rsidR="00000000" w:rsidRPr="00000000">
                    <w:rPr>
                      <w:b w:val="1"/>
                      <w:bCs w:val="1"/>
                      <w:color w:val="14181f"/>
                      <w:sz w:val="20"/>
                      <w:szCs w:val="20"/>
                      <w:rtl w:val="0"/>
                    </w:rPr>
                    <w:t xml:space="preserve">-</w:t>
                  </w:r>
                  <w:r w:rsidDel="00000000" w:rsidR="00000000" w:rsidRPr="00000000">
                    <w:rPr>
                      <w:b w:val="1"/>
                      <w:bCs w:val="1"/>
                      <w:color w:val="008080"/>
                      <w:sz w:val="20"/>
                      <w:szCs w:val="20"/>
                      <w:rtl w:val="0"/>
                    </w:rPr>
                    <w:t xml:space="preserve">123</w:t>
                  </w:r>
                  <w:r w:rsidDel="00000000" w:rsidR="00000000" w:rsidRPr="00000000">
                    <w:rPr>
                      <w:b w:val="1"/>
                      <w:bCs w:val="1"/>
                      <w:color w:val="14181f"/>
                      <w:sz w:val="20"/>
                      <w:szCs w:val="20"/>
                      <w:rtl w:val="0"/>
                    </w:rPr>
                    <w:t xml:space="preserve">-</w:t>
                  </w:r>
                  <w:r w:rsidDel="00000000" w:rsidR="00000000" w:rsidRPr="00000000">
                    <w:rPr>
                      <w:b w:val="1"/>
                      <w:bCs w:val="1"/>
                      <w:color w:val="008080"/>
                      <w:sz w:val="20"/>
                      <w:szCs w:val="20"/>
                      <w:rtl w:val="0"/>
                    </w:rPr>
                    <w:t xml:space="preserve">1722012345678</w:t>
                  </w: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b34a00"/>
                      <w:sz w:val="20"/>
                      <w:szCs w:val="20"/>
                      <w:rtl w:val="0"/>
                    </w:rPr>
                    <w:t xml:space="preserve">Fetched</w:t>
                  </w:r>
                  <w:r w:rsidDel="00000000" w:rsidR="00000000" w:rsidRPr="00000000">
                    <w:rPr>
                      <w:b w:val="1"/>
                      <w:bCs w:val="1"/>
                      <w:color w:val="2b303b"/>
                      <w:sz w:val="20"/>
                      <w:szCs w:val="20"/>
                      <w:rtl w:val="0"/>
                    </w:rPr>
                    <w:t xml:space="preserve"> </w:t>
                  </w:r>
                  <w:r w:rsidDel="00000000" w:rsidR="00000000" w:rsidRPr="00000000">
                    <w:rPr>
                      <w:b w:val="1"/>
                      <w:bCs w:val="1"/>
                      <w:color w:val="b34a00"/>
                      <w:sz w:val="20"/>
                      <w:szCs w:val="20"/>
                      <w:rtl w:val="0"/>
                    </w:rPr>
                    <w:t xml:space="preserve">At</w:t>
                  </w:r>
                  <w:r w:rsidDel="00000000" w:rsidR="00000000" w:rsidRPr="00000000">
                    <w:rPr>
                      <w:b w:val="1"/>
                      <w:bCs w:val="1"/>
                      <w:color w:val="14181f"/>
                      <w:sz w:val="20"/>
                      <w:szCs w:val="20"/>
                      <w:rtl w:val="0"/>
                    </w:rPr>
                    <w:t xml:space="preserve">:</w:t>
                  </w:r>
                  <w:r w:rsidDel="00000000" w:rsidR="00000000" w:rsidRPr="00000000">
                    <w:rPr>
                      <w:b w:val="1"/>
                      <w:bCs w:val="1"/>
                      <w:color w:val="2b303b"/>
                      <w:sz w:val="20"/>
                      <w:szCs w:val="20"/>
                      <w:rtl w:val="0"/>
                    </w:rPr>
                    <w:t xml:space="preserve"> </w:t>
                  </w:r>
                  <w:r w:rsidDel="00000000" w:rsidR="00000000" w:rsidRPr="00000000">
                    <w:rPr>
                      <w:b w:val="1"/>
                      <w:bCs w:val="1"/>
                      <w:color w:val="008080"/>
                      <w:sz w:val="20"/>
                      <w:szCs w:val="20"/>
                      <w:rtl w:val="0"/>
                    </w:rPr>
                    <w:t xml:space="preserve">26</w:t>
                  </w:r>
                  <w:r w:rsidDel="00000000" w:rsidR="00000000" w:rsidRPr="00000000">
                    <w:rPr>
                      <w:b w:val="1"/>
                      <w:bCs w:val="1"/>
                      <w:color w:val="14181f"/>
                      <w:sz w:val="20"/>
                      <w:szCs w:val="20"/>
                      <w:rtl w:val="0"/>
                    </w:rPr>
                    <w:t xml:space="preserve">-</w:t>
                  </w:r>
                  <w:r w:rsidDel="00000000" w:rsidR="00000000" w:rsidRPr="00000000">
                    <w:rPr>
                      <w:b w:val="1"/>
                      <w:bCs w:val="1"/>
                      <w:color w:val="b34a00"/>
                      <w:sz w:val="20"/>
                      <w:szCs w:val="20"/>
                      <w:rtl w:val="0"/>
                    </w:rPr>
                    <w:t xml:space="preserve">Jul</w:t>
                  </w:r>
                  <w:r w:rsidDel="00000000" w:rsidR="00000000" w:rsidRPr="00000000">
                    <w:rPr>
                      <w:b w:val="1"/>
                      <w:bCs w:val="1"/>
                      <w:color w:val="14181f"/>
                      <w:sz w:val="20"/>
                      <w:szCs w:val="20"/>
                      <w:rtl w:val="0"/>
                    </w:rPr>
                    <w:t xml:space="preserve">-</w:t>
                  </w:r>
                  <w:r w:rsidDel="00000000" w:rsidR="00000000" w:rsidRPr="00000000">
                    <w:rPr>
                      <w:b w:val="1"/>
                      <w:bCs w:val="1"/>
                      <w:color w:val="008080"/>
                      <w:sz w:val="20"/>
                      <w:szCs w:val="20"/>
                      <w:rtl w:val="0"/>
                    </w:rPr>
                    <w:t xml:space="preserve">2026</w:t>
                  </w:r>
                  <w:r w:rsidDel="00000000" w:rsidR="00000000" w:rsidRPr="00000000">
                    <w:rPr>
                      <w:b w:val="1"/>
                      <w:bCs w:val="1"/>
                      <w:color w:val="2b303b"/>
                      <w:sz w:val="20"/>
                      <w:szCs w:val="20"/>
                      <w:rtl w:val="0"/>
                    </w:rPr>
                    <w:t xml:space="preserve"> </w:t>
                  </w:r>
                  <w:r w:rsidDel="00000000" w:rsidR="00000000" w:rsidRPr="00000000">
                    <w:rPr>
                      <w:b w:val="1"/>
                      <w:bCs w:val="1"/>
                      <w:color w:val="008080"/>
                      <w:sz w:val="20"/>
                      <w:szCs w:val="20"/>
                      <w:rtl w:val="0"/>
                    </w:rPr>
                    <w:t xml:space="preserve">11</w:t>
                  </w:r>
                  <w:r w:rsidDel="00000000" w:rsidR="00000000" w:rsidRPr="00000000">
                    <w:rPr>
                      <w:b w:val="1"/>
                      <w:bCs w:val="1"/>
                      <w:color w:val="14181f"/>
                      <w:sz w:val="20"/>
                      <w:szCs w:val="20"/>
                      <w:rtl w:val="0"/>
                    </w:rPr>
                    <w:t xml:space="preserve">:</w:t>
                  </w:r>
                  <w:r w:rsidDel="00000000" w:rsidR="00000000" w:rsidRPr="00000000">
                    <w:rPr>
                      <w:b w:val="1"/>
                      <w:bCs w:val="1"/>
                      <w:color w:val="008080"/>
                      <w:sz w:val="20"/>
                      <w:szCs w:val="20"/>
                      <w:rtl w:val="0"/>
                    </w:rPr>
                    <w:t xml:space="preserve">45</w:t>
                  </w:r>
                  <w:r w:rsidDel="00000000" w:rsidR="00000000" w:rsidRPr="00000000">
                    <w:rPr>
                      <w:b w:val="1"/>
                      <w:bCs w:val="1"/>
                      <w:color w:val="2b303b"/>
                      <w:sz w:val="20"/>
                      <w:szCs w:val="20"/>
                      <w:rtl w:val="0"/>
                    </w:rPr>
                    <w:t xml:space="preserve"> </w:t>
                  </w:r>
                  <w:r w:rsidDel="00000000" w:rsidR="00000000" w:rsidRPr="00000000">
                    <w:rPr>
                      <w:b w:val="1"/>
                      <w:bCs w:val="1"/>
                      <w:color w:val="008080"/>
                      <w:sz w:val="20"/>
                      <w:szCs w:val="20"/>
                      <w:rtl w:val="0"/>
                    </w:rPr>
                    <w:t xml:space="preserve">AM</w:t>
                  </w:r>
                  <w:r w:rsidDel="00000000" w:rsidR="00000000" w:rsidRPr="00000000">
                    <w:rPr>
                      <w:b w:val="1"/>
                      <w:bCs w:val="1"/>
                      <w:color w:val="2b303b"/>
                      <w:sz w:val="20"/>
                      <w:szCs w:val="20"/>
                      <w:rtl w:val="0"/>
                    </w:rPr>
                    <w:t xml:space="preserve">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b34a00"/>
                      <w:sz w:val="20"/>
                      <w:szCs w:val="20"/>
                      <w:rtl w:val="0"/>
                    </w:rPr>
                    <w:t xml:space="preserve">Source</w:t>
                  </w:r>
                  <w:r w:rsidDel="00000000" w:rsidR="00000000" w:rsidRPr="00000000">
                    <w:rPr>
                      <w:b w:val="1"/>
                      <w:bCs w:val="1"/>
                      <w:color w:val="14181f"/>
                      <w:sz w:val="20"/>
                      <w:szCs w:val="20"/>
                      <w:rtl w:val="0"/>
                    </w:rPr>
                    <w:t xml:space="preserve">:</w:t>
                  </w:r>
                  <w:r w:rsidDel="00000000" w:rsidR="00000000" w:rsidRPr="00000000">
                    <w:rPr>
                      <w:b w:val="1"/>
                      <w:bCs w:val="1"/>
                      <w:color w:val="b34a00"/>
                      <w:sz w:val="20"/>
                      <w:szCs w:val="20"/>
                      <w:rtl w:val="0"/>
                    </w:rPr>
                    <w:t xml:space="preserve">DigiLocker</w:t>
                  </w: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2b303b"/>
                      <w:sz w:val="20"/>
                      <w:szCs w:val="20"/>
                      <w:rtl w:val="0"/>
                    </w:rPr>
                    <w:t xml:space="preserve">━━━━━━━━━━━━━━━━━━━━━━━━━━━━━━━━━━━━━━━━━━━━</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rtl w:val="0"/>
                    </w:rPr>
                  </w:r>
                </w:p>
                <w:tbl>
                  <w:tblPr>
                    <w:tblStyle w:val="Table39"/>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2"/>
                    <w:gridCol w:w="1792"/>
                    <w:gridCol w:w="1792"/>
                    <w:gridCol w:w="1792"/>
                    <w:gridCol w:w="1792"/>
                    <w:tblGridChange w:id="0">
                      <w:tblGrid>
                        <w:gridCol w:w="1792"/>
                        <w:gridCol w:w="1792"/>
                        <w:gridCol w:w="1792"/>
                        <w:gridCol w:w="1792"/>
                        <w:gridCol w:w="179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40" w:lineRule="auto"/>
                          <w:rPr/>
                        </w:pPr>
                        <w:r w:rsidDel="00000000" w:rsidR="00000000" w:rsidRPr="00000000">
                          <w:rPr>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pPr>
                        <w:r w:rsidDel="00000000" w:rsidR="00000000" w:rsidRPr="00000000">
                          <w:rPr>
                            <w:rtl w:val="0"/>
                          </w:rPr>
                          <w:t xml:space="preserve">Input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40" w:lineRule="auto"/>
                          <w:rPr/>
                        </w:pPr>
                        <w:r w:rsidDel="00000000" w:rsidR="00000000" w:rsidRPr="00000000">
                          <w:rPr>
                            <w:rtl w:val="0"/>
                          </w:rPr>
                          <w:t xml:space="preserve">Document Data (From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40" w:lineRule="auto"/>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40" w:lineRule="auto"/>
                          <w:rPr/>
                        </w:pPr>
                        <w:r w:rsidDel="00000000" w:rsidR="00000000" w:rsidRPr="00000000">
                          <w:rPr>
                            <w:rtl w:val="0"/>
                          </w:rPr>
                          <w:t xml:space="preserve">Match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2b303b"/>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color w:val="2b303b"/>
                            <w:sz w:val="20"/>
                            <w:szCs w:val="20"/>
                          </w:rPr>
                        </w:pPr>
                        <w:r w:rsidDel="00000000" w:rsidR="00000000" w:rsidRPr="00000000">
                          <w:rPr>
                            <w:rtl w:val="0"/>
                          </w:rPr>
                          <w:t xml:space="preserve">Name (From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color w:val="2b303b"/>
                            <w:sz w:val="20"/>
                            <w:szCs w:val="20"/>
                          </w:rPr>
                        </w:pPr>
                        <w:r w:rsidDel="00000000" w:rsidR="00000000" w:rsidRPr="00000000">
                          <w:rPr>
                            <w:color w:val="008080"/>
                            <w:sz w:val="20"/>
                            <w:szCs w:val="20"/>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hyperlink r:id="rId21">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9A1">
                        <w:pPr>
                          <w:widowControl w:val="0"/>
                          <w:spacing w:line="240" w:lineRule="auto"/>
                          <w:rPr>
                            <w:b w:val="1"/>
                            <w:bCs w:val="1"/>
                            <w:color w:val="2b303b"/>
                            <w:sz w:val="20"/>
                            <w:szCs w:val="20"/>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2b303b"/>
                            <w:sz w:val="20"/>
                            <w:szCs w:val="20"/>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40" w:lineRule="auto"/>
                          <w:rPr>
                            <w:color w:val="2b303b"/>
                            <w:sz w:val="20"/>
                            <w:szCs w:val="20"/>
                          </w:rPr>
                        </w:pPr>
                        <w:r w:rsidDel="00000000" w:rsidR="00000000" w:rsidRPr="00000000">
                          <w:rPr>
                            <w:rtl w:val="0"/>
                          </w:rPr>
                          <w:t xml:space="preserve"> First letter: Gender (From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sz w:val="20"/>
                            <w:szCs w:val="20"/>
                          </w:rPr>
                        </w:pPr>
                        <w:r w:rsidDel="00000000" w:rsidR="00000000" w:rsidRPr="00000000">
                          <w:rPr>
                            <w:color w:val="2b303b"/>
                            <w:sz w:val="20"/>
                            <w:szCs w:val="20"/>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b w:val="1"/>
                            <w:bCs w:val="1"/>
                            <w:color w:val="2b303b"/>
                            <w:sz w:val="20"/>
                            <w:szCs w:val="20"/>
                          </w:rPr>
                        </w:pPr>
                        <w:hyperlink r:id="rId22">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9A7">
                        <w:pPr>
                          <w:widowControl w:val="0"/>
                          <w:spacing w:line="240" w:lineRule="auto"/>
                          <w:rPr>
                            <w:b w:val="1"/>
                            <w:bCs w:val="1"/>
                            <w:color w:val="2b303b"/>
                            <w:sz w:val="20"/>
                            <w:szCs w:val="20"/>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2b303b"/>
                            <w:sz w:val="20"/>
                            <w:szCs w:val="20"/>
                            <w:rtl w:val="0"/>
                          </w:rPr>
                          <w:t xml:space="preserve">DOB</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color w:val="2b303b"/>
                            <w:sz w:val="20"/>
                            <w:szCs w:val="20"/>
                          </w:rPr>
                        </w:pPr>
                        <w:r w:rsidDel="00000000" w:rsidR="00000000" w:rsidRPr="00000000">
                          <w:rPr>
                            <w:rtl w:val="0"/>
                          </w:rPr>
                          <w:t xml:space="preserve">DOB (From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color w:val="2b303b"/>
                            <w:sz w:val="20"/>
                            <w:szCs w:val="20"/>
                          </w:rPr>
                        </w:pPr>
                        <w:r w:rsidDel="00000000" w:rsidR="00000000" w:rsidRPr="00000000">
                          <w:rPr>
                            <w:color w:val="008080"/>
                            <w:sz w:val="20"/>
                            <w:szCs w:val="20"/>
                            <w:rtl w:val="0"/>
                          </w:rPr>
                          <w:t xml:space="preserve">"dob"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color w:val="2b303b"/>
                            <w:sz w:val="20"/>
                            <w:szCs w:val="20"/>
                          </w:rPr>
                        </w:pPr>
                        <w:hyperlink r:id="rId23">
                          <w:r w:rsidDel="00000000" w:rsidR="00000000" w:rsidRPr="00000000">
                            <w:rPr>
                              <w:color w:val="1155cc"/>
                              <w:sz w:val="20"/>
                              <w:szCs w:val="20"/>
                              <w:u w:val="single"/>
                              <w:rtl w:val="0"/>
                            </w:rPr>
                            <w:t xml:space="preserve">Run Match Engine</w:t>
                          </w:r>
                        </w:hyperlink>
                        <w:r w:rsidDel="00000000" w:rsidR="00000000" w:rsidRPr="00000000">
                          <w:rPr>
                            <w:color w:val="2b303b"/>
                            <w:sz w:val="20"/>
                            <w:szCs w:val="20"/>
                            <w:rtl w:val="0"/>
                          </w:rPr>
                          <w:t xml:space="preserve">/Manual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9AD">
                        <w:pPr>
                          <w:widowControl w:val="0"/>
                          <w:spacing w:line="240" w:lineRule="auto"/>
                          <w:rPr>
                            <w:b w:val="1"/>
                            <w:bCs w:val="1"/>
                            <w:color w:val="2b303b"/>
                            <w:sz w:val="20"/>
                            <w:szCs w:val="20"/>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2b303b"/>
                            <w:sz w:val="20"/>
                            <w:szCs w:val="20"/>
                            <w:rtl w:val="0"/>
                          </w:rPr>
                          <w:t xml:space="preserve">Father/Husband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40" w:lineRule="auto"/>
                          <w:rPr>
                            <w:color w:val="2b303b"/>
                            <w:sz w:val="20"/>
                            <w:szCs w:val="20"/>
                          </w:rPr>
                        </w:pPr>
                        <w:r w:rsidDel="00000000" w:rsidR="00000000" w:rsidRPr="00000000">
                          <w:rPr>
                            <w:rtl w:val="0"/>
                          </w:rPr>
                          <w:t xml:space="preserve">Father/Hunband Name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rPr>
                            <w:color w:val="2b303b"/>
                            <w:sz w:val="20"/>
                            <w:szCs w:val="20"/>
                          </w:rPr>
                        </w:pPr>
                        <w:r w:rsidDel="00000000" w:rsidR="00000000" w:rsidRPr="00000000">
                          <w:rPr>
                            <w:color w:val="008080"/>
                            <w:sz w:val="20"/>
                            <w:szCs w:val="20"/>
                            <w:rtl w:val="0"/>
                          </w:rPr>
                          <w:t xml:space="preserve">S</w:t>
                        </w:r>
                        <w:r w:rsidDel="00000000" w:rsidR="00000000" w:rsidRPr="00000000">
                          <w:rPr>
                            <w:color w:val="14181f"/>
                            <w:sz w:val="20"/>
                            <w:szCs w:val="20"/>
                            <w:rtl w:val="0"/>
                          </w:rPr>
                          <w:t xml:space="preserve">/</w:t>
                        </w:r>
                        <w:r w:rsidDel="00000000" w:rsidR="00000000" w:rsidRPr="00000000">
                          <w:rPr>
                            <w:color w:val="008080"/>
                            <w:sz w:val="20"/>
                            <w:szCs w:val="20"/>
                            <w:rtl w:val="0"/>
                          </w:rPr>
                          <w:t xml:space="preserve">O</w:t>
                        </w:r>
                        <w:r w:rsidDel="00000000" w:rsidR="00000000" w:rsidRPr="00000000">
                          <w:rPr>
                            <w:color w:val="2b303b"/>
                            <w:sz w:val="20"/>
                            <w:szCs w:val="20"/>
                            <w:rtl w:val="0"/>
                          </w:rPr>
                          <w:t xml:space="preserve"> </w:t>
                        </w:r>
                        <w:r w:rsidDel="00000000" w:rsidR="00000000" w:rsidRPr="00000000">
                          <w:rPr>
                            <w:color w:val="008080"/>
                            <w:sz w:val="20"/>
                            <w:szCs w:val="20"/>
                            <w:rtl w:val="0"/>
                          </w:rPr>
                          <w:t xml:space="preserve">RAMESH</w:t>
                        </w:r>
                        <w:r w:rsidDel="00000000" w:rsidR="00000000" w:rsidRPr="00000000">
                          <w:rPr>
                            <w:color w:val="2b303b"/>
                            <w:sz w:val="20"/>
                            <w:szCs w:val="20"/>
                            <w:rtl w:val="0"/>
                          </w:rPr>
                          <w:t xml:space="preserve"> </w:t>
                        </w:r>
                        <w:r w:rsidDel="00000000" w:rsidR="00000000" w:rsidRPr="00000000">
                          <w:rPr>
                            <w:color w:val="008080"/>
                            <w:sz w:val="20"/>
                            <w:szCs w:val="20"/>
                            <w:rtl w:val="0"/>
                          </w:rPr>
                          <w:t xml:space="preserve">SHARMA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b w:val="1"/>
                            <w:bCs w:val="1"/>
                            <w:color w:val="2b303b"/>
                            <w:sz w:val="20"/>
                            <w:szCs w:val="20"/>
                          </w:rPr>
                        </w:pPr>
                        <w:hyperlink r:id="rId24">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9B3">
                        <w:pPr>
                          <w:widowControl w:val="0"/>
                          <w:spacing w:line="240" w:lineRule="auto"/>
                          <w:rPr>
                            <w:b w:val="1"/>
                            <w:bCs w:val="1"/>
                            <w:color w:val="2b303b"/>
                            <w:sz w:val="20"/>
                            <w:szCs w:val="20"/>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2b303b"/>
                            <w:sz w:val="20"/>
                            <w:szCs w:val="20"/>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rPr>
                            <w:color w:val="2b303b"/>
                            <w:sz w:val="20"/>
                            <w:szCs w:val="20"/>
                          </w:rPr>
                        </w:pPr>
                        <w:r w:rsidDel="00000000" w:rsidR="00000000" w:rsidRPr="00000000">
                          <w:rPr>
                            <w:rtl w:val="0"/>
                          </w:rPr>
                          <w:t xml:space="preserve">Address (From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color w:val="2b303b"/>
                            <w:sz w:val="20"/>
                            <w:szCs w:val="20"/>
                          </w:rPr>
                        </w:pPr>
                        <w:r w:rsidDel="00000000" w:rsidR="00000000" w:rsidRPr="00000000">
                          <w:rPr>
                            <w:color w:val="008080"/>
                            <w:sz w:val="20"/>
                            <w:szCs w:val="20"/>
                            <w:rtl w:val="0"/>
                          </w:rPr>
                          <w:t xml:space="preserve">"proofOfAddress"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line="240" w:lineRule="auto"/>
                          <w:rPr>
                            <w:b w:val="1"/>
                            <w:bCs w:val="1"/>
                            <w:color w:val="2b303b"/>
                            <w:sz w:val="20"/>
                            <w:szCs w:val="20"/>
                          </w:rPr>
                        </w:pPr>
                        <w:hyperlink r:id="rId25">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9B9">
                        <w:pPr>
                          <w:widowControl w:val="0"/>
                          <w:spacing w:line="240" w:lineRule="auto"/>
                          <w:rPr>
                            <w:b w:val="1"/>
                            <w:bCs w:val="1"/>
                            <w:color w:val="2b303b"/>
                            <w:sz w:val="20"/>
                            <w:szCs w:val="20"/>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b w:val="1"/>
                            <w:bCs w:val="1"/>
                            <w:color w:val="2b303b"/>
                            <w:sz w:val="20"/>
                            <w:szCs w:val="20"/>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color w:val="2b303b"/>
                            <w:sz w:val="20"/>
                            <w:szCs w:val="20"/>
                          </w:rPr>
                        </w:pPr>
                        <w:r w:rsidDel="00000000" w:rsidR="00000000" w:rsidRPr="00000000">
                          <w:rPr>
                            <w:rtl w:val="0"/>
                          </w:rPr>
                          <w:t xml:space="preserve">Mobile (From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color w:val="2b303b"/>
                            <w:sz w:val="20"/>
                            <w:szCs w:val="20"/>
                          </w:rPr>
                        </w:pPr>
                        <w:r w:rsidDel="00000000" w:rsidR="00000000" w:rsidRPr="00000000">
                          <w:rPr>
                            <w:color w:val="14181f"/>
                            <w:sz w:val="20"/>
                            <w:szCs w:val="20"/>
                            <w:rtl w:val="0"/>
                          </w:rPr>
                          <w:t xml:space="preserve">"hashedMobileNumber"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b w:val="1"/>
                            <w:bCs w:val="1"/>
                            <w:color w:val="2b303b"/>
                            <w:sz w:val="20"/>
                            <w:szCs w:val="20"/>
                          </w:rPr>
                        </w:pPr>
                        <w:hyperlink r:id="rId26">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9BF">
                        <w:pPr>
                          <w:widowControl w:val="0"/>
                          <w:spacing w:line="240" w:lineRule="auto"/>
                          <w:rPr>
                            <w:b w:val="1"/>
                            <w:bCs w:val="1"/>
                            <w:color w:val="2b303b"/>
                            <w:sz w:val="20"/>
                            <w:szCs w:val="20"/>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b w:val="1"/>
                            <w:bCs w:val="1"/>
                            <w:color w:val="2b303b"/>
                            <w:sz w:val="20"/>
                            <w:szCs w:val="20"/>
                          </w:rPr>
                        </w:pPr>
                        <w:r w:rsidDel="00000000" w:rsidR="00000000" w:rsidRPr="00000000">
                          <w:rPr>
                            <w:b w:val="1"/>
                            <w:bCs w:val="1"/>
                            <w:color w:val="2b303b"/>
                            <w:sz w:val="20"/>
                            <w:szCs w:val="20"/>
                            <w:rtl w:val="0"/>
                          </w:rPr>
                          <w:t xml:space="preserve">PHOTOGRAPH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40" w:lineRule="auto"/>
                          <w:rPr>
                            <w:color w:val="2b303b"/>
                            <w:sz w:val="20"/>
                            <w:szCs w:val="20"/>
                          </w:rPr>
                        </w:pPr>
                        <w:r w:rsidDel="00000000" w:rsidR="00000000" w:rsidRPr="00000000">
                          <w:rPr>
                            <w:color w:val="2b303b"/>
                            <w:sz w:val="20"/>
                            <w:szCs w:val="20"/>
                            <w:rtl w:val="0"/>
                          </w:rPr>
                          <w:t xml:space="preserve"> [</w:t>
                        </w:r>
                        <w:r w:rsidDel="00000000" w:rsidR="00000000" w:rsidRPr="00000000">
                          <w:rPr>
                            <w:color w:val="b34a00"/>
                            <w:sz w:val="20"/>
                            <w:szCs w:val="20"/>
                            <w:rtl w:val="0"/>
                          </w:rPr>
                          <w:t xml:space="preserve">Passport Size Photo</w:t>
                        </w:r>
                        <w:r w:rsidDel="00000000" w:rsidR="00000000" w:rsidRPr="00000000">
                          <w:rPr>
                            <w:color w:val="2b303b"/>
                            <w:sz w:val="20"/>
                            <w:szCs w:val="20"/>
                            <w:rtl w:val="0"/>
                          </w:rPr>
                          <w:t xml:space="preserve">]</w:t>
                        </w:r>
                        <w:r w:rsidDel="00000000" w:rsidR="00000000" w:rsidRPr="00000000">
                          <w:rPr>
                            <w:color w:val="008080"/>
                            <w:sz w:val="20"/>
                            <w:szCs w:val="20"/>
                            <w:rtl w:val="0"/>
                          </w:rPr>
                          <w:t xml:space="preserve">           </w:t>
                        </w:r>
                        <w:r w:rsidDel="00000000" w:rsidR="00000000" w:rsidRPr="00000000">
                          <w:rPr>
                            <w:color w:val="2b303b"/>
                            <w:sz w:val="20"/>
                            <w:szCs w:val="20"/>
                            <w:rtl w:val="0"/>
                          </w:rPr>
                          <w:t xml:space="preserve">(</w:t>
                        </w:r>
                        <w:r w:rsidDel="00000000" w:rsidR="00000000" w:rsidRPr="00000000">
                          <w:rPr>
                            <w:color w:val="8100c2"/>
                            <w:sz w:val="20"/>
                            <w:szCs w:val="20"/>
                            <w:rtl w:val="0"/>
                          </w:rPr>
                          <w:t xml:space="preserve">from lead</w:t>
                        </w:r>
                        <w:r w:rsidDel="00000000" w:rsidR="00000000" w:rsidRPr="00000000">
                          <w:rPr>
                            <w:color w:val="2b303b"/>
                            <w:sz w:val="20"/>
                            <w:szCs w:val="20"/>
                            <w:rtl w:val="0"/>
                          </w:rPr>
                          <w:t xml:space="preserve">)</w:t>
                        </w:r>
                      </w:p>
                      <w:p w:rsidR="00000000" w:rsidDel="00000000" w:rsidP="00000000" w:rsidRDefault="00000000" w:rsidRPr="00000000" w14:paraId="000009C2">
                        <w:pPr>
                          <w:widowControl w:val="0"/>
                          <w:spacing w:line="240" w:lineRule="auto"/>
                          <w:rPr>
                            <w:color w:val="2b303b"/>
                            <w:sz w:val="20"/>
                            <w:szCs w:val="20"/>
                          </w:rPr>
                        </w:pPr>
                        <w:r w:rsidDel="00000000" w:rsidR="00000000" w:rsidRPr="00000000">
                          <w:rPr>
                            <w:color w:val="2b303b"/>
                            <w:rtl w:val="0"/>
                          </w:rPr>
                          <w:t xml:space="preserve">[View Full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widowControl w:val="0"/>
                          <w:spacing w:line="240" w:lineRule="auto"/>
                          <w:rPr>
                            <w:color w:val="2b303b"/>
                            <w:sz w:val="20"/>
                            <w:szCs w:val="20"/>
                          </w:rPr>
                        </w:pPr>
                        <w:r w:rsidDel="00000000" w:rsidR="00000000" w:rsidRPr="00000000">
                          <w:rPr>
                            <w:color w:val="2b303b"/>
                            <w:sz w:val="20"/>
                            <w:szCs w:val="20"/>
                            <w:rtl w:val="0"/>
                          </w:rPr>
                          <w:t xml:space="preserve">[</w:t>
                        </w:r>
                        <w:r w:rsidDel="00000000" w:rsidR="00000000" w:rsidRPr="00000000">
                          <w:rPr>
                            <w:color w:val="b34a00"/>
                            <w:sz w:val="20"/>
                            <w:szCs w:val="20"/>
                            <w:rtl w:val="0"/>
                          </w:rPr>
                          <w:t xml:space="preserve">Aadhaar</w:t>
                        </w:r>
                        <w:r w:rsidDel="00000000" w:rsidR="00000000" w:rsidRPr="00000000">
                          <w:rPr>
                            <w:color w:val="008080"/>
                            <w:sz w:val="20"/>
                            <w:szCs w:val="20"/>
                            <w:rtl w:val="0"/>
                          </w:rPr>
                          <w:t xml:space="preserve"> </w:t>
                        </w:r>
                        <w:r w:rsidDel="00000000" w:rsidR="00000000" w:rsidRPr="00000000">
                          <w:rPr>
                            <w:color w:val="b34a00"/>
                            <w:sz w:val="20"/>
                            <w:szCs w:val="20"/>
                            <w:rtl w:val="0"/>
                          </w:rPr>
                          <w:t xml:space="preserve">Photo</w:t>
                        </w:r>
                        <w:r w:rsidDel="00000000" w:rsidR="00000000" w:rsidRPr="00000000">
                          <w:rPr>
                            <w:color w:val="2b303b"/>
                            <w:sz w:val="20"/>
                            <w:szCs w:val="20"/>
                            <w:rtl w:val="0"/>
                          </w:rPr>
                          <w:t xml:space="preserve">]</w:t>
                        </w:r>
                        <w:r w:rsidDel="00000000" w:rsidR="00000000" w:rsidRPr="00000000">
                          <w:rPr>
                            <w:color w:val="008080"/>
                            <w:sz w:val="20"/>
                            <w:szCs w:val="20"/>
                            <w:rtl w:val="0"/>
                          </w:rPr>
                          <w:t xml:space="preserve">           </w:t>
                        </w:r>
                        <w:r w:rsidDel="00000000" w:rsidR="00000000" w:rsidRPr="00000000">
                          <w:rPr>
                            <w:color w:val="2b303b"/>
                            <w:sz w:val="20"/>
                            <w:szCs w:val="20"/>
                            <w:rtl w:val="0"/>
                          </w:rPr>
                          <w:t xml:space="preserve">(</w:t>
                        </w:r>
                        <w:r w:rsidDel="00000000" w:rsidR="00000000" w:rsidRPr="00000000">
                          <w:rPr>
                            <w:color w:val="8100c2"/>
                            <w:sz w:val="20"/>
                            <w:szCs w:val="20"/>
                            <w:rtl w:val="0"/>
                          </w:rPr>
                          <w:t xml:space="preserve">from</w:t>
                        </w:r>
                        <w:r w:rsidDel="00000000" w:rsidR="00000000" w:rsidRPr="00000000">
                          <w:rPr>
                            <w:color w:val="008080"/>
                            <w:sz w:val="20"/>
                            <w:szCs w:val="20"/>
                            <w:rtl w:val="0"/>
                          </w:rPr>
                          <w:t xml:space="preserve"> XML</w:t>
                        </w:r>
                        <w:r w:rsidDel="00000000" w:rsidR="00000000" w:rsidRPr="00000000">
                          <w:rPr>
                            <w:color w:val="2b303b"/>
                            <w:sz w:val="20"/>
                            <w:szCs w:val="20"/>
                            <w:rtl w:val="0"/>
                          </w:rPr>
                          <w:t xml:space="preserve">)</w:t>
                        </w:r>
                      </w:p>
                      <w:p w:rsidR="00000000" w:rsidDel="00000000" w:rsidP="00000000" w:rsidRDefault="00000000" w:rsidRPr="00000000" w14:paraId="000009C4">
                        <w:pPr>
                          <w:widowControl w:val="0"/>
                          <w:spacing w:line="240" w:lineRule="auto"/>
                          <w:rPr>
                            <w:color w:val="2b303b"/>
                            <w:sz w:val="20"/>
                            <w:szCs w:val="20"/>
                          </w:rPr>
                        </w:pPr>
                        <w:r w:rsidDel="00000000" w:rsidR="00000000" w:rsidRPr="00000000">
                          <w:rPr>
                            <w:color w:val="2b303b"/>
                            <w:rtl w:val="0"/>
                          </w:rPr>
                          <w:t xml:space="preserve">[View Full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spacing w:after="240" w:before="240" w:line="240" w:lineRule="auto"/>
                          <w:rPr>
                            <w:color w:val="2b303b"/>
                            <w:sz w:val="20"/>
                            <w:szCs w:val="20"/>
                          </w:rPr>
                        </w:pPr>
                        <w:hyperlink r:id="rId27">
                          <w:r w:rsidDel="00000000" w:rsidR="00000000" w:rsidRPr="00000000">
                            <w:rPr>
                              <w:color w:val="1155cc"/>
                              <w:sz w:val="20"/>
                              <w:szCs w:val="20"/>
                              <w:u w:val="single"/>
                              <w:rtl w:val="0"/>
                            </w:rPr>
                            <w:t xml:space="preserve">Run Face Match</w:t>
                          </w:r>
                        </w:hyperlink>
                        <w:r w:rsidDel="00000000" w:rsidR="00000000" w:rsidRPr="00000000">
                          <w:rPr>
                            <w:color w:val="2b303b"/>
                            <w:sz w:val="20"/>
                            <w:szCs w:val="20"/>
                            <w:rtl w:val="0"/>
                          </w:rPr>
                          <w:t xml:space="preserve">/Manual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color w:val="2b303b"/>
                          </w:rPr>
                        </w:pPr>
                        <w:r w:rsidDel="00000000" w:rsidR="00000000" w:rsidRPr="00000000">
                          <w:rPr>
                            <w:rFonts w:ascii="Gungsuh" w:cs="Gungsuh" w:eastAsia="Gungsuh" w:hAnsi="Gungsuh"/>
                            <w:color w:val="1d75b3"/>
                            <w:sz w:val="20"/>
                            <w:szCs w:val="20"/>
                            <w:rtl w:val="0"/>
                          </w:rPr>
                          <w:t xml:space="preserve">≥90%: Strong Match; 75-89%: Moderate Match; &lt;75%: Mismatch</w:t>
                        </w: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rtl w:val="0"/>
                          </w:rPr>
                        </w:r>
                      </w:p>
                    </w:tc>
                  </w:tr>
                </w:tbl>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sz w:val="20"/>
                      <w:szCs w:val="20"/>
                    </w:rPr>
                  </w:pP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8080"/>
                      <w:sz w:val="20"/>
                      <w:szCs w:val="20"/>
                    </w:rPr>
                  </w:pPr>
                  <w:r w:rsidDel="00000000" w:rsidR="00000000" w:rsidRPr="00000000">
                    <w:rPr>
                      <w:rtl w:val="0"/>
                    </w:rPr>
                  </w:r>
                </w:p>
              </w:tc>
            </w:tr>
          </w:tbl>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8080"/>
                <w:sz w:val="20"/>
                <w:szCs w:val="20"/>
              </w:rPr>
            </w:pPr>
            <w:r w:rsidDel="00000000" w:rsidR="00000000" w:rsidRPr="00000000">
              <w:rPr>
                <w:b w:val="1"/>
                <w:bCs w:val="1"/>
                <w:color w:val="008080"/>
                <w:sz w:val="20"/>
                <w:szCs w:val="20"/>
                <w:rtl w:val="0"/>
              </w:rPr>
              <w:t xml:space="preserve">ADMIN</w:t>
            </w:r>
            <w:r w:rsidDel="00000000" w:rsidR="00000000" w:rsidRPr="00000000">
              <w:rPr>
                <w:b w:val="1"/>
                <w:bCs w:val="1"/>
                <w:color w:val="2b303b"/>
                <w:sz w:val="20"/>
                <w:szCs w:val="20"/>
                <w:rtl w:val="0"/>
              </w:rPr>
              <w:t xml:space="preserve"> </w:t>
            </w:r>
            <w:r w:rsidDel="00000000" w:rsidR="00000000" w:rsidRPr="00000000">
              <w:rPr>
                <w:b w:val="1"/>
                <w:bCs w:val="1"/>
                <w:color w:val="008080"/>
                <w:sz w:val="20"/>
                <w:szCs w:val="20"/>
                <w:rtl w:val="0"/>
              </w:rPr>
              <w:t xml:space="preserve">NOTES</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8080"/>
                <w:sz w:val="20"/>
                <w:szCs w:val="20"/>
              </w:rPr>
            </w:pPr>
            <w:r w:rsidDel="00000000" w:rsidR="00000000" w:rsidRPr="00000000">
              <w:rPr>
                <w:rtl w:val="0"/>
              </w:rPr>
            </w:r>
          </w:p>
          <w:tbl>
            <w:tblPr>
              <w:tblStyle w:val="Table40"/>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8080"/>
                      <w:sz w:val="20"/>
                      <w:szCs w:val="20"/>
                    </w:rPr>
                  </w:pPr>
                  <w:r w:rsidDel="00000000" w:rsidR="00000000" w:rsidRPr="00000000">
                    <w:rPr>
                      <w:b w:val="1"/>
                      <w:bCs w:val="1"/>
                      <w:color w:val="b34a00"/>
                      <w:sz w:val="20"/>
                      <w:szCs w:val="20"/>
                      <w:rtl w:val="0"/>
                    </w:rPr>
                    <w:t xml:space="preserve">Aadhaar</w:t>
                  </w:r>
                  <w:r w:rsidDel="00000000" w:rsidR="00000000" w:rsidRPr="00000000">
                    <w:rPr>
                      <w:b w:val="1"/>
                      <w:bCs w:val="1"/>
                      <w:color w:val="008080"/>
                      <w:sz w:val="20"/>
                      <w:szCs w:val="20"/>
                      <w:rtl w:val="0"/>
                    </w:rPr>
                    <w:t xml:space="preserve"> verified via </w:t>
                  </w:r>
                  <w:r w:rsidDel="00000000" w:rsidR="00000000" w:rsidRPr="00000000">
                    <w:rPr>
                      <w:b w:val="1"/>
                      <w:bCs w:val="1"/>
                      <w:color w:val="b34a00"/>
                      <w:sz w:val="20"/>
                      <w:szCs w:val="20"/>
                      <w:rtl w:val="0"/>
                    </w:rPr>
                    <w:t xml:space="preserve">Digilocker</w:t>
                  </w:r>
                  <w:r w:rsidDel="00000000" w:rsidR="00000000" w:rsidRPr="00000000">
                    <w:rPr>
                      <w:b w:val="1"/>
                      <w:bCs w:val="1"/>
                      <w:color w:val="2b303b"/>
                      <w:sz w:val="20"/>
                      <w:szCs w:val="20"/>
                      <w:rtl w:val="0"/>
                    </w:rPr>
                    <w:t xml:space="preserve">.</w:t>
                  </w:r>
                  <w:r w:rsidDel="00000000" w:rsidR="00000000" w:rsidRPr="00000000">
                    <w:rPr>
                      <w:b w:val="1"/>
                      <w:bCs w:val="1"/>
                      <w:color w:val="008080"/>
                      <w:sz w:val="20"/>
                      <w:szCs w:val="20"/>
                      <w:rtl w:val="0"/>
                    </w:rPr>
                    <w:t xml:space="preserve"> </w:t>
                  </w:r>
                  <w:r w:rsidDel="00000000" w:rsidR="00000000" w:rsidRPr="00000000">
                    <w:rPr>
                      <w:b w:val="1"/>
                      <w:bCs w:val="1"/>
                      <w:color w:val="b34a00"/>
                      <w:sz w:val="20"/>
                      <w:szCs w:val="20"/>
                      <w:rtl w:val="0"/>
                    </w:rPr>
                    <w:t xml:space="preserve">All</w:t>
                  </w:r>
                  <w:r w:rsidDel="00000000" w:rsidR="00000000" w:rsidRPr="00000000">
                    <w:rPr>
                      <w:b w:val="1"/>
                      <w:bCs w:val="1"/>
                      <w:color w:val="008080"/>
                      <w:sz w:val="20"/>
                      <w:szCs w:val="20"/>
                      <w:rtl w:val="0"/>
                    </w:rPr>
                    <w:t xml:space="preserve"> details match</w:t>
                  </w:r>
                  <w:r w:rsidDel="00000000" w:rsidR="00000000" w:rsidRPr="00000000">
                    <w:rPr>
                      <w:b w:val="1"/>
                      <w:bCs w:val="1"/>
                      <w:color w:val="2b303b"/>
                      <w:sz w:val="20"/>
                      <w:szCs w:val="20"/>
                      <w:rtl w:val="0"/>
                    </w:rPr>
                    <w:t xml:space="preserve">.</w:t>
                  </w:r>
                  <w:r w:rsidDel="00000000" w:rsidR="00000000" w:rsidRPr="00000000">
                    <w:rPr>
                      <w:b w:val="1"/>
                      <w:bCs w:val="1"/>
                      <w:color w:val="008080"/>
                      <w:sz w:val="20"/>
                      <w:szCs w:val="20"/>
                      <w:rtl w:val="0"/>
                    </w:rPr>
                    <w:t xml:space="preserve"> </w:t>
                  </w:r>
                  <w:r w:rsidDel="00000000" w:rsidR="00000000" w:rsidRPr="00000000">
                    <w:rPr>
                      <w:b w:val="1"/>
                      <w:bCs w:val="1"/>
                      <w:color w:val="b34a00"/>
                      <w:sz w:val="20"/>
                      <w:szCs w:val="20"/>
                      <w:rtl w:val="0"/>
                    </w:rPr>
                    <w:t xml:space="preserve">High</w:t>
                  </w:r>
                  <w:r w:rsidDel="00000000" w:rsidR="00000000" w:rsidRPr="00000000">
                    <w:rPr>
                      <w:b w:val="1"/>
                      <w:bCs w:val="1"/>
                      <w:color w:val="008080"/>
                      <w:sz w:val="20"/>
                      <w:szCs w:val="20"/>
                      <w:rtl w:val="0"/>
                    </w:rPr>
                    <w:t xml:space="preserve"> confidence</w:t>
                  </w:r>
                  <w:r w:rsidDel="00000000" w:rsidR="00000000" w:rsidRPr="00000000">
                    <w:rPr>
                      <w:b w:val="1"/>
                      <w:bCs w:val="1"/>
                      <w:color w:val="2b303b"/>
                      <w:sz w:val="20"/>
                      <w:szCs w:val="20"/>
                      <w:rtl w:val="0"/>
                    </w:rPr>
                    <w:t xml:space="preserve">.</w:t>
                  </w: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8080"/>
                      <w:sz w:val="20"/>
                      <w:szCs w:val="20"/>
                    </w:rPr>
                  </w:pPr>
                  <w:r w:rsidDel="00000000" w:rsidR="00000000" w:rsidRPr="00000000">
                    <w:rPr>
                      <w:b w:val="1"/>
                      <w:bCs w:val="1"/>
                      <w:color w:val="b34a00"/>
                      <w:sz w:val="20"/>
                      <w:szCs w:val="20"/>
                      <w:rtl w:val="0"/>
                    </w:rPr>
                    <w:t xml:space="preserve">Photo</w:t>
                  </w:r>
                  <w:r w:rsidDel="00000000" w:rsidR="00000000" w:rsidRPr="00000000">
                    <w:rPr>
                      <w:b w:val="1"/>
                      <w:bCs w:val="1"/>
                      <w:color w:val="008080"/>
                      <w:sz w:val="20"/>
                      <w:szCs w:val="20"/>
                      <w:rtl w:val="0"/>
                    </w:rPr>
                    <w:t xml:space="preserve"> extracted and available </w:t>
                  </w:r>
                  <w:r w:rsidDel="00000000" w:rsidR="00000000" w:rsidRPr="00000000">
                    <w:rPr>
                      <w:b w:val="1"/>
                      <w:bCs w:val="1"/>
                      <w:color w:val="8100c2"/>
                      <w:sz w:val="20"/>
                      <w:szCs w:val="20"/>
                      <w:rtl w:val="0"/>
                    </w:rPr>
                    <w:t xml:space="preserve">for</w:t>
                  </w:r>
                  <w:r w:rsidDel="00000000" w:rsidR="00000000" w:rsidRPr="00000000">
                    <w:rPr>
                      <w:b w:val="1"/>
                      <w:bCs w:val="1"/>
                      <w:color w:val="008080"/>
                      <w:sz w:val="20"/>
                      <w:szCs w:val="20"/>
                      <w:rtl w:val="0"/>
                    </w:rPr>
                    <w:t xml:space="preserve"> face match verification</w:t>
                  </w:r>
                  <w:r w:rsidDel="00000000" w:rsidR="00000000" w:rsidRPr="00000000">
                    <w:rPr>
                      <w:b w:val="1"/>
                      <w:bCs w:val="1"/>
                      <w:color w:val="2b303b"/>
                      <w:sz w:val="20"/>
                      <w:szCs w:val="20"/>
                      <w:rtl w:val="0"/>
                    </w:rPr>
                    <w:t xml:space="preserve">.</w:t>
                  </w:r>
                  <w:r w:rsidDel="00000000" w:rsidR="00000000" w:rsidRPr="00000000">
                    <w:rPr>
                      <w:rtl w:val="0"/>
                    </w:rPr>
                  </w:r>
                </w:p>
              </w:tc>
            </w:tr>
          </w:tbl>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8080"/>
                <w:sz w:val="20"/>
                <w:szCs w:val="20"/>
              </w:rPr>
            </w:pP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8080"/>
                <w:sz w:val="20"/>
                <w:szCs w:val="20"/>
              </w:rPr>
            </w:pPr>
            <w:r w:rsidDel="00000000" w:rsidR="00000000" w:rsidRPr="00000000">
              <w:rPr>
                <w:b w:val="1"/>
                <w:bCs w:val="1"/>
                <w:color w:val="008080"/>
                <w:sz w:val="20"/>
                <w:szCs w:val="20"/>
                <w:rtl w:val="0"/>
              </w:rPr>
              <w:t xml:space="preserve">ADMIN DECISION</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8080"/>
                <w:sz w:val="20"/>
                <w:szCs w:val="20"/>
              </w:rPr>
            </w:pPr>
            <w:r w:rsidDel="00000000" w:rsidR="00000000" w:rsidRPr="00000000">
              <w:rPr>
                <w:b w:val="1"/>
                <w:bCs w:val="1"/>
                <w:color w:val="2b303b"/>
                <w:sz w:val="20"/>
                <w:szCs w:val="20"/>
                <w:rtl w:val="0"/>
              </w:rPr>
              <w:t xml:space="preserve">[</w:t>
            </w:r>
            <w:r w:rsidDel="00000000" w:rsidR="00000000" w:rsidRPr="00000000">
              <w:rPr>
                <w:rFonts w:ascii="Arial Unicode MS" w:cs="Arial Unicode MS" w:eastAsia="Arial Unicode MS" w:hAnsi="Arial Unicode MS"/>
                <w:b w:val="1"/>
                <w:bCs w:val="1"/>
                <w:color w:val="008080"/>
                <w:sz w:val="20"/>
                <w:szCs w:val="20"/>
                <w:rtl w:val="0"/>
              </w:rPr>
              <w:t xml:space="preserve">✓ </w:t>
            </w:r>
            <w:r w:rsidDel="00000000" w:rsidR="00000000" w:rsidRPr="00000000">
              <w:rPr>
                <w:b w:val="1"/>
                <w:bCs w:val="1"/>
                <w:color w:val="b34a00"/>
                <w:sz w:val="20"/>
                <w:szCs w:val="20"/>
                <w:rtl w:val="0"/>
              </w:rPr>
              <w:t xml:space="preserve">Accept</w:t>
            </w:r>
            <w:r w:rsidDel="00000000" w:rsidR="00000000" w:rsidRPr="00000000">
              <w:rPr>
                <w:b w:val="1"/>
                <w:bCs w:val="1"/>
                <w:color w:val="008080"/>
                <w:sz w:val="20"/>
                <w:szCs w:val="20"/>
                <w:rtl w:val="0"/>
              </w:rPr>
              <w:t xml:space="preserve"> </w:t>
            </w:r>
            <w:r w:rsidDel="00000000" w:rsidR="00000000" w:rsidRPr="00000000">
              <w:rPr>
                <w:b w:val="1"/>
                <w:bCs w:val="1"/>
                <w:color w:val="b34a00"/>
                <w:sz w:val="20"/>
                <w:szCs w:val="20"/>
                <w:rtl w:val="0"/>
              </w:rPr>
              <w:t xml:space="preserve">Verification</w:t>
            </w:r>
            <w:r w:rsidDel="00000000" w:rsidR="00000000" w:rsidRPr="00000000">
              <w:rPr>
                <w:b w:val="1"/>
                <w:bCs w:val="1"/>
                <w:color w:val="2b303b"/>
                <w:sz w:val="20"/>
                <w:szCs w:val="20"/>
                <w:rtl w:val="0"/>
              </w:rPr>
              <w:t xml:space="preserve">]</w:t>
            </w:r>
            <w:r w:rsidDel="00000000" w:rsidR="00000000" w:rsidRPr="00000000">
              <w:rPr>
                <w:b w:val="1"/>
                <w:bCs w:val="1"/>
                <w:color w:val="008080"/>
                <w:sz w:val="20"/>
                <w:szCs w:val="20"/>
                <w:rtl w:val="0"/>
              </w:rPr>
              <w:t xml:space="preserve"> </w:t>
            </w:r>
            <w:r w:rsidDel="00000000" w:rsidR="00000000" w:rsidRPr="00000000">
              <w:rPr>
                <w:b w:val="1"/>
                <w:bCs w:val="1"/>
                <w:color w:val="2b303b"/>
                <w:sz w:val="20"/>
                <w:szCs w:val="20"/>
                <w:rtl w:val="0"/>
              </w:rPr>
              <w:t xml:space="preserve">[</w:t>
            </w:r>
            <w:r w:rsidDel="00000000" w:rsidR="00000000" w:rsidRPr="00000000">
              <w:rPr>
                <w:rFonts w:ascii="Arial Unicode MS" w:cs="Arial Unicode MS" w:eastAsia="Arial Unicode MS" w:hAnsi="Arial Unicode MS"/>
                <w:b w:val="1"/>
                <w:bCs w:val="1"/>
                <w:color w:val="008080"/>
                <w:sz w:val="20"/>
                <w:szCs w:val="20"/>
                <w:rtl w:val="0"/>
              </w:rPr>
              <w:t xml:space="preserve">✗ </w:t>
            </w:r>
            <w:r w:rsidDel="00000000" w:rsidR="00000000" w:rsidRPr="00000000">
              <w:rPr>
                <w:b w:val="1"/>
                <w:bCs w:val="1"/>
                <w:color w:val="b34a00"/>
                <w:sz w:val="20"/>
                <w:szCs w:val="20"/>
                <w:rtl w:val="0"/>
              </w:rPr>
              <w:t xml:space="preserve">Reject</w:t>
            </w:r>
            <w:r w:rsidDel="00000000" w:rsidR="00000000" w:rsidRPr="00000000">
              <w:rPr>
                <w:b w:val="1"/>
                <w:bCs w:val="1"/>
                <w:color w:val="008080"/>
                <w:sz w:val="20"/>
                <w:szCs w:val="20"/>
                <w:rtl w:val="0"/>
              </w:rPr>
              <w:t xml:space="preserve"> </w:t>
            </w:r>
            <w:r w:rsidDel="00000000" w:rsidR="00000000" w:rsidRPr="00000000">
              <w:rPr>
                <w:b w:val="1"/>
                <w:bCs w:val="1"/>
                <w:color w:val="14181f"/>
                <w:sz w:val="20"/>
                <w:szCs w:val="20"/>
                <w:rtl w:val="0"/>
              </w:rPr>
              <w:t xml:space="preserve">Verification</w:t>
            </w:r>
            <w:r w:rsidDel="00000000" w:rsidR="00000000" w:rsidRPr="00000000">
              <w:rPr>
                <w:b w:val="1"/>
                <w:bCs w:val="1"/>
                <w:color w:val="2b303b"/>
                <w:sz w:val="20"/>
                <w:szCs w:val="20"/>
                <w:rtl w:val="0"/>
              </w:rPr>
              <w:t xml:space="preserve">]</w:t>
            </w:r>
            <w:r w:rsidDel="00000000" w:rsidR="00000000" w:rsidRPr="00000000">
              <w:rPr>
                <w:b w:val="1"/>
                <w:bCs w:val="1"/>
                <w:color w:val="008080"/>
                <w:sz w:val="20"/>
                <w:szCs w:val="20"/>
                <w:rtl w:val="0"/>
              </w:rPr>
              <w:t xml:space="preserve"> </w:t>
            </w:r>
            <w:r w:rsidDel="00000000" w:rsidR="00000000" w:rsidRPr="00000000">
              <w:rPr>
                <w:b w:val="1"/>
                <w:bCs w:val="1"/>
                <w:color w:val="2b303b"/>
                <w:sz w:val="20"/>
                <w:szCs w:val="20"/>
                <w:rtl w:val="0"/>
              </w:rPr>
              <w:t xml:space="preserve">[</w:t>
            </w:r>
            <w:r w:rsidDel="00000000" w:rsidR="00000000" w:rsidRPr="00000000">
              <w:rPr>
                <w:rtl w:val="0"/>
              </w:rPr>
              <w:t xml:space="preserve">⚠️ Request More Docs </w:t>
            </w:r>
            <w:r w:rsidDel="00000000" w:rsidR="00000000" w:rsidRPr="00000000">
              <w:rPr>
                <w:b w:val="1"/>
                <w:bCs w:val="1"/>
                <w:color w:val="2b303b"/>
                <w:sz w:val="20"/>
                <w:szCs w:val="20"/>
                <w:rtl w:val="0"/>
              </w:rPr>
              <w:t xml:space="preserve">]</w:t>
            </w:r>
            <w:r w:rsidDel="00000000" w:rsidR="00000000" w:rsidRPr="00000000">
              <w:rPr>
                <w:rtl w:val="0"/>
              </w:rPr>
            </w:r>
          </w:p>
        </w:tc>
      </w:tr>
    </w:tbl>
    <w:p w:rsidR="00000000" w:rsidDel="00000000" w:rsidP="00000000" w:rsidRDefault="00000000" w:rsidRPr="00000000" w14:paraId="000009D1">
      <w:pPr>
        <w:spacing w:after="240" w:before="240" w:line="240" w:lineRule="auto"/>
        <w:rPr>
          <w:b w:val="1"/>
          <w:bCs w:val="1"/>
          <w:color w:val="2b303b"/>
        </w:rPr>
      </w:pPr>
      <w:r w:rsidDel="00000000" w:rsidR="00000000" w:rsidRPr="00000000">
        <w:rPr>
          <w:b w:val="1"/>
          <w:bCs w:val="1"/>
          <w:color w:val="2b303b"/>
          <w:rtl w:val="0"/>
        </w:rPr>
        <w:t xml:space="preserve">CARD 2: PAN VERIFICATION: </w:t>
      </w:r>
      <w:hyperlink r:id="rId28">
        <w:r w:rsidDel="00000000" w:rsidR="00000000" w:rsidRPr="00000000">
          <w:rPr>
            <w:b w:val="1"/>
            <w:bCs w:val="1"/>
            <w:color w:val="1155cc"/>
            <w:u w:val="single"/>
            <w:rtl w:val="0"/>
          </w:rPr>
          <w:t xml:space="preserve">DOCUMENT LINK</w:t>
        </w:r>
      </w:hyperlink>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PAN VERIFICATION                                                                       Status: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INPUT DATA                                                                                         [</w:t>
            </w:r>
            <w:hyperlink r:id="rId29">
              <w:r w:rsidDel="00000000" w:rsidR="00000000" w:rsidRPr="00000000">
                <w:rPr>
                  <w:b w:val="1"/>
                  <w:bCs w:val="1"/>
                  <w:color w:val="1155cc"/>
                  <w:u w:val="single"/>
                  <w:rtl w:val="0"/>
                </w:rPr>
                <w:t xml:space="preserve">Autofill OCR</w:t>
              </w:r>
            </w:hyperlink>
            <w:r w:rsidDel="00000000" w:rsidR="00000000" w:rsidRPr="00000000">
              <w:rPr>
                <w:b w:val="1"/>
                <w:bCs w:val="1"/>
                <w:color w:val="2b303b"/>
                <w:rtl w:val="0"/>
              </w:rPr>
              <w:t xml:space="preserve">]</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 </w:t>
            </w:r>
            <w:r w:rsidDel="00000000" w:rsidR="00000000" w:rsidRPr="00000000">
              <w:rPr>
                <w:color w:val="2b303b"/>
                <w:rtl w:val="0"/>
              </w:rPr>
              <w:t xml:space="preserve">PAN Numbe</w:t>
            </w:r>
            <w:r w:rsidDel="00000000" w:rsidR="00000000" w:rsidRPr="00000000">
              <w:rPr>
                <w:b w:val="1"/>
                <w:bCs w:val="1"/>
                <w:color w:val="2b303b"/>
                <w:rtl w:val="0"/>
              </w:rPr>
              <w:t xml:space="preserve">r (</w:t>
            </w:r>
            <w:r w:rsidDel="00000000" w:rsidR="00000000" w:rsidRPr="00000000">
              <w:rPr>
                <w:color w:val="2b303b"/>
                <w:rtl w:val="0"/>
              </w:rPr>
              <w:t xml:space="preserve">From PAN): ABCDE1234F</w:t>
            </w:r>
            <w:r w:rsidDel="00000000" w:rsidR="00000000" w:rsidRPr="00000000">
              <w:rPr>
                <w:b w:val="1"/>
                <w:bCs w:val="1"/>
                <w:color w:val="2b303b"/>
                <w:rtl w:val="0"/>
              </w:rPr>
              <w:t xml:space="preserve">                           [✏️ Edit if OCR wrong]</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b w:val="1"/>
                <w:bCs w:val="1"/>
                <w:color w:val="2b303b"/>
                <w:rtl w:val="0"/>
              </w:rPr>
              <w:t xml:space="preserve">├─ </w:t>
            </w:r>
            <w:r w:rsidDel="00000000" w:rsidR="00000000" w:rsidRPr="00000000">
              <w:rPr>
                <w:color w:val="2b303b"/>
                <w:rtl w:val="0"/>
              </w:rPr>
              <w:t xml:space="preserve">PAN Status (Default): Active</w:t>
            </w:r>
          </w:p>
          <w:p w:rsidR="00000000" w:rsidDel="00000000" w:rsidP="00000000" w:rsidRDefault="00000000" w:rsidRPr="00000000" w14:paraId="000009D7">
            <w:pPr>
              <w:widowControl w:val="0"/>
              <w:spacing w:line="240" w:lineRule="auto"/>
              <w:rPr>
                <w:color w:val="2b303b"/>
              </w:rPr>
            </w:pPr>
            <w:r w:rsidDel="00000000" w:rsidR="00000000" w:rsidRPr="00000000">
              <w:rPr>
                <w:b w:val="1"/>
                <w:bCs w:val="1"/>
                <w:color w:val="2b303b"/>
                <w:rtl w:val="0"/>
              </w:rPr>
              <w:t xml:space="preserve">├─ </w:t>
            </w:r>
            <w:r w:rsidDel="00000000" w:rsidR="00000000" w:rsidRPr="00000000">
              <w:rPr>
                <w:color w:val="2b303b"/>
                <w:rtl w:val="0"/>
              </w:rPr>
              <w:t xml:space="preserve">PAN Type (Default): Personal</w:t>
            </w:r>
          </w:p>
          <w:p w:rsidR="00000000" w:rsidDel="00000000" w:rsidP="00000000" w:rsidRDefault="00000000" w:rsidRPr="00000000" w14:paraId="000009D8">
            <w:pPr>
              <w:widowControl w:val="0"/>
              <w:spacing w:line="240" w:lineRule="auto"/>
              <w:rPr>
                <w:color w:val="2b303b"/>
              </w:rPr>
            </w:pPr>
            <w:r w:rsidDel="00000000" w:rsidR="00000000" w:rsidRPr="00000000">
              <w:rPr>
                <w:b w:val="1"/>
                <w:bCs w:val="1"/>
                <w:color w:val="2b303b"/>
                <w:rtl w:val="0"/>
              </w:rPr>
              <w:t xml:space="preserve">├─ </w:t>
            </w:r>
            <w:r w:rsidDel="00000000" w:rsidR="00000000" w:rsidRPr="00000000">
              <w:rPr>
                <w:color w:val="2b303b"/>
                <w:rtl w:val="0"/>
              </w:rPr>
              <w:t xml:space="preserve">Name</w:t>
            </w:r>
            <w:r w:rsidDel="00000000" w:rsidR="00000000" w:rsidRPr="00000000">
              <w:rPr>
                <w:b w:val="1"/>
                <w:bCs w:val="1"/>
                <w:color w:val="2b303b"/>
                <w:rtl w:val="0"/>
              </w:rPr>
              <w:t xml:space="preserve"> (</w:t>
            </w:r>
            <w:r w:rsidDel="00000000" w:rsidR="00000000" w:rsidRPr="00000000">
              <w:rPr>
                <w:color w:val="2b303b"/>
                <w:rtl w:val="0"/>
              </w:rPr>
              <w:t xml:space="preserve">From Lead</w:t>
            </w:r>
            <w:r w:rsidDel="00000000" w:rsidR="00000000" w:rsidRPr="00000000">
              <w:rPr>
                <w:b w:val="1"/>
                <w:bCs w:val="1"/>
                <w:color w:val="2b303b"/>
                <w:rtl w:val="0"/>
              </w:rPr>
              <w:t xml:space="preserve">): </w:t>
            </w:r>
            <w:r w:rsidDel="00000000" w:rsidR="00000000" w:rsidRPr="00000000">
              <w:rPr>
                <w:color w:val="2b303b"/>
                <w:rtl w:val="0"/>
              </w:rPr>
              <w:t xml:space="preserve">VIJAY SHARMA</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b w:val="1"/>
                <w:bCs w:val="1"/>
                <w:color w:val="2b303b"/>
                <w:rtl w:val="0"/>
              </w:rPr>
              <w:t xml:space="preserve">├─ </w:t>
            </w:r>
            <w:r w:rsidDel="00000000" w:rsidR="00000000" w:rsidRPr="00000000">
              <w:rPr>
                <w:color w:val="2b303b"/>
                <w:rtl w:val="0"/>
              </w:rPr>
              <w:t xml:space="preserve">DOB</w:t>
            </w:r>
            <w:r w:rsidDel="00000000" w:rsidR="00000000" w:rsidRPr="00000000">
              <w:rPr>
                <w:b w:val="1"/>
                <w:bCs w:val="1"/>
                <w:color w:val="2b303b"/>
                <w:rtl w:val="0"/>
              </w:rPr>
              <w:t xml:space="preserve"> (</w:t>
            </w:r>
            <w:r w:rsidDel="00000000" w:rsidR="00000000" w:rsidRPr="00000000">
              <w:rPr>
                <w:color w:val="2b303b"/>
                <w:rtl w:val="0"/>
              </w:rPr>
              <w:t xml:space="preserve">From Lead</w:t>
            </w:r>
            <w:r w:rsidDel="00000000" w:rsidR="00000000" w:rsidRPr="00000000">
              <w:rPr>
                <w:b w:val="1"/>
                <w:bCs w:val="1"/>
                <w:color w:val="2b303b"/>
                <w:rtl w:val="0"/>
              </w:rPr>
              <w:t xml:space="preserve">): </w:t>
            </w:r>
            <w:r w:rsidDel="00000000" w:rsidR="00000000" w:rsidRPr="00000000">
              <w:rPr>
                <w:color w:val="2b303b"/>
                <w:rtl w:val="0"/>
              </w:rPr>
              <w:t xml:space="preserve">15-01-1985</w:t>
            </w:r>
          </w:p>
          <w:p w:rsidR="00000000" w:rsidDel="00000000" w:rsidP="00000000" w:rsidRDefault="00000000" w:rsidRPr="00000000" w14:paraId="000009DA">
            <w:pPr>
              <w:widowControl w:val="0"/>
              <w:spacing w:line="240" w:lineRule="auto"/>
              <w:rPr/>
            </w:pPr>
            <w:r w:rsidDel="00000000" w:rsidR="00000000" w:rsidRPr="00000000">
              <w:rPr>
                <w:rtl w:val="0"/>
              </w:rPr>
              <w:t xml:space="preserve">├─ Aadhaar Number (From Lead): XXXX-XXXX-3456            </w:t>
            </w:r>
          </w:p>
          <w:p w:rsidR="00000000" w:rsidDel="00000000" w:rsidP="00000000" w:rsidRDefault="00000000" w:rsidRPr="00000000" w14:paraId="000009DB">
            <w:pPr>
              <w:widowControl w:val="0"/>
              <w:spacing w:line="240" w:lineRule="auto"/>
              <w:rPr/>
            </w:pPr>
            <w:r w:rsidDel="00000000" w:rsidR="00000000" w:rsidRPr="00000000">
              <w:rPr>
                <w:rtl w:val="0"/>
              </w:rPr>
              <w:t xml:space="preserve">├─ Address (From Lead): 123 Main St, Delhi-110001</w:t>
            </w:r>
          </w:p>
          <w:p w:rsidR="00000000" w:rsidDel="00000000" w:rsidP="00000000" w:rsidRDefault="00000000" w:rsidRPr="00000000" w14:paraId="000009DC">
            <w:pPr>
              <w:widowControl w:val="0"/>
              <w:spacing w:line="240" w:lineRule="auto"/>
              <w:rPr/>
            </w:pPr>
            <w:r w:rsidDel="00000000" w:rsidR="00000000" w:rsidRPr="00000000">
              <w:rPr>
                <w:rtl w:val="0"/>
              </w:rPr>
              <w:t xml:space="preserve">├─ Gender (From Lead): Male</w:t>
            </w:r>
          </w:p>
          <w:p w:rsidR="00000000" w:rsidDel="00000000" w:rsidP="00000000" w:rsidRDefault="00000000" w:rsidRPr="00000000" w14:paraId="000009DD">
            <w:pPr>
              <w:widowControl w:val="0"/>
              <w:spacing w:line="240" w:lineRule="auto"/>
              <w:rPr/>
            </w:pPr>
            <w:r w:rsidDel="00000000" w:rsidR="00000000" w:rsidRPr="00000000">
              <w:rPr>
                <w:rtl w:val="0"/>
              </w:rPr>
              <w:t xml:space="preserve">├─ Mobile (From Lead): +91 9876543210</w:t>
            </w:r>
          </w:p>
          <w:p w:rsidR="00000000" w:rsidDel="00000000" w:rsidP="00000000" w:rsidRDefault="00000000" w:rsidRPr="00000000" w14:paraId="000009DE">
            <w:pPr>
              <w:widowControl w:val="0"/>
              <w:spacing w:line="240" w:lineRule="auto"/>
              <w:rPr>
                <w:b w:val="1"/>
                <w:bCs w:val="1"/>
                <w:color w:val="2b303b"/>
              </w:rPr>
            </w:pPr>
            <w:r w:rsidDel="00000000" w:rsidR="00000000" w:rsidRPr="00000000">
              <w:rPr>
                <w:rtl w:val="0"/>
              </w:rPr>
              <w:t xml:space="preserve">└─ Email (From Lead): vijay.sharma@example.com (optional)</w:t>
            </w: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VERIFICATION OPTIONS [Initiate PAN]</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tbl>
            <w:tblPr>
              <w:tblStyle w:val="Table42"/>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785"/>
              <w:gridCol w:w="1920"/>
              <w:gridCol w:w="1635"/>
              <w:gridCol w:w="2010"/>
              <w:tblGridChange w:id="0">
                <w:tblGrid>
                  <w:gridCol w:w="1785"/>
                  <w:gridCol w:w="1785"/>
                  <w:gridCol w:w="1920"/>
                  <w:gridCol w:w="1635"/>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pPr>
                  <w:r w:rsidDel="00000000" w:rsidR="00000000" w:rsidRPr="00000000">
                    <w:rPr>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pPr>
                  <w:r w:rsidDel="00000000" w:rsidR="00000000" w:rsidRPr="00000000">
                    <w:rPr>
                      <w:rtl w:val="0"/>
                    </w:rPr>
                    <w:t xml:space="preserve">Input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pPr>
                  <w:r w:rsidDel="00000000" w:rsidR="00000000" w:rsidRPr="00000000">
                    <w:rPr>
                      <w:rtl w:val="0"/>
                    </w:rPr>
                    <w:t xml:space="preserve">Document Data (From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rPr/>
                  </w:pPr>
                  <w:r w:rsidDel="00000000" w:rsidR="00000000" w:rsidRPr="00000000">
                    <w:rPr>
                      <w:rtl w:val="0"/>
                    </w:rPr>
                    <w:t xml:space="preserve">Match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sz w:val="20"/>
                      <w:szCs w:val="20"/>
                      <w:rtl w:val="0"/>
                    </w:rPr>
                    <w:t xml:space="preserve">PAN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b w:val="1"/>
                      <w:bCs w:val="1"/>
                      <w:color w:val="2b303b"/>
                    </w:rPr>
                  </w:pPr>
                  <w:r w:rsidDel="00000000" w:rsidR="00000000" w:rsidRPr="00000000">
                    <w:rPr>
                      <w:color w:val="3c78d8"/>
                      <w:sz w:val="18"/>
                      <w:szCs w:val="18"/>
                      <w:rtl w:val="0"/>
                    </w:rPr>
                    <w:t xml:space="preserve">PAN Status (Default)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b w:val="1"/>
                      <w:bCs w:val="1"/>
                      <w:color w:val="2b303b"/>
                    </w:rPr>
                  </w:pPr>
                  <w:r w:rsidDel="00000000" w:rsidR="00000000" w:rsidRPr="00000000">
                    <w:rPr>
                      <w:rFonts w:ascii="Courier New" w:cs="Courier New" w:eastAsia="Courier New" w:hAnsi="Courier New"/>
                      <w:b w:val="1"/>
                      <w:bCs w:val="1"/>
                      <w:color w:val="1d75b3"/>
                      <w:sz w:val="20"/>
                      <w:szCs w:val="20"/>
                      <w:rtl w:val="0"/>
                    </w:rPr>
                    <w:t xml:space="preserve">"idStatus"</w:t>
                    <w:br w:type="textWrapping"/>
                    <w:t xml:space="preserve">/"panStatus"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 </w:t>
                  </w:r>
                  <w:hyperlink r:id="rId30">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r w:rsidDel="00000000" w:rsidR="00000000" w:rsidRPr="00000000">
                    <w:rPr>
                      <w:b w:val="1"/>
                      <w:bCs w:val="1"/>
                      <w:color w:val="2b303b"/>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9EC">
                  <w:pPr>
                    <w:widowControl w:val="0"/>
                    <w:spacing w:line="240" w:lineRule="auto"/>
                    <w:rPr>
                      <w:b w:val="1"/>
                      <w:bCs w:val="1"/>
                      <w:color w:val="2b303b"/>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40" w:lineRule="auto"/>
                    <w:rPr>
                      <w:b w:val="1"/>
                      <w:bCs w:val="1"/>
                      <w:color w:val="2b303b"/>
                    </w:rPr>
                  </w:pPr>
                  <w:r w:rsidDel="00000000" w:rsidR="00000000" w:rsidRPr="00000000">
                    <w:rPr>
                      <w:b w:val="1"/>
                      <w:bCs w:val="1"/>
                      <w:color w:val="2b303b"/>
                      <w:sz w:val="20"/>
                      <w:szCs w:val="20"/>
                      <w:rtl w:val="0"/>
                    </w:rPr>
                    <w:t xml:space="preserve">PAN Type (Default)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color w:val="3c78d8"/>
                      <w:sz w:val="18"/>
                      <w:szCs w:val="18"/>
                    </w:rPr>
                  </w:pPr>
                  <w:r w:rsidDel="00000000" w:rsidR="00000000" w:rsidRPr="00000000">
                    <w:rPr>
                      <w:color w:val="3c78d8"/>
                      <w:sz w:val="18"/>
                      <w:szCs w:val="18"/>
                      <w:rtl w:val="0"/>
                    </w:rPr>
                    <w:t xml:space="preserve">PAN Type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rFonts w:ascii="Courier New" w:cs="Courier New" w:eastAsia="Courier New" w:hAnsi="Courier New"/>
                      <w:b w:val="1"/>
                      <w:bCs w:val="1"/>
                      <w:color w:val="1d75b3"/>
                      <w:sz w:val="20"/>
                      <w:szCs w:val="20"/>
                    </w:rPr>
                  </w:pPr>
                  <w:r w:rsidDel="00000000" w:rsidR="00000000" w:rsidRPr="00000000">
                    <w:rPr>
                      <w:rFonts w:ascii="Courier New" w:cs="Courier New" w:eastAsia="Courier New" w:hAnsi="Courier New"/>
                      <w:b w:val="1"/>
                      <w:bCs w:val="1"/>
                      <w:color w:val="1d75b3"/>
                      <w:sz w:val="20"/>
                      <w:szCs w:val="2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rPr>
                      <w:b w:val="1"/>
                      <w:bCs w:val="1"/>
                      <w:color w:val="2b303b"/>
                    </w:rPr>
                  </w:pPr>
                  <w:r w:rsidDel="00000000" w:rsidR="00000000" w:rsidRPr="00000000">
                    <w:rPr>
                      <w:b w:val="1"/>
                      <w:bCs w:val="1"/>
                      <w:color w:val="2b303b"/>
                      <w:rtl w:val="0"/>
                    </w:rPr>
                    <w:t xml:space="preserve"> </w:t>
                  </w:r>
                  <w:hyperlink r:id="rId31">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r w:rsidDel="00000000" w:rsidR="00000000" w:rsidRPr="00000000">
                    <w:rPr>
                      <w:b w:val="1"/>
                      <w:bCs w:val="1"/>
                      <w:color w:val="2b303b"/>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9F2">
                  <w:pPr>
                    <w:widowControl w:val="0"/>
                    <w:spacing w:line="240" w:lineRule="auto"/>
                    <w:rPr>
                      <w:color w:val="2b303b"/>
                    </w:rPr>
                  </w:pPr>
                  <w:r w:rsidDel="00000000" w:rsidR="00000000" w:rsidRPr="00000000">
                    <w:rPr>
                      <w:color w:val="2b303b"/>
                      <w:rtl w:val="0"/>
                    </w:rPr>
                    <w:t xml:space="preserve">&lt;80%: Weak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40" w:lineRule="auto"/>
                    <w:rPr>
                      <w:b w:val="1"/>
                      <w:bCs w:val="1"/>
                      <w:color w:val="2b303b"/>
                      <w:sz w:val="20"/>
                      <w:szCs w:val="20"/>
                    </w:rPr>
                  </w:pPr>
                  <w:r w:rsidDel="00000000" w:rsidR="00000000" w:rsidRPr="00000000">
                    <w:rPr>
                      <w:b w:val="1"/>
                      <w:bCs w:val="1"/>
                      <w:color w:val="2b303b"/>
                      <w:sz w:val="20"/>
                      <w:szCs w:val="2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rPr>
                      <w:b w:val="1"/>
                      <w:bCs w:val="1"/>
                      <w:color w:val="3c78d8"/>
                      <w:sz w:val="18"/>
                      <w:szCs w:val="18"/>
                    </w:rPr>
                  </w:pPr>
                  <w:r w:rsidDel="00000000" w:rsidR="00000000" w:rsidRPr="00000000">
                    <w:rPr>
                      <w:color w:val="3c78d8"/>
                      <w:sz w:val="18"/>
                      <w:szCs w:val="18"/>
                      <w:rtl w:val="0"/>
                    </w:rPr>
                    <w:t xml:space="preserve">Name</w:t>
                  </w:r>
                  <w:r w:rsidDel="00000000" w:rsidR="00000000" w:rsidRPr="00000000">
                    <w:rPr>
                      <w:b w:val="1"/>
                      <w:bCs w:val="1"/>
                      <w:color w:val="3c78d8"/>
                      <w:sz w:val="18"/>
                      <w:szCs w:val="18"/>
                      <w:rtl w:val="0"/>
                    </w:rPr>
                    <w:t xml:space="preserve"> (</w:t>
                  </w:r>
                  <w:r w:rsidDel="00000000" w:rsidR="00000000" w:rsidRPr="00000000">
                    <w:rPr>
                      <w:color w:val="3c78d8"/>
                      <w:sz w:val="18"/>
                      <w:szCs w:val="18"/>
                      <w:rtl w:val="0"/>
                    </w:rPr>
                    <w:t xml:space="preserve">From Lead</w:t>
                  </w:r>
                  <w:r w:rsidDel="00000000" w:rsidR="00000000" w:rsidRPr="00000000">
                    <w:rPr>
                      <w:b w:val="1"/>
                      <w:bCs w:val="1"/>
                      <w:color w:val="3c78d8"/>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b w:val="1"/>
                      <w:bCs w:val="1"/>
                      <w:color w:val="2b303b"/>
                    </w:rPr>
                  </w:pPr>
                  <w:r w:rsidDel="00000000" w:rsidR="00000000" w:rsidRPr="00000000">
                    <w:rPr>
                      <w:rFonts w:ascii="Courier New" w:cs="Courier New" w:eastAsia="Courier New" w:hAnsi="Courier New"/>
                      <w:b w:val="1"/>
                      <w:bCs w:val="1"/>
                      <w:color w:val="1d75b3"/>
                      <w:sz w:val="20"/>
                      <w:szCs w:val="20"/>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b w:val="1"/>
                      <w:bCs w:val="1"/>
                      <w:color w:val="2b303b"/>
                    </w:rPr>
                  </w:pPr>
                  <w:r w:rsidDel="00000000" w:rsidR="00000000" w:rsidRPr="00000000">
                    <w:rPr>
                      <w:b w:val="1"/>
                      <w:bCs w:val="1"/>
                      <w:color w:val="2b303b"/>
                      <w:rtl w:val="0"/>
                    </w:rPr>
                    <w:t xml:space="preserve"> </w:t>
                  </w:r>
                  <w:hyperlink r:id="rId32">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r w:rsidDel="00000000" w:rsidR="00000000" w:rsidRPr="00000000">
                    <w:rPr>
                      <w:b w:val="1"/>
                      <w:bCs w:val="1"/>
                      <w:color w:val="2b303b"/>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9F8">
                  <w:pPr>
                    <w:widowControl w:val="0"/>
                    <w:spacing w:line="240" w:lineRule="auto"/>
                    <w:rPr>
                      <w:b w:val="1"/>
                      <w:bCs w:val="1"/>
                      <w:color w:val="2b303b"/>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b w:val="1"/>
                      <w:bCs w:val="1"/>
                      <w:color w:val="2b303b"/>
                      <w:sz w:val="20"/>
                      <w:szCs w:val="20"/>
                    </w:rPr>
                  </w:pPr>
                  <w:r w:rsidDel="00000000" w:rsidR="00000000" w:rsidRPr="00000000">
                    <w:rPr>
                      <w:b w:val="1"/>
                      <w:bCs w:val="1"/>
                      <w:color w:val="2b303b"/>
                      <w:sz w:val="20"/>
                      <w:szCs w:val="20"/>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b w:val="1"/>
                      <w:bCs w:val="1"/>
                      <w:color w:val="2b303b"/>
                    </w:rPr>
                  </w:pPr>
                  <w:r w:rsidDel="00000000" w:rsidR="00000000" w:rsidRPr="00000000">
                    <w:rPr>
                      <w:rtl w:val="0"/>
                    </w:rPr>
                    <w:t xml:space="preserve">First Letter: </w:t>
                  </w:r>
                  <w:r w:rsidDel="00000000" w:rsidR="00000000" w:rsidRPr="00000000">
                    <w:rPr>
                      <w:color w:val="3c78d8"/>
                      <w:sz w:val="18"/>
                      <w:szCs w:val="18"/>
                      <w:rtl w:val="0"/>
                    </w:rPr>
                    <w:t xml:space="preserve">Gender (From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b w:val="1"/>
                      <w:bCs w:val="1"/>
                      <w:color w:val="2b303b"/>
                    </w:rPr>
                  </w:pPr>
                  <w:r w:rsidDel="00000000" w:rsidR="00000000" w:rsidRPr="00000000">
                    <w:rPr>
                      <w:rFonts w:ascii="Courier New" w:cs="Courier New" w:eastAsia="Courier New" w:hAnsi="Courier New"/>
                      <w:b w:val="1"/>
                      <w:bCs w:val="1"/>
                      <w:color w:val="1d75b3"/>
                      <w:sz w:val="20"/>
                      <w:szCs w:val="20"/>
                      <w:rtl w:val="0"/>
                    </w:rPr>
                    <w:t xml:space="preserve">"gender"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40" w:lineRule="auto"/>
                    <w:rPr>
                      <w:b w:val="1"/>
                      <w:bCs w:val="1"/>
                      <w:color w:val="2b303b"/>
                    </w:rPr>
                  </w:pPr>
                  <w:r w:rsidDel="00000000" w:rsidR="00000000" w:rsidRPr="00000000">
                    <w:rPr>
                      <w:b w:val="1"/>
                      <w:bCs w:val="1"/>
                      <w:color w:val="2b303b"/>
                      <w:rtl w:val="0"/>
                    </w:rPr>
                    <w:t xml:space="preserve"> </w:t>
                  </w:r>
                  <w:hyperlink r:id="rId33">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9FE">
                  <w:pPr>
                    <w:widowControl w:val="0"/>
                    <w:spacing w:line="240" w:lineRule="auto"/>
                    <w:rPr>
                      <w:rFonts w:ascii="Courier New" w:cs="Courier New" w:eastAsia="Courier New" w:hAnsi="Courier New"/>
                      <w:b w:val="1"/>
                      <w:bCs w:val="1"/>
                      <w:color w:val="1d75b3"/>
                      <w:sz w:val="20"/>
                      <w:szCs w:val="20"/>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b w:val="1"/>
                      <w:bCs w:val="1"/>
                      <w:color w:val="2b303b"/>
                      <w:sz w:val="20"/>
                      <w:szCs w:val="20"/>
                    </w:rPr>
                  </w:pPr>
                  <w:r w:rsidDel="00000000" w:rsidR="00000000" w:rsidRPr="00000000">
                    <w:rPr>
                      <w:b w:val="1"/>
                      <w:bCs w:val="1"/>
                      <w:color w:val="2b303b"/>
                      <w:sz w:val="20"/>
                      <w:szCs w:val="20"/>
                      <w:rtl w:val="0"/>
                    </w:rPr>
                    <w:t xml:space="preserve">DOB</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b w:val="1"/>
                      <w:bCs w:val="1"/>
                      <w:color w:val="2b303b"/>
                    </w:rPr>
                  </w:pPr>
                  <w:r w:rsidDel="00000000" w:rsidR="00000000" w:rsidRPr="00000000">
                    <w:rPr>
                      <w:color w:val="3c78d8"/>
                      <w:sz w:val="18"/>
                      <w:szCs w:val="18"/>
                      <w:rtl w:val="0"/>
                    </w:rPr>
                    <w:t xml:space="preserve">DOB (From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b w:val="1"/>
                      <w:bCs w:val="1"/>
                      <w:color w:val="2b303b"/>
                    </w:rPr>
                  </w:pPr>
                  <w:r w:rsidDel="00000000" w:rsidR="00000000" w:rsidRPr="00000000">
                    <w:rPr>
                      <w:rFonts w:ascii="Courier New" w:cs="Courier New" w:eastAsia="Courier New" w:hAnsi="Courier New"/>
                      <w:b w:val="1"/>
                      <w:bCs w:val="1"/>
                      <w:color w:val="1d75b3"/>
                      <w:sz w:val="20"/>
                      <w:szCs w:val="20"/>
                      <w:rtl w:val="0"/>
                    </w:rPr>
                    <w:t xml:space="preserve">"dateOfBirth"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b w:val="1"/>
                      <w:bCs w:val="1"/>
                      <w:color w:val="2b303b"/>
                    </w:rPr>
                  </w:pPr>
                  <w:r w:rsidDel="00000000" w:rsidR="00000000" w:rsidRPr="00000000">
                    <w:rPr>
                      <w:b w:val="1"/>
                      <w:bCs w:val="1"/>
                      <w:color w:val="2b303b"/>
                      <w:rtl w:val="0"/>
                    </w:rPr>
                    <w:t xml:space="preserve"> </w:t>
                  </w:r>
                  <w:hyperlink r:id="rId34">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A04">
                  <w:pPr>
                    <w:widowControl w:val="0"/>
                    <w:spacing w:line="240" w:lineRule="auto"/>
                    <w:rPr>
                      <w:rFonts w:ascii="Courier New" w:cs="Courier New" w:eastAsia="Courier New" w:hAnsi="Courier New"/>
                      <w:b w:val="1"/>
                      <w:bCs w:val="1"/>
                      <w:color w:val="1d75b3"/>
                      <w:sz w:val="20"/>
                      <w:szCs w:val="20"/>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line="240" w:lineRule="auto"/>
                    <w:rPr>
                      <w:b w:val="1"/>
                      <w:bCs w:val="1"/>
                      <w:color w:val="2b303b"/>
                      <w:sz w:val="20"/>
                      <w:szCs w:val="20"/>
                    </w:rPr>
                  </w:pPr>
                  <w:r w:rsidDel="00000000" w:rsidR="00000000" w:rsidRPr="00000000">
                    <w:rPr>
                      <w:b w:val="1"/>
                      <w:bCs w:val="1"/>
                      <w:color w:val="2b303b"/>
                      <w:sz w:val="20"/>
                      <w:szCs w:val="20"/>
                      <w:rtl w:val="0"/>
                    </w:rPr>
                    <w:t xml:space="preserve">Aadhaar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line="240" w:lineRule="auto"/>
                    <w:rPr>
                      <w:b w:val="1"/>
                      <w:bCs w:val="1"/>
                      <w:color w:val="2b303b"/>
                    </w:rPr>
                  </w:pPr>
                  <w:r w:rsidDel="00000000" w:rsidR="00000000" w:rsidRPr="00000000">
                    <w:rPr>
                      <w:color w:val="3c78d8"/>
                      <w:sz w:val="18"/>
                      <w:szCs w:val="18"/>
                      <w:rtl w:val="0"/>
                    </w:rPr>
                    <w:t xml:space="preserve">Aadhaar Number (From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40" w:lineRule="auto"/>
                    <w:rPr>
                      <w:b w:val="1"/>
                      <w:bCs w:val="1"/>
                      <w:color w:val="2b303b"/>
                    </w:rPr>
                  </w:pPr>
                  <w:r w:rsidDel="00000000" w:rsidR="00000000" w:rsidRPr="00000000">
                    <w:rPr>
                      <w:rFonts w:ascii="Courier New" w:cs="Courier New" w:eastAsia="Courier New" w:hAnsi="Courier New"/>
                      <w:b w:val="1"/>
                      <w:bCs w:val="1"/>
                      <w:color w:val="1d75b3"/>
                      <w:sz w:val="20"/>
                      <w:szCs w:val="20"/>
                      <w:rtl w:val="0"/>
                    </w:rPr>
                    <w:t xml:space="preserve">"maskedAadhaar"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line="240" w:lineRule="auto"/>
                    <w:rPr>
                      <w:b w:val="1"/>
                      <w:bCs w:val="1"/>
                      <w:color w:val="2b303b"/>
                    </w:rPr>
                  </w:pPr>
                  <w:hyperlink r:id="rId35">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A0A">
                  <w:pPr>
                    <w:widowControl w:val="0"/>
                    <w:spacing w:line="240" w:lineRule="auto"/>
                    <w:rPr>
                      <w:b w:val="1"/>
                      <w:bCs w:val="1"/>
                      <w:color w:val="2b303b"/>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rPr>
                      <w:b w:val="1"/>
                      <w:bCs w:val="1"/>
                      <w:color w:val="2b303b"/>
                      <w:sz w:val="20"/>
                      <w:szCs w:val="20"/>
                    </w:rPr>
                  </w:pPr>
                  <w:r w:rsidDel="00000000" w:rsidR="00000000" w:rsidRPr="00000000">
                    <w:rPr>
                      <w:b w:val="1"/>
                      <w:bCs w:val="1"/>
                      <w:color w:val="2b303b"/>
                      <w:sz w:val="20"/>
                      <w:szCs w:val="20"/>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40" w:lineRule="auto"/>
                    <w:rPr>
                      <w:b w:val="1"/>
                      <w:bCs w:val="1"/>
                      <w:color w:val="2b303b"/>
                    </w:rPr>
                  </w:pPr>
                  <w:r w:rsidDel="00000000" w:rsidR="00000000" w:rsidRPr="00000000">
                    <w:rPr>
                      <w:color w:val="3c78d8"/>
                      <w:sz w:val="18"/>
                      <w:szCs w:val="18"/>
                      <w:rtl w:val="0"/>
                    </w:rPr>
                    <w:t xml:space="preserve">Address (From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b w:val="1"/>
                      <w:bCs w:val="1"/>
                      <w:color w:val="2b303b"/>
                    </w:rPr>
                  </w:pPr>
                  <w:r w:rsidDel="00000000" w:rsidR="00000000" w:rsidRPr="00000000">
                    <w:rPr>
                      <w:rFonts w:ascii="Courier New" w:cs="Courier New" w:eastAsia="Courier New" w:hAnsi="Courier New"/>
                      <w:b w:val="1"/>
                      <w:bCs w:val="1"/>
                      <w:color w:val="1d75b3"/>
                      <w:sz w:val="20"/>
                      <w:szCs w:val="20"/>
                      <w:rtl w:val="0"/>
                    </w:rPr>
                    <w:t xml:space="preserve">"full"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b w:val="1"/>
                      <w:bCs w:val="1"/>
                      <w:color w:val="2b303b"/>
                    </w:rPr>
                  </w:pPr>
                  <w:hyperlink r:id="rId36">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A10">
                  <w:pPr>
                    <w:widowControl w:val="0"/>
                    <w:spacing w:line="240" w:lineRule="auto"/>
                    <w:rPr>
                      <w:b w:val="1"/>
                      <w:bCs w:val="1"/>
                      <w:color w:val="2b303b"/>
                    </w:rPr>
                  </w:pPr>
                  <w:r w:rsidDel="00000000" w:rsidR="00000000" w:rsidRPr="00000000">
                    <w:rPr>
                      <w:color w:val="2b303b"/>
                      <w:rtl w:val="0"/>
                    </w:rPr>
                    <w:t xml:space="preserve">&lt;80%: Weak 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line="240" w:lineRule="auto"/>
                    <w:rPr>
                      <w:b w:val="1"/>
                      <w:bCs w:val="1"/>
                      <w:color w:val="2b303b"/>
                      <w:sz w:val="20"/>
                      <w:szCs w:val="20"/>
                    </w:rPr>
                  </w:pPr>
                  <w:r w:rsidDel="00000000" w:rsidR="00000000" w:rsidRPr="00000000">
                    <w:rPr>
                      <w:b w:val="1"/>
                      <w:bCs w:val="1"/>
                      <w:color w:val="2b303b"/>
                      <w:sz w:val="20"/>
                      <w:szCs w:val="20"/>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40" w:lineRule="auto"/>
                    <w:rPr>
                      <w:b w:val="1"/>
                      <w:bCs w:val="1"/>
                      <w:color w:val="2b303b"/>
                    </w:rPr>
                  </w:pPr>
                  <w:r w:rsidDel="00000000" w:rsidR="00000000" w:rsidRPr="00000000">
                    <w:rPr>
                      <w:color w:val="3c78d8"/>
                      <w:sz w:val="18"/>
                      <w:szCs w:val="18"/>
                      <w:rtl w:val="0"/>
                    </w:rPr>
                    <w:t xml:space="preserve">Mobile (From 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line="240" w:lineRule="auto"/>
                    <w:rPr>
                      <w:b w:val="1"/>
                      <w:bCs w:val="1"/>
                      <w:color w:val="2b303b"/>
                    </w:rPr>
                  </w:pPr>
                  <w:r w:rsidDel="00000000" w:rsidR="00000000" w:rsidRPr="00000000">
                    <w:rPr>
                      <w:rFonts w:ascii="Courier New" w:cs="Courier New" w:eastAsia="Courier New" w:hAnsi="Courier New"/>
                      <w:b w:val="1"/>
                      <w:bCs w:val="1"/>
                      <w:color w:val="1d75b3"/>
                      <w:sz w:val="20"/>
                      <w:szCs w:val="20"/>
                      <w:rtl w:val="0"/>
                    </w:rPr>
                    <w:t xml:space="preserve">"mobile"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line="240" w:lineRule="auto"/>
                    <w:rPr>
                      <w:b w:val="1"/>
                      <w:bCs w:val="1"/>
                      <w:color w:val="2b303b"/>
                    </w:rPr>
                  </w:pPr>
                  <w:hyperlink r:id="rId37">
                    <w:r w:rsidDel="00000000" w:rsidR="00000000" w:rsidRPr="00000000">
                      <w:rPr>
                        <w:b w:val="1"/>
                        <w:bCs w:val="1"/>
                        <w:color w:val="1155cc"/>
                        <w:sz w:val="20"/>
                        <w:szCs w:val="20"/>
                        <w:u w:val="single"/>
                        <w:rtl w:val="0"/>
                      </w:rPr>
                      <w:t xml:space="preserve">Run Match Engine</w:t>
                    </w:r>
                  </w:hyperlink>
                  <w:r w:rsidDel="00000000" w:rsidR="00000000" w:rsidRPr="00000000">
                    <w:rPr>
                      <w:b w:val="1"/>
                      <w:bCs w:val="1"/>
                      <w:color w:val="2b303b"/>
                      <w:sz w:val="20"/>
                      <w:szCs w:val="20"/>
                      <w:rtl w:val="0"/>
                    </w:rPr>
                    <w:t xml:space="preserve">/Manual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40" w:lineRule="auto"/>
                    <w:rPr>
                      <w:color w:val="2b303b"/>
                    </w:rPr>
                  </w:pPr>
                  <w:r w:rsidDel="00000000" w:rsidR="00000000" w:rsidRPr="00000000">
                    <w:rPr>
                      <w:rFonts w:ascii="Arial Unicode MS" w:cs="Arial Unicode MS" w:eastAsia="Arial Unicode MS" w:hAnsi="Arial Unicode MS"/>
                      <w:color w:val="2b303b"/>
                      <w:rtl w:val="0"/>
                    </w:rPr>
                    <w:t xml:space="preserve">≥80%: Strong Match</w:t>
                  </w:r>
                </w:p>
                <w:p w:rsidR="00000000" w:rsidDel="00000000" w:rsidP="00000000" w:rsidRDefault="00000000" w:rsidRPr="00000000" w14:paraId="00000A16">
                  <w:pPr>
                    <w:widowControl w:val="0"/>
                    <w:spacing w:line="240" w:lineRule="auto"/>
                    <w:rPr>
                      <w:b w:val="1"/>
                      <w:bCs w:val="1"/>
                      <w:color w:val="2b303b"/>
                    </w:rPr>
                  </w:pPr>
                  <w:r w:rsidDel="00000000" w:rsidR="00000000" w:rsidRPr="00000000">
                    <w:rPr>
                      <w:color w:val="2b303b"/>
                      <w:rtl w:val="0"/>
                    </w:rPr>
                    <w:t xml:space="preserve">&lt;80%: Weak Match</w:t>
                  </w:r>
                  <w:r w:rsidDel="00000000" w:rsidR="00000000" w:rsidRPr="00000000">
                    <w:rPr>
                      <w:rtl w:val="0"/>
                    </w:rPr>
                  </w:r>
                </w:p>
              </w:tc>
            </w:tr>
          </w:tbl>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18">
            <w:pPr>
              <w:widowControl w:val="0"/>
              <w:spacing w:line="240" w:lineRule="auto"/>
              <w:rPr>
                <w:color w:val="2b303b"/>
              </w:rPr>
            </w:pPr>
            <w:r w:rsidDel="00000000" w:rsidR="00000000" w:rsidRPr="00000000">
              <w:rPr>
                <w:color w:val="2b303b"/>
                <w:rtl w:val="0"/>
              </w:rPr>
              <w:t xml:space="preserve">ADMIN NOTES</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tbl>
            <w:tblPr>
              <w:tblStyle w:val="Table43"/>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line="240" w:lineRule="auto"/>
                    <w:rPr>
                      <w:b w:val="1"/>
                      <w:bCs w:val="1"/>
                      <w:color w:val="2b303b"/>
                    </w:rPr>
                  </w:pPr>
                  <w:r w:rsidDel="00000000" w:rsidR="00000000" w:rsidRPr="00000000">
                    <w:rPr>
                      <w:color w:val="2b303b"/>
                      <w:rtl w:val="0"/>
                    </w:rPr>
                    <w:t xml:space="preserve">PAN verified successfully</w:t>
                  </w:r>
                  <w:r w:rsidDel="00000000" w:rsidR="00000000" w:rsidRPr="00000000">
                    <w:rPr>
                      <w:rtl w:val="0"/>
                    </w:rPr>
                  </w:r>
                </w:p>
              </w:tc>
            </w:tr>
          </w:tbl>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tc>
      </w:tr>
    </w:tbl>
    <w:p w:rsidR="00000000" w:rsidDel="00000000" w:rsidP="00000000" w:rsidRDefault="00000000" w:rsidRPr="00000000" w14:paraId="00000A1D">
      <w:pPr>
        <w:spacing w:after="240" w:before="240" w:line="240" w:lineRule="auto"/>
        <w:rPr>
          <w:b w:val="1"/>
          <w:bCs w:val="1"/>
          <w:color w:val="2b303b"/>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ADMIN DECISION</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rFonts w:ascii="Arial Unicode MS" w:cs="Arial Unicode MS" w:eastAsia="Arial Unicode MS" w:hAnsi="Arial Unicode MS"/>
                <w:color w:val="2b303b"/>
                <w:rtl w:val="0"/>
              </w:rPr>
              <w:t xml:space="preserve">[✓ Accept] [✗ Reject] [</w:t>
            </w:r>
            <w:r w:rsidDel="00000000" w:rsidR="00000000" w:rsidRPr="00000000">
              <w:rPr>
                <w:rtl w:val="0"/>
              </w:rPr>
              <w:t xml:space="preserve">⚠️ Request More Docs </w:t>
            </w:r>
            <w:r w:rsidDel="00000000" w:rsidR="00000000" w:rsidRPr="00000000">
              <w:rPr>
                <w:b w:val="1"/>
                <w:bCs w:val="1"/>
                <w:color w:val="2b303b"/>
                <w:sz w:val="20"/>
                <w:szCs w:val="20"/>
                <w:rtl w:val="0"/>
              </w:rPr>
              <w:t xml:space="preserve">]</w:t>
            </w:r>
            <w:r w:rsidDel="00000000" w:rsidR="00000000" w:rsidRPr="00000000">
              <w:rPr>
                <w:rtl w:val="0"/>
              </w:rPr>
            </w:r>
          </w:p>
        </w:tc>
      </w:tr>
    </w:tbl>
    <w:p w:rsidR="00000000" w:rsidDel="00000000" w:rsidP="00000000" w:rsidRDefault="00000000" w:rsidRPr="00000000" w14:paraId="00000A21">
      <w:pPr>
        <w:spacing w:after="240" w:before="240" w:line="240" w:lineRule="auto"/>
        <w:rPr>
          <w:color w:val="2b303b"/>
        </w:rPr>
      </w:pPr>
      <w:r w:rsidDel="00000000" w:rsidR="00000000" w:rsidRPr="00000000">
        <w:rPr>
          <w:b w:val="1"/>
          <w:bCs w:val="1"/>
          <w:color w:val="2b303b"/>
          <w:rtl w:val="0"/>
        </w:rPr>
        <w:t xml:space="preserve">Manual Entry Policy:</w:t>
      </w:r>
      <w:r w:rsidDel="00000000" w:rsidR="00000000" w:rsidRPr="00000000">
        <w:rPr>
          <w:rtl w:val="0"/>
        </w:rPr>
      </w:r>
    </w:p>
    <w:p w:rsidR="00000000" w:rsidDel="00000000" w:rsidP="00000000" w:rsidRDefault="00000000" w:rsidRPr="00000000" w14:paraId="00000A22">
      <w:pPr>
        <w:numPr>
          <w:ilvl w:val="0"/>
          <w:numId w:val="24"/>
        </w:numPr>
        <w:spacing w:after="240" w:before="240" w:line="240" w:lineRule="auto"/>
        <w:ind w:left="720" w:hanging="360"/>
        <w:rPr>
          <w:b w:val="1"/>
          <w:bCs w:val="1"/>
          <w:color w:val="2b303b"/>
        </w:rPr>
      </w:pPr>
      <w:r w:rsidDel="00000000" w:rsidR="00000000" w:rsidRPr="00000000">
        <w:rPr>
          <w:color w:val="2b303b"/>
          <w:rtl w:val="0"/>
        </w:rPr>
        <w:t xml:space="preserve">Audit Log: Store</w:t>
      </w:r>
      <w:r w:rsidDel="00000000" w:rsidR="00000000" w:rsidRPr="00000000">
        <w:rPr>
          <w:b w:val="1"/>
          <w:bCs w:val="1"/>
          <w:color w:val="2b303b"/>
          <w:rtl w:val="0"/>
        </w:rPr>
        <w:t xml:space="preserve"> </w:t>
      </w:r>
      <w:r w:rsidDel="00000000" w:rsidR="00000000" w:rsidRPr="00000000">
        <w:rPr>
          <w:rFonts w:ascii="Roboto Mono" w:cs="Roboto Mono" w:eastAsia="Roboto Mono" w:hAnsi="Roboto Mono"/>
          <w:b w:val="1"/>
          <w:bCs w:val="1"/>
          <w:color w:val="188038"/>
          <w:rtl w:val="0"/>
        </w:rPr>
        <w:t xml:space="preserve">data_source = "manual" | "ocr"</w:t>
      </w:r>
    </w:p>
    <w:p w:rsidR="00000000" w:rsidDel="00000000" w:rsidP="00000000" w:rsidRDefault="00000000" w:rsidRPr="00000000" w14:paraId="00000A23">
      <w:pPr>
        <w:spacing w:after="240" w:before="240" w:line="240" w:lineRule="auto"/>
        <w:ind w:left="0" w:firstLine="0"/>
        <w:rPr>
          <w:b w:val="1"/>
          <w:bCs w:val="1"/>
          <w:color w:val="2b303b"/>
        </w:rPr>
      </w:pPr>
      <w:r w:rsidDel="00000000" w:rsidR="00000000" w:rsidRPr="00000000">
        <w:rPr>
          <w:b w:val="1"/>
          <w:bCs w:val="1"/>
          <w:color w:val="2b303b"/>
          <w:rtl w:val="0"/>
        </w:rPr>
        <w:t xml:space="preserve">CARD 3: BANK ACCOUNT VERIFICATION </w:t>
      </w:r>
      <w:hyperlink r:id="rId38">
        <w:r w:rsidDel="00000000" w:rsidR="00000000" w:rsidRPr="00000000">
          <w:rPr>
            <w:b w:val="1"/>
            <w:bCs w:val="1"/>
            <w:color w:val="1155cc"/>
            <w:u w:val="single"/>
            <w:rtl w:val="0"/>
          </w:rPr>
          <w:t xml:space="preserve">Document link</w:t>
        </w:r>
      </w:hyperlink>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BANK ACCOUNT VERIFICATION                                                     Status: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INPUT DATA                                                                                        [</w:t>
            </w:r>
            <w:hyperlink r:id="rId39">
              <w:r w:rsidDel="00000000" w:rsidR="00000000" w:rsidRPr="00000000">
                <w:rPr>
                  <w:b w:val="1"/>
                  <w:bCs w:val="1"/>
                  <w:color w:val="1155cc"/>
                  <w:u w:val="single"/>
                  <w:rtl w:val="0"/>
                </w:rPr>
                <w:t xml:space="preserve">Autofill OCR</w:t>
              </w:r>
            </w:hyperlink>
            <w:r w:rsidDel="00000000" w:rsidR="00000000" w:rsidRPr="00000000">
              <w:rPr>
                <w:b w:val="1"/>
                <w:bCs w:val="1"/>
                <w:color w:val="2b303b"/>
                <w:rtl w:val="0"/>
              </w:rPr>
              <w:t xml:space="preserve">]</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 Account Holder Name: Vijay Sharma [✏️ Edit]</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 Account Number: 1234567890123 [✏️ Edit]</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 IFSC Code: HDFC0001234 [✏️ Edit]</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 Bank Name: HDFC Bank [✏️ Edit]</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 Branch: Connaught Place, Delhi [✏️ Edit]</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VERIFICATION OPTIONS</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tbl>
            <w:tblPr>
              <w:tblStyle w:val="Table46"/>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Bank Verification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Pennydrop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b w:val="1"/>
                      <w:bCs w:val="1"/>
                      <w:color w:val="2b303b"/>
                    </w:rPr>
                  </w:pPr>
                  <w:r w:rsidDel="00000000" w:rsidR="00000000" w:rsidRPr="00000000">
                    <w:rPr>
                      <w:color w:val="2b303b"/>
                      <w:rtl w:val="0"/>
                    </w:rPr>
                    <w:t xml:space="preserve">₹1.50 + Pennydrop Amount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b w:val="1"/>
                      <w:bCs w:val="1"/>
                      <w:color w:val="2b303b"/>
                    </w:rPr>
                  </w:pPr>
                  <w:r w:rsidDel="00000000" w:rsidR="00000000" w:rsidRPr="00000000">
                    <w:rPr>
                      <w:color w:val="2b303b"/>
                      <w:rtl w:val="0"/>
                    </w:rPr>
                    <w:t xml:space="preserve">[Run API]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Penniless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line="240" w:lineRule="auto"/>
                    <w:rPr>
                      <w:b w:val="1"/>
                      <w:bCs w:val="1"/>
                      <w:color w:val="2b303b"/>
                    </w:rPr>
                  </w:pPr>
                  <w:r w:rsidDel="00000000" w:rsidR="00000000" w:rsidRPr="00000000">
                    <w:rPr>
                      <w:color w:val="2b303b"/>
                      <w:rtl w:val="0"/>
                    </w:rPr>
                    <w:t xml:space="preserve">₹1.50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b w:val="1"/>
                      <w:bCs w:val="1"/>
                      <w:color w:val="2b303b"/>
                    </w:rPr>
                  </w:pPr>
                  <w:r w:rsidDel="00000000" w:rsidR="00000000" w:rsidRPr="00000000">
                    <w:rPr>
                      <w:color w:val="2b303b"/>
                      <w:rtl w:val="0"/>
                    </w:rPr>
                    <w:t xml:space="preserve">[Run API]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Pennydrop (Name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40" w:lineRule="auto"/>
                    <w:rPr>
                      <w:b w:val="1"/>
                      <w:bCs w:val="1"/>
                      <w:color w:val="2b303b"/>
                    </w:rPr>
                  </w:pPr>
                  <w:r w:rsidDel="00000000" w:rsidR="00000000" w:rsidRPr="00000000">
                    <w:rPr>
                      <w:color w:val="2b303b"/>
                      <w:rtl w:val="0"/>
                    </w:rPr>
                    <w:t xml:space="preserve">₹1.50 + Pennydrop Amount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40" w:lineRule="auto"/>
                    <w:rPr>
                      <w:b w:val="1"/>
                      <w:bCs w:val="1"/>
                      <w:color w:val="2b303b"/>
                    </w:rPr>
                  </w:pPr>
                  <w:r w:rsidDel="00000000" w:rsidR="00000000" w:rsidRPr="00000000">
                    <w:rPr>
                      <w:color w:val="2b303b"/>
                      <w:rtl w:val="0"/>
                    </w:rPr>
                    <w:t xml:space="preserve">[Run API]</w:t>
                  </w:r>
                  <w:r w:rsidDel="00000000" w:rsidR="00000000" w:rsidRPr="00000000">
                    <w:rPr>
                      <w:rtl w:val="0"/>
                    </w:rPr>
                  </w:r>
                </w:p>
              </w:tc>
            </w:tr>
          </w:tbl>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VERIFICATION RESULTS (After Penny Drop)</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tbl>
            <w:tblPr>
              <w:tblStyle w:val="Table47"/>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b w:val="1"/>
                      <w:bCs w:val="1"/>
                      <w:color w:val="2b303b"/>
                      <w:rtl w:val="0"/>
                    </w:rPr>
                    <w:t xml:space="preserve">Account Status:</w:t>
                  </w:r>
                  <w:r w:rsidDel="00000000" w:rsidR="00000000" w:rsidRPr="00000000">
                    <w:rPr>
                      <w:color w:val="2b303b"/>
                      <w:rtl w:val="0"/>
                    </w:rPr>
                    <w:t xml:space="preserve"> Valid</w:t>
                  </w:r>
                  <w:r w:rsidDel="00000000" w:rsidR="00000000" w:rsidRPr="00000000">
                    <w:rPr>
                      <w:rFonts w:ascii="Roboto" w:cs="Roboto" w:eastAsia="Roboto" w:hAnsi="Roboto"/>
                      <w:color w:val="30353a"/>
                      <w:sz w:val="23"/>
                      <w:szCs w:val="23"/>
                      <w:highlight w:val="white"/>
                      <w:rtl w:val="0"/>
                    </w:rPr>
                    <w:t xml:space="preserve">/Invalid/Inconclusive/NRE/Blocked/Blacklisted</w:t>
                  </w: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b w:val="1"/>
                      <w:bCs w:val="1"/>
                      <w:color w:val="2b303b"/>
                      <w:rtl w:val="0"/>
                    </w:rPr>
                    <w:t xml:space="preserve">Account Holder Name (Bank): </w:t>
                  </w:r>
                  <w:r w:rsidDel="00000000" w:rsidR="00000000" w:rsidRPr="00000000">
                    <w:rPr>
                      <w:color w:val="2b303b"/>
                      <w:rtl w:val="0"/>
                    </w:rPr>
                    <w:t xml:space="preserve">VIJAY SHARMA</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Name Match: </w:t>
                  </w:r>
                  <w:r w:rsidDel="00000000" w:rsidR="00000000" w:rsidRPr="00000000">
                    <w:rPr>
                      <w:color w:val="2b303b"/>
                      <w:rtl w:val="0"/>
                    </w:rPr>
                    <w:t xml:space="preserve">95% (if applicable)</w:t>
                  </w:r>
                  <w:r w:rsidDel="00000000" w:rsidR="00000000" w:rsidRPr="00000000">
                    <w:rPr>
                      <w:b w:val="1"/>
                      <w:bCs w:val="1"/>
                      <w:color w:val="2b303b"/>
                      <w:rtl w:val="0"/>
                    </w:rPr>
                    <w:t xml:space="preserve">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Bank Reference Number: 417110293521</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b w:val="1"/>
                      <w:bCs w:val="1"/>
                      <w:color w:val="2b303b"/>
                      <w:rtl w:val="0"/>
                    </w:rPr>
                    <w:t xml:space="preserve">validation_message: </w:t>
                  </w:r>
                  <w:r w:rsidDel="00000000" w:rsidR="00000000" w:rsidRPr="00000000">
                    <w:rPr>
                      <w:color w:val="2b303b"/>
                      <w:rtl w:val="0"/>
                    </w:rPr>
                    <w:t xml:space="preserve">The account has been successfully verified.</w:t>
                  </w:r>
                </w:p>
              </w:tc>
            </w:tr>
          </w:tbl>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ADMIN NOTES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tbl>
            <w:tblPr>
              <w:tblStyle w:val="Table48"/>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Bank account verified, name matches </w:t>
                  </w:r>
                </w:p>
              </w:tc>
            </w:tr>
          </w:tbl>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ADMIN DECISION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rFonts w:ascii="Arial Unicode MS" w:cs="Arial Unicode MS" w:eastAsia="Arial Unicode MS" w:hAnsi="Arial Unicode MS"/>
                <w:color w:val="2b303b"/>
                <w:rtl w:val="0"/>
              </w:rPr>
              <w:t xml:space="preserve">[✓ Accept]     [✗ Reject]     [</w:t>
            </w:r>
            <w:r w:rsidDel="00000000" w:rsidR="00000000" w:rsidRPr="00000000">
              <w:rPr>
                <w:rtl w:val="0"/>
              </w:rPr>
              <w:t xml:space="preserve">⚠️ Request More Docs </w:t>
            </w:r>
            <w:r w:rsidDel="00000000" w:rsidR="00000000" w:rsidRPr="00000000">
              <w:rPr>
                <w:b w:val="1"/>
                <w:bCs w:val="1"/>
                <w:color w:val="2b303b"/>
                <w:sz w:val="20"/>
                <w:szCs w:val="20"/>
                <w:rtl w:val="0"/>
              </w:rPr>
              <w:t xml:space="preserve">]</w:t>
            </w:r>
            <w:r w:rsidDel="00000000" w:rsidR="00000000" w:rsidRPr="00000000">
              <w:rPr>
                <w:rtl w:val="0"/>
              </w:rPr>
            </w:r>
          </w:p>
        </w:tc>
      </w:tr>
    </w:tbl>
    <w:p w:rsidR="00000000" w:rsidDel="00000000" w:rsidP="00000000" w:rsidRDefault="00000000" w:rsidRPr="00000000" w14:paraId="00000A4A">
      <w:pPr>
        <w:spacing w:after="240" w:before="240" w:line="240" w:lineRule="auto"/>
        <w:rPr>
          <w:color w:val="2b303b"/>
        </w:rPr>
      </w:pPr>
      <w:r w:rsidDel="00000000" w:rsidR="00000000" w:rsidRPr="00000000">
        <w:rPr>
          <w:b w:val="1"/>
          <w:bCs w:val="1"/>
          <w:color w:val="2b303b"/>
          <w:rtl w:val="0"/>
        </w:rPr>
        <w:t xml:space="preserve">Business Rules:</w:t>
      </w:r>
      <w:r w:rsidDel="00000000" w:rsidR="00000000" w:rsidRPr="00000000">
        <w:rPr>
          <w:rtl w:val="0"/>
        </w:rPr>
      </w:r>
    </w:p>
    <w:p w:rsidR="00000000" w:rsidDel="00000000" w:rsidP="00000000" w:rsidRDefault="00000000" w:rsidRPr="00000000" w14:paraId="00000A4B">
      <w:pPr>
        <w:numPr>
          <w:ilvl w:val="0"/>
          <w:numId w:val="9"/>
        </w:numPr>
        <w:spacing w:after="0" w:afterAutospacing="0" w:before="240" w:line="240" w:lineRule="auto"/>
        <w:ind w:left="720" w:hanging="360"/>
        <w:rPr>
          <w:color w:val="2b303b"/>
        </w:rPr>
      </w:pPr>
      <w:r w:rsidDel="00000000" w:rsidR="00000000" w:rsidRPr="00000000">
        <w:rPr>
          <w:color w:val="2b303b"/>
          <w:rtl w:val="0"/>
        </w:rPr>
        <w:t xml:space="preserve">Name match threshold: 100%</w:t>
      </w:r>
    </w:p>
    <w:p w:rsidR="00000000" w:rsidDel="00000000" w:rsidP="00000000" w:rsidRDefault="00000000" w:rsidRPr="00000000" w14:paraId="00000A4C">
      <w:pPr>
        <w:numPr>
          <w:ilvl w:val="0"/>
          <w:numId w:val="9"/>
        </w:numPr>
        <w:spacing w:after="0" w:afterAutospacing="0" w:before="0" w:beforeAutospacing="0" w:line="240" w:lineRule="auto"/>
        <w:ind w:left="720" w:hanging="360"/>
        <w:rPr>
          <w:color w:val="2b303b"/>
        </w:rPr>
      </w:pPr>
      <w:r w:rsidDel="00000000" w:rsidR="00000000" w:rsidRPr="00000000">
        <w:rPr>
          <w:color w:val="2b303b"/>
          <w:rtl w:val="0"/>
        </w:rPr>
        <w:t xml:space="preserve">Cross-match with Aadhaar name</w:t>
      </w:r>
      <w:r w:rsidDel="00000000" w:rsidR="00000000" w:rsidRPr="00000000">
        <w:rPr>
          <w:color w:val="2b303b"/>
          <w:rtl w:val="0"/>
        </w:rPr>
        <w:t xml:space="preserve"> </w:t>
      </w:r>
    </w:p>
    <w:p w:rsidR="00000000" w:rsidDel="00000000" w:rsidP="00000000" w:rsidRDefault="00000000" w:rsidRPr="00000000" w14:paraId="00000A4D">
      <w:pPr>
        <w:numPr>
          <w:ilvl w:val="0"/>
          <w:numId w:val="9"/>
        </w:numPr>
        <w:spacing w:after="240" w:before="0" w:beforeAutospacing="0" w:line="240" w:lineRule="auto"/>
        <w:ind w:left="720" w:hanging="360"/>
        <w:rPr>
          <w:color w:val="2b303b"/>
        </w:rPr>
      </w:pPr>
      <w:r w:rsidDel="00000000" w:rsidR="00000000" w:rsidRPr="00000000">
        <w:rPr>
          <w:color w:val="2b303b"/>
          <w:rtl w:val="0"/>
        </w:rPr>
        <w:t xml:space="preserve">Retry limit: 3 attempts</w:t>
      </w:r>
    </w:p>
    <w:p w:rsidR="00000000" w:rsidDel="00000000" w:rsidP="00000000" w:rsidRDefault="00000000" w:rsidRPr="00000000" w14:paraId="00000A4E">
      <w:pPr>
        <w:spacing w:after="240" w:before="240" w:line="240" w:lineRule="auto"/>
        <w:ind w:left="0" w:firstLine="0"/>
        <w:rPr>
          <w:b w:val="1"/>
          <w:bCs w:val="1"/>
          <w:color w:val="2b303b"/>
        </w:rPr>
      </w:pPr>
      <w:r w:rsidDel="00000000" w:rsidR="00000000" w:rsidRPr="00000000">
        <w:rPr>
          <w:b w:val="1"/>
          <w:bCs w:val="1"/>
          <w:color w:val="2b303b"/>
          <w:rtl w:val="0"/>
        </w:rPr>
        <w:t xml:space="preserve">CARD 4: CIBIL CREDIT SCORE:</w:t>
      </w:r>
      <w:hyperlink r:id="rId40">
        <w:r w:rsidDel="00000000" w:rsidR="00000000" w:rsidRPr="00000000">
          <w:rPr>
            <w:b w:val="1"/>
            <w:bCs w:val="1"/>
            <w:color w:val="1155cc"/>
            <w:u w:val="single"/>
            <w:rtl w:val="0"/>
          </w:rPr>
          <w:t xml:space="preserve"> Document Link1</w:t>
        </w:r>
      </w:hyperlink>
      <w:r w:rsidDel="00000000" w:rsidR="00000000" w:rsidRPr="00000000">
        <w:rPr>
          <w:b w:val="1"/>
          <w:bCs w:val="1"/>
          <w:color w:val="2b303b"/>
          <w:rtl w:val="0"/>
        </w:rPr>
        <w:t xml:space="preserve"> </w:t>
      </w:r>
      <w:hyperlink r:id="rId41">
        <w:r w:rsidDel="00000000" w:rsidR="00000000" w:rsidRPr="00000000">
          <w:rPr>
            <w:b w:val="1"/>
            <w:bCs w:val="1"/>
            <w:color w:val="1155cc"/>
            <w:u w:val="single"/>
            <w:rtl w:val="0"/>
          </w:rPr>
          <w:t xml:space="preserve">Document Link2</w:t>
        </w:r>
      </w:hyperlink>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CIBIL CREDIT SCORE                                                                       Status: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INPUT DATA (From Lead)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 Name: VIJAY SHARMA</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 PAN: ABCDE1234F</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 DOB: 15-01-1985</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 Mobile: +91 9876543210</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 Address: Delhi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VERIFICATION OPTIONS</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tbl>
            <w:tblPr>
              <w:tblStyle w:val="Table50"/>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Report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Credit Score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rPr>
                      <w:b w:val="1"/>
                      <w:bCs w:val="1"/>
                      <w:color w:val="2b303b"/>
                    </w:rPr>
                  </w:pPr>
                  <w:r w:rsidDel="00000000" w:rsidR="00000000" w:rsidRPr="00000000">
                    <w:rPr>
                      <w:color w:val="2b303b"/>
                      <w:rtl w:val="0"/>
                    </w:rPr>
                    <w:t xml:space="preserve">₹4.00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[Get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Credit Report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40" w:lineRule="auto"/>
                    <w:rPr>
                      <w:b w:val="1"/>
                      <w:bCs w:val="1"/>
                      <w:color w:val="2b303b"/>
                    </w:rPr>
                  </w:pPr>
                  <w:r w:rsidDel="00000000" w:rsidR="00000000" w:rsidRPr="00000000">
                    <w:rPr>
                      <w:color w:val="2b303b"/>
                      <w:rtl w:val="0"/>
                    </w:rPr>
                    <w:t xml:space="preserve">₹20.00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b303b"/>
                    </w:rPr>
                  </w:pPr>
                  <w:r w:rsidDel="00000000" w:rsidR="00000000" w:rsidRPr="00000000">
                    <w:rPr>
                      <w:color w:val="2b303b"/>
                      <w:rtl w:val="0"/>
                    </w:rPr>
                    <w:t xml:space="preserve">[Get Report]</w:t>
                  </w:r>
                </w:p>
              </w:tc>
            </w:tr>
          </w:tbl>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VERIFICATION RESULTS (Score Only)</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tbl>
            <w:tblPr>
              <w:tblStyle w:val="Table51"/>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CIBIL SCORE: 780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Risk Category: LOW</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Credit Report ID: CIBIL-20260726-ABC123</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Generated: 26-Jul-2026 11:30 AM</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Score Interpretation:</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750+ = Excellent (Low Risk)</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700-749 = Good (Low Risk)</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650-699 = Moderate (Medium Risk)</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Fonts w:ascii="Arial Unicode MS" w:cs="Arial Unicode MS" w:eastAsia="Arial Unicode MS" w:hAnsi="Arial Unicode MS"/>
                      <w:b w:val="1"/>
                      <w:bCs w:val="1"/>
                      <w:color w:val="2b303b"/>
                      <w:rtl w:val="0"/>
                    </w:rPr>
                    <w:t xml:space="preserve">&lt;650 = Poor (High Risk) → Co-borrower needed</w:t>
                  </w:r>
                </w:p>
              </w:tc>
            </w:tr>
          </w:tbl>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72">
            <w:pPr>
              <w:widowControl w:val="0"/>
              <w:spacing w:line="240" w:lineRule="auto"/>
              <w:rPr>
                <w:b w:val="1"/>
                <w:bCs w:val="1"/>
                <w:color w:val="2b303b"/>
              </w:rPr>
            </w:pPr>
            <w:r w:rsidDel="00000000" w:rsidR="00000000" w:rsidRPr="00000000">
              <w:rPr>
                <w:b w:val="1"/>
                <w:bCs w:val="1"/>
                <w:color w:val="2b303b"/>
                <w:rtl w:val="0"/>
              </w:rPr>
              <w:t xml:space="preserve">SUMMARY DATA (if Full Report run)</w:t>
            </w:r>
            <w:r w:rsidDel="00000000" w:rsidR="00000000" w:rsidRPr="00000000">
              <w:rPr>
                <w:rtl w:val="0"/>
              </w:rPr>
            </w:r>
          </w:p>
          <w:p w:rsidR="00000000" w:rsidDel="00000000" w:rsidP="00000000" w:rsidRDefault="00000000" w:rsidRPr="00000000" w14:paraId="00000A73">
            <w:pPr>
              <w:widowControl w:val="0"/>
              <w:spacing w:line="240" w:lineRule="auto"/>
              <w:rPr>
                <w:b w:val="1"/>
                <w:bCs w:val="1"/>
                <w:color w:val="2b303b"/>
              </w:rPr>
            </w:pPr>
            <w:r w:rsidDel="00000000" w:rsidR="00000000" w:rsidRPr="00000000">
              <w:rPr>
                <w:rtl w:val="0"/>
              </w:rPr>
            </w:r>
          </w:p>
          <w:tbl>
            <w:tblPr>
              <w:tblStyle w:val="Table52"/>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Active Loans: 2</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Total Outstanding: ₹1,50,000</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Credit Utilization: 35%</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Payment Defaults: 0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Recent Enquiries (30 days): 1</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Oldest Account Age: 8 years</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Credit Mix: 70% Secured, 30% Unsecured </w:t>
                  </w:r>
                </w:p>
              </w:tc>
            </w:tr>
          </w:tbl>
          <w:p w:rsidR="00000000" w:rsidDel="00000000" w:rsidP="00000000" w:rsidRDefault="00000000" w:rsidRPr="00000000" w14:paraId="00000A7B">
            <w:pPr>
              <w:widowControl w:val="0"/>
              <w:spacing w:line="240" w:lineRule="auto"/>
              <w:rPr>
                <w:b w:val="1"/>
                <w:bCs w:val="1"/>
                <w:color w:val="2b303b"/>
              </w:rPr>
            </w:pPr>
            <w:r w:rsidDel="00000000" w:rsidR="00000000" w:rsidRPr="00000000">
              <w:rPr>
                <w:rtl w:val="0"/>
              </w:rPr>
            </w:r>
          </w:p>
          <w:p w:rsidR="00000000" w:rsidDel="00000000" w:rsidP="00000000" w:rsidRDefault="00000000" w:rsidRPr="00000000" w14:paraId="00000A7C">
            <w:pPr>
              <w:widowControl w:val="0"/>
              <w:spacing w:line="240" w:lineRule="auto"/>
              <w:rPr>
                <w:b w:val="1"/>
                <w:bCs w:val="1"/>
                <w:color w:val="2b303b"/>
              </w:rPr>
            </w:pPr>
            <w:r w:rsidDel="00000000" w:rsidR="00000000" w:rsidRPr="00000000">
              <w:rPr>
                <w:b w:val="1"/>
                <w:bCs w:val="1"/>
                <w:color w:val="2b303b"/>
                <w:rtl w:val="0"/>
              </w:rPr>
              <w:t xml:space="preserve">ADMIN NOTES </w:t>
            </w:r>
          </w:p>
          <w:p w:rsidR="00000000" w:rsidDel="00000000" w:rsidP="00000000" w:rsidRDefault="00000000" w:rsidRPr="00000000" w14:paraId="00000A7D">
            <w:pPr>
              <w:widowControl w:val="0"/>
              <w:spacing w:line="240" w:lineRule="auto"/>
              <w:rPr>
                <w:b w:val="1"/>
                <w:bCs w:val="1"/>
                <w:color w:val="2b303b"/>
              </w:rPr>
            </w:pPr>
            <w:r w:rsidDel="00000000" w:rsidR="00000000" w:rsidRPr="00000000">
              <w:rPr>
                <w:rtl w:val="0"/>
              </w:rPr>
            </w:r>
          </w:p>
          <w:tbl>
            <w:tblPr>
              <w:tblStyle w:val="Table53"/>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line="240" w:lineRule="auto"/>
                    <w:rPr>
                      <w:color w:val="2b303b"/>
                    </w:rPr>
                  </w:pPr>
                  <w:r w:rsidDel="00000000" w:rsidR="00000000" w:rsidRPr="00000000">
                    <w:rPr>
                      <w:color w:val="2b303b"/>
                      <w:rtl w:val="0"/>
                    </w:rPr>
                    <w:t xml:space="preserve">Ok</w:t>
                  </w:r>
                </w:p>
              </w:tc>
            </w:tr>
          </w:tbl>
          <w:p w:rsidR="00000000" w:rsidDel="00000000" w:rsidP="00000000" w:rsidRDefault="00000000" w:rsidRPr="00000000" w14:paraId="00000A7F">
            <w:pPr>
              <w:widowControl w:val="0"/>
              <w:spacing w:line="240" w:lineRule="auto"/>
              <w:rPr>
                <w:b w:val="1"/>
                <w:bCs w:val="1"/>
                <w:color w:val="2b303b"/>
              </w:rPr>
            </w:pPr>
            <w:r w:rsidDel="00000000" w:rsidR="00000000" w:rsidRPr="00000000">
              <w:rPr>
                <w:rtl w:val="0"/>
              </w:rPr>
            </w:r>
          </w:p>
          <w:p w:rsidR="00000000" w:rsidDel="00000000" w:rsidP="00000000" w:rsidRDefault="00000000" w:rsidRPr="00000000" w14:paraId="00000A80">
            <w:pPr>
              <w:widowControl w:val="0"/>
              <w:spacing w:line="240" w:lineRule="auto"/>
              <w:rPr>
                <w:b w:val="1"/>
                <w:bCs w:val="1"/>
                <w:color w:val="2b303b"/>
              </w:rPr>
            </w:pPr>
            <w:r w:rsidDel="00000000" w:rsidR="00000000" w:rsidRPr="00000000">
              <w:rPr>
                <w:b w:val="1"/>
                <w:bCs w:val="1"/>
                <w:color w:val="2b303b"/>
                <w:rtl w:val="0"/>
              </w:rPr>
              <w:t xml:space="preserve">ADMIN DECISION </w:t>
            </w:r>
          </w:p>
          <w:p w:rsidR="00000000" w:rsidDel="00000000" w:rsidP="00000000" w:rsidRDefault="00000000" w:rsidRPr="00000000" w14:paraId="00000A81">
            <w:pPr>
              <w:widowControl w:val="0"/>
              <w:spacing w:line="240" w:lineRule="auto"/>
              <w:rPr>
                <w:b w:val="1"/>
                <w:bCs w:val="1"/>
                <w:color w:val="2b303b"/>
              </w:rPr>
            </w:pPr>
            <w:r w:rsidDel="00000000" w:rsidR="00000000" w:rsidRPr="00000000">
              <w:rPr>
                <w:rtl w:val="0"/>
              </w:rPr>
            </w:r>
          </w:p>
          <w:p w:rsidR="00000000" w:rsidDel="00000000" w:rsidP="00000000" w:rsidRDefault="00000000" w:rsidRPr="00000000" w14:paraId="00000A82">
            <w:pPr>
              <w:widowControl w:val="0"/>
              <w:spacing w:line="240" w:lineRule="auto"/>
              <w:rPr>
                <w:b w:val="1"/>
                <w:bCs w:val="1"/>
                <w:color w:val="2b303b"/>
              </w:rPr>
            </w:pPr>
            <w:r w:rsidDel="00000000" w:rsidR="00000000" w:rsidRPr="00000000">
              <w:rPr>
                <w:rFonts w:ascii="Arial Unicode MS" w:cs="Arial Unicode MS" w:eastAsia="Arial Unicode MS" w:hAnsi="Arial Unicode MS"/>
                <w:color w:val="2b303b"/>
                <w:rtl w:val="0"/>
              </w:rPr>
              <w:t xml:space="preserve">[✓ Accept]     [✗ Reject]     [</w:t>
            </w:r>
            <w:r w:rsidDel="00000000" w:rsidR="00000000" w:rsidRPr="00000000">
              <w:rPr>
                <w:rtl w:val="0"/>
              </w:rPr>
              <w:t xml:space="preserve">⚠️ Need Co-Borrower KYC </w:t>
            </w:r>
            <w:r w:rsidDel="00000000" w:rsidR="00000000" w:rsidRPr="00000000">
              <w:rPr>
                <w:b w:val="1"/>
                <w:bCs w:val="1"/>
                <w:color w:val="2b303b"/>
                <w:sz w:val="20"/>
                <w:szCs w:val="20"/>
                <w:rtl w:val="0"/>
              </w:rPr>
              <w:t xml:space="preserve">]</w:t>
            </w:r>
            <w:r w:rsidDel="00000000" w:rsidR="00000000" w:rsidRPr="00000000">
              <w:rPr>
                <w:rtl w:val="0"/>
              </w:rPr>
            </w:r>
          </w:p>
        </w:tc>
      </w:tr>
    </w:tbl>
    <w:p w:rsidR="00000000" w:rsidDel="00000000" w:rsidP="00000000" w:rsidRDefault="00000000" w:rsidRPr="00000000" w14:paraId="00000A83">
      <w:pPr>
        <w:spacing w:after="240" w:before="240" w:line="240" w:lineRule="auto"/>
        <w:rPr>
          <w:b w:val="1"/>
          <w:bCs w:val="1"/>
          <w:color w:val="2b303b"/>
        </w:rPr>
      </w:pPr>
      <w:r w:rsidDel="00000000" w:rsidR="00000000" w:rsidRPr="00000000">
        <w:rPr>
          <w:b w:val="1"/>
          <w:bCs w:val="1"/>
          <w:color w:val="2b303b"/>
          <w:rtl w:val="0"/>
        </w:rPr>
        <w:t xml:space="preserve">CARD 5: RC to Chassis Check </w:t>
      </w:r>
      <w:hyperlink r:id="rId42">
        <w:r w:rsidDel="00000000" w:rsidR="00000000" w:rsidRPr="00000000">
          <w:rPr>
            <w:b w:val="1"/>
            <w:bCs w:val="1"/>
            <w:color w:val="1155cc"/>
            <w:u w:val="single"/>
            <w:rtl w:val="0"/>
          </w:rPr>
          <w:t xml:space="preserve">Document</w:t>
        </w:r>
      </w:hyperlink>
      <w:r w:rsidDel="00000000" w:rsidR="00000000" w:rsidRPr="00000000">
        <w:rPr>
          <w:rtl w:val="0"/>
        </w:rPr>
      </w:r>
    </w:p>
    <w:p w:rsidR="00000000" w:rsidDel="00000000" w:rsidP="00000000" w:rsidRDefault="00000000" w:rsidRPr="00000000" w14:paraId="00000A84">
      <w:pPr>
        <w:spacing w:after="240" w:before="240" w:line="240" w:lineRule="auto"/>
        <w:rPr>
          <w:b w:val="1"/>
          <w:bCs w:val="1"/>
          <w:color w:val="2b303b"/>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Fonts w:ascii="Arial Unicode MS" w:cs="Arial Unicode MS" w:eastAsia="Arial Unicode MS" w:hAnsi="Arial Unicode MS"/>
                <w:b w:val="1"/>
                <w:bCs w:val="1"/>
                <w:color w:val="2b303b"/>
                <w:rtl w:val="0"/>
              </w:rPr>
              <w:t xml:space="preserve">RC to Chassis (Vehicle)                                                   Status: ⏳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INPUT DATA</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 RC Number: DL-3C-A-7889 [✏️ Edit]                                                         [</w:t>
            </w:r>
            <w:hyperlink r:id="rId43">
              <w:r w:rsidDel="00000000" w:rsidR="00000000" w:rsidRPr="00000000">
                <w:rPr>
                  <w:b w:val="1"/>
                  <w:bCs w:val="1"/>
                  <w:color w:val="1155cc"/>
                  <w:u w:val="single"/>
                  <w:rtl w:val="0"/>
                </w:rPr>
                <w:t xml:space="preserve">Autofill OCR</w:t>
              </w:r>
            </w:hyperlink>
            <w:r w:rsidDel="00000000" w:rsidR="00000000" w:rsidRPr="00000000">
              <w:rPr>
                <w:b w:val="1"/>
                <w:bCs w:val="1"/>
                <w:color w:val="2b303b"/>
                <w:rtl w:val="0"/>
              </w:rPr>
              <w:t xml:space="preserve">]</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rtl w:val="0"/>
              </w:rPr>
            </w:r>
          </w:p>
          <w:p w:rsidR="00000000" w:rsidDel="00000000" w:rsidP="00000000" w:rsidRDefault="00000000" w:rsidRPr="00000000" w14:paraId="00000A89">
            <w:pPr>
              <w:widowControl w:val="0"/>
              <w:spacing w:line="240" w:lineRule="auto"/>
              <w:rPr>
                <w:b w:val="1"/>
                <w:bCs w:val="1"/>
                <w:color w:val="2b303b"/>
              </w:rPr>
            </w:pPr>
            <w:r w:rsidDel="00000000" w:rsidR="00000000" w:rsidRPr="00000000">
              <w:rPr>
                <w:b w:val="1"/>
                <w:bCs w:val="1"/>
                <w:color w:val="2b303b"/>
                <w:rtl w:val="0"/>
              </w:rPr>
              <w:t xml:space="preserve"> [Initiate Verification]</w:t>
            </w:r>
          </w:p>
          <w:p w:rsidR="00000000" w:rsidDel="00000000" w:rsidP="00000000" w:rsidRDefault="00000000" w:rsidRPr="00000000" w14:paraId="00000A8A">
            <w:pPr>
              <w:widowControl w:val="0"/>
              <w:spacing w:line="240" w:lineRule="auto"/>
              <w:rPr>
                <w:b w:val="1"/>
                <w:bCs w:val="1"/>
                <w:color w:val="2b303b"/>
              </w:rPr>
            </w:pPr>
            <w:r w:rsidDel="00000000" w:rsidR="00000000" w:rsidRPr="00000000">
              <w:rPr>
                <w:rtl w:val="0"/>
              </w:rPr>
            </w:r>
          </w:p>
          <w:p w:rsidR="00000000" w:rsidDel="00000000" w:rsidP="00000000" w:rsidRDefault="00000000" w:rsidRPr="00000000" w14:paraId="00000A8B">
            <w:pPr>
              <w:widowControl w:val="0"/>
              <w:spacing w:line="240" w:lineRule="auto"/>
              <w:rPr>
                <w:b w:val="1"/>
                <w:bCs w:val="1"/>
                <w:color w:val="2b303b"/>
              </w:rPr>
            </w:pPr>
            <w:r w:rsidDel="00000000" w:rsidR="00000000" w:rsidRPr="00000000">
              <w:rPr>
                <w:rtl w:val="0"/>
              </w:rPr>
            </w:r>
          </w:p>
          <w:tbl>
            <w:tblPr>
              <w:tblStyle w:val="Table55"/>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RC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Chassis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rPr>
                      <w:color w:val="2b303b"/>
                    </w:rPr>
                  </w:pPr>
                  <w:r w:rsidDel="00000000" w:rsidR="00000000" w:rsidRPr="00000000">
                    <w:rPr>
                      <w:color w:val="2b303b"/>
                      <w:rtl w:val="0"/>
                    </w:rPr>
                    <w:t xml:space="preserve">RC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b303b"/>
                    </w:rPr>
                  </w:pPr>
                  <w:r w:rsidDel="00000000" w:rsidR="00000000" w:rsidRPr="00000000">
                    <w:rPr>
                      <w:b w:val="1"/>
                      <w:bCs w:val="1"/>
                      <w:color w:val="2b303b"/>
                      <w:rtl w:val="0"/>
                    </w:rPr>
                    <w:t xml:space="preserve">"chassisNumber"</w:t>
                  </w:r>
                </w:p>
              </w:tc>
            </w:tr>
          </w:tbl>
          <w:p w:rsidR="00000000" w:rsidDel="00000000" w:rsidP="00000000" w:rsidRDefault="00000000" w:rsidRPr="00000000" w14:paraId="00000A90">
            <w:pPr>
              <w:widowControl w:val="0"/>
              <w:spacing w:line="240" w:lineRule="auto"/>
              <w:rPr>
                <w:b w:val="1"/>
                <w:bCs w:val="1"/>
                <w:color w:val="2b303b"/>
              </w:rPr>
            </w:pPr>
            <w:r w:rsidDel="00000000" w:rsidR="00000000" w:rsidRPr="00000000">
              <w:rPr>
                <w:rtl w:val="0"/>
              </w:rPr>
            </w:r>
          </w:p>
          <w:p w:rsidR="00000000" w:rsidDel="00000000" w:rsidP="00000000" w:rsidRDefault="00000000" w:rsidRPr="00000000" w14:paraId="00000A91">
            <w:pPr>
              <w:widowControl w:val="0"/>
              <w:spacing w:line="240" w:lineRule="auto"/>
              <w:rPr>
                <w:b w:val="1"/>
                <w:bCs w:val="1"/>
                <w:color w:val="2b303b"/>
              </w:rPr>
            </w:pPr>
            <w:r w:rsidDel="00000000" w:rsidR="00000000" w:rsidRPr="00000000">
              <w:rPr>
                <w:b w:val="1"/>
                <w:bCs w:val="1"/>
                <w:color w:val="2b303b"/>
                <w:rtl w:val="0"/>
              </w:rPr>
              <w:t xml:space="preserve">ADMIN NOTES </w:t>
            </w:r>
          </w:p>
          <w:p w:rsidR="00000000" w:rsidDel="00000000" w:rsidP="00000000" w:rsidRDefault="00000000" w:rsidRPr="00000000" w14:paraId="00000A92">
            <w:pPr>
              <w:widowControl w:val="0"/>
              <w:spacing w:line="240" w:lineRule="auto"/>
              <w:rPr>
                <w:b w:val="1"/>
                <w:bCs w:val="1"/>
                <w:color w:val="2b303b"/>
              </w:rPr>
            </w:pPr>
            <w:r w:rsidDel="00000000" w:rsidR="00000000" w:rsidRPr="00000000">
              <w:rPr>
                <w:rtl w:val="0"/>
              </w:rPr>
            </w:r>
          </w:p>
          <w:tbl>
            <w:tblPr>
              <w:tblStyle w:val="Table56"/>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color w:val="2b303b"/>
                    </w:rPr>
                  </w:pPr>
                  <w:r w:rsidDel="00000000" w:rsidR="00000000" w:rsidRPr="00000000">
                    <w:rPr>
                      <w:color w:val="2b303b"/>
                      <w:rtl w:val="0"/>
                    </w:rPr>
                    <w:t xml:space="preserve">Ok</w:t>
                  </w:r>
                </w:p>
              </w:tc>
            </w:tr>
          </w:tbl>
          <w:p w:rsidR="00000000" w:rsidDel="00000000" w:rsidP="00000000" w:rsidRDefault="00000000" w:rsidRPr="00000000" w14:paraId="00000A94">
            <w:pPr>
              <w:widowControl w:val="0"/>
              <w:spacing w:line="240" w:lineRule="auto"/>
              <w:rPr>
                <w:b w:val="1"/>
                <w:bCs w:val="1"/>
                <w:color w:val="2b303b"/>
              </w:rPr>
            </w:pPr>
            <w:r w:rsidDel="00000000" w:rsidR="00000000" w:rsidRPr="00000000">
              <w:rPr>
                <w:rtl w:val="0"/>
              </w:rPr>
            </w:r>
          </w:p>
          <w:p w:rsidR="00000000" w:rsidDel="00000000" w:rsidP="00000000" w:rsidRDefault="00000000" w:rsidRPr="00000000" w14:paraId="00000A95">
            <w:pPr>
              <w:widowControl w:val="0"/>
              <w:spacing w:line="240" w:lineRule="auto"/>
              <w:rPr>
                <w:b w:val="1"/>
                <w:bCs w:val="1"/>
                <w:color w:val="2b303b"/>
              </w:rPr>
            </w:pPr>
            <w:r w:rsidDel="00000000" w:rsidR="00000000" w:rsidRPr="00000000">
              <w:rPr>
                <w:b w:val="1"/>
                <w:bCs w:val="1"/>
                <w:color w:val="2b303b"/>
                <w:rtl w:val="0"/>
              </w:rPr>
              <w:t xml:space="preserve">ADMIN DECISION </w:t>
            </w:r>
          </w:p>
          <w:p w:rsidR="00000000" w:rsidDel="00000000" w:rsidP="00000000" w:rsidRDefault="00000000" w:rsidRPr="00000000" w14:paraId="00000A96">
            <w:pPr>
              <w:widowControl w:val="0"/>
              <w:spacing w:line="240" w:lineRule="auto"/>
              <w:rPr>
                <w:b w:val="1"/>
                <w:bCs w:val="1"/>
                <w:color w:val="2b303b"/>
              </w:rPr>
            </w:pPr>
            <w:r w:rsidDel="00000000" w:rsidR="00000000" w:rsidRPr="00000000">
              <w:rPr>
                <w:rtl w:val="0"/>
              </w:rPr>
            </w:r>
          </w:p>
          <w:p w:rsidR="00000000" w:rsidDel="00000000" w:rsidP="00000000" w:rsidRDefault="00000000" w:rsidRPr="00000000" w14:paraId="00000A97">
            <w:pPr>
              <w:widowControl w:val="0"/>
              <w:spacing w:line="240" w:lineRule="auto"/>
              <w:rPr>
                <w:b w:val="1"/>
                <w:bCs w:val="1"/>
                <w:color w:val="2b303b"/>
              </w:rPr>
            </w:pPr>
            <w:r w:rsidDel="00000000" w:rsidR="00000000" w:rsidRPr="00000000">
              <w:rPr>
                <w:rFonts w:ascii="Arial Unicode MS" w:cs="Arial Unicode MS" w:eastAsia="Arial Unicode MS" w:hAnsi="Arial Unicode MS"/>
                <w:color w:val="2b303b"/>
                <w:rtl w:val="0"/>
              </w:rPr>
              <w:t xml:space="preserve">[✓ Accept]     [✗ Reject]     [</w:t>
            </w:r>
            <w:r w:rsidDel="00000000" w:rsidR="00000000" w:rsidRPr="00000000">
              <w:rPr>
                <w:rtl w:val="0"/>
              </w:rPr>
              <w:t xml:space="preserve">⚠️ Request More Docs </w:t>
            </w:r>
            <w:r w:rsidDel="00000000" w:rsidR="00000000" w:rsidRPr="00000000">
              <w:rPr>
                <w:b w:val="1"/>
                <w:bCs w:val="1"/>
                <w:color w:val="2b303b"/>
                <w:sz w:val="20"/>
                <w:szCs w:val="20"/>
                <w:rtl w:val="0"/>
              </w:rPr>
              <w:t xml:space="preserve">]</w:t>
            </w:r>
            <w:r w:rsidDel="00000000" w:rsidR="00000000" w:rsidRPr="00000000">
              <w:rPr>
                <w:rtl w:val="0"/>
              </w:rPr>
            </w:r>
          </w:p>
          <w:p w:rsidR="00000000" w:rsidDel="00000000" w:rsidP="00000000" w:rsidRDefault="00000000" w:rsidRPr="00000000" w14:paraId="00000A98">
            <w:pPr>
              <w:widowControl w:val="0"/>
              <w:spacing w:line="240" w:lineRule="auto"/>
              <w:rPr>
                <w:b w:val="1"/>
                <w:bCs w:val="1"/>
                <w:color w:val="2b303b"/>
              </w:rPr>
            </w:pPr>
            <w:r w:rsidDel="00000000" w:rsidR="00000000" w:rsidRPr="00000000">
              <w:rPr>
                <w:rtl w:val="0"/>
              </w:rPr>
            </w:r>
          </w:p>
        </w:tc>
      </w:tr>
    </w:tbl>
    <w:p w:rsidR="00000000" w:rsidDel="00000000" w:rsidP="00000000" w:rsidRDefault="00000000" w:rsidRPr="00000000" w14:paraId="00000A99">
      <w:pPr>
        <w:pStyle w:val="Heading3"/>
        <w:keepNext w:val="0"/>
        <w:keepLines w:val="0"/>
        <w:spacing w:before="280" w:lineRule="auto"/>
        <w:rPr>
          <w:b w:val="1"/>
          <w:bCs w:val="1"/>
        </w:rPr>
      </w:pPr>
      <w:bookmarkStart w:colFirst="0" w:colLast="0" w:name="_lvax5b5b7g5r" w:id="42"/>
      <w:bookmarkEnd w:id="42"/>
      <w:r w:rsidDel="00000000" w:rsidR="00000000" w:rsidRPr="00000000">
        <w:rPr>
          <w:b w:val="1"/>
          <w:bCs w:val="1"/>
          <w:rtl w:val="0"/>
        </w:rPr>
        <w:t xml:space="preserve">Audit Log Structure</w:t>
      </w:r>
    </w:p>
    <w:p w:rsidR="00000000" w:rsidDel="00000000" w:rsidP="00000000" w:rsidRDefault="00000000" w:rsidRPr="00000000" w14:paraId="00000A9A">
      <w:pPr>
        <w:rPr/>
      </w:pPr>
      <w:r w:rsidDel="00000000" w:rsidR="00000000" w:rsidRPr="00000000">
        <w:rPr>
          <w:rtl w:val="0"/>
        </w:rPr>
        <w:t xml:space="preserve">CREATE TABLE kyc_data_audit (</w:t>
      </w:r>
    </w:p>
    <w:p w:rsidR="00000000" w:rsidDel="00000000" w:rsidP="00000000" w:rsidRDefault="00000000" w:rsidRPr="00000000" w14:paraId="00000A9B">
      <w:pPr>
        <w:rPr/>
      </w:pPr>
      <w:r w:rsidDel="00000000" w:rsidR="00000000" w:rsidRPr="00000000">
        <w:rPr>
          <w:rtl w:val="0"/>
        </w:rPr>
        <w:t xml:space="preserve">  id INT PRIMARY KEY,</w:t>
      </w:r>
    </w:p>
    <w:p w:rsidR="00000000" w:rsidDel="00000000" w:rsidP="00000000" w:rsidRDefault="00000000" w:rsidRPr="00000000" w14:paraId="00000A9C">
      <w:pPr>
        <w:rPr/>
      </w:pPr>
      <w:r w:rsidDel="00000000" w:rsidR="00000000" w:rsidRPr="00000000">
        <w:rPr>
          <w:rtl w:val="0"/>
        </w:rPr>
        <w:t xml:space="preserve">  lead_id INT,</w:t>
      </w:r>
    </w:p>
    <w:p w:rsidR="00000000" w:rsidDel="00000000" w:rsidP="00000000" w:rsidRDefault="00000000" w:rsidRPr="00000000" w14:paraId="00000A9D">
      <w:pPr>
        <w:rPr/>
      </w:pPr>
      <w:r w:rsidDel="00000000" w:rsidR="00000000" w:rsidRPr="00000000">
        <w:rPr>
          <w:rtl w:val="0"/>
        </w:rPr>
        <w:t xml:space="preserve">  field_name VARCHAR(50),</w:t>
      </w:r>
    </w:p>
    <w:p w:rsidR="00000000" w:rsidDel="00000000" w:rsidP="00000000" w:rsidRDefault="00000000" w:rsidRPr="00000000" w14:paraId="00000A9E">
      <w:pPr>
        <w:rPr/>
      </w:pPr>
      <w:r w:rsidDel="00000000" w:rsidR="00000000" w:rsidRPr="00000000">
        <w:rPr>
          <w:rtl w:val="0"/>
        </w:rPr>
        <w:t xml:space="preserve">  field_value VARCHAR(200),</w:t>
      </w:r>
    </w:p>
    <w:p w:rsidR="00000000" w:rsidDel="00000000" w:rsidP="00000000" w:rsidRDefault="00000000" w:rsidRPr="00000000" w14:paraId="00000A9F">
      <w:pPr>
        <w:rPr/>
      </w:pPr>
      <w:r w:rsidDel="00000000" w:rsidR="00000000" w:rsidRPr="00000000">
        <w:rPr>
          <w:rtl w:val="0"/>
        </w:rPr>
        <w:t xml:space="preserve">  data_source ENUM('ocr', 'api', 'manual'),</w:t>
      </w:r>
    </w:p>
    <w:p w:rsidR="00000000" w:rsidDel="00000000" w:rsidP="00000000" w:rsidRDefault="00000000" w:rsidRPr="00000000" w14:paraId="00000AA0">
      <w:pPr>
        <w:rPr/>
      </w:pPr>
      <w:r w:rsidDel="00000000" w:rsidR="00000000" w:rsidRPr="00000000">
        <w:rPr>
          <w:rtl w:val="0"/>
        </w:rPr>
        <w:t xml:space="preserve">  entered_by INT, -- Admin user ID</w:t>
      </w:r>
    </w:p>
    <w:p w:rsidR="00000000" w:rsidDel="00000000" w:rsidP="00000000" w:rsidRDefault="00000000" w:rsidRPr="00000000" w14:paraId="00000AA1">
      <w:pPr>
        <w:rPr/>
      </w:pPr>
      <w:r w:rsidDel="00000000" w:rsidR="00000000" w:rsidRPr="00000000">
        <w:rPr>
          <w:rtl w:val="0"/>
        </w:rPr>
        <w:t xml:space="preserve">  entered_at TIMESTAMP,</w:t>
      </w:r>
    </w:p>
    <w:p w:rsidR="00000000" w:rsidDel="00000000" w:rsidP="00000000" w:rsidRDefault="00000000" w:rsidRPr="00000000" w14:paraId="00000AA2">
      <w:pPr>
        <w:rPr/>
      </w:pPr>
      <w:r w:rsidDel="00000000" w:rsidR="00000000" w:rsidRPr="00000000">
        <w:rPr>
          <w:rtl w:val="0"/>
        </w:rPr>
        <w:t xml:space="preserve">  reason TEXT -- Why manual entry was needed</w:t>
      </w:r>
    </w:p>
    <w:p w:rsidR="00000000" w:rsidDel="00000000" w:rsidP="00000000" w:rsidRDefault="00000000" w:rsidRPr="00000000" w14:paraId="00000AA3">
      <w:pPr>
        <w:rPr/>
      </w:pPr>
      <w:r w:rsidDel="00000000" w:rsidR="00000000" w:rsidRPr="00000000">
        <w:rPr>
          <w:rtl w:val="0"/>
        </w:rPr>
        <w:t xml:space="preserve">);</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b w:val="1"/>
          <w:bCs w:val="1"/>
          <w:color w:val="434343"/>
          <w:sz w:val="28"/>
          <w:szCs w:val="28"/>
        </w:rPr>
      </w:pPr>
      <w:r w:rsidDel="00000000" w:rsidR="00000000" w:rsidRPr="00000000">
        <w:rPr>
          <w:b w:val="1"/>
          <w:bCs w:val="1"/>
          <w:color w:val="434343"/>
          <w:sz w:val="28"/>
          <w:szCs w:val="28"/>
          <w:rtl w:val="0"/>
        </w:rPr>
        <w:t xml:space="preserve">FINAL DECISION PANEL (ALWAYS VISIBLE)</w:t>
      </w:r>
    </w:p>
    <w:p w:rsidR="00000000" w:rsidDel="00000000" w:rsidP="00000000" w:rsidRDefault="00000000" w:rsidRPr="00000000" w14:paraId="00000AA6">
      <w:pPr>
        <w:rPr>
          <w:b w:val="1"/>
          <w:bCs w:val="1"/>
          <w:color w:val="434343"/>
          <w:sz w:val="28"/>
          <w:szCs w:val="28"/>
        </w:rPr>
      </w:pPr>
      <w:r w:rsidDel="00000000" w:rsidR="00000000" w:rsidRPr="00000000">
        <w:rPr>
          <w:rtl w:val="0"/>
        </w:rPr>
      </w:r>
    </w:p>
    <w:p w:rsidR="00000000" w:rsidDel="00000000" w:rsidP="00000000" w:rsidRDefault="00000000" w:rsidRPr="00000000" w14:paraId="00000AA7">
      <w:pPr>
        <w:rPr>
          <w:b w:val="1"/>
          <w:bCs w:val="1"/>
          <w:color w:val="434343"/>
          <w:sz w:val="28"/>
          <w:szCs w:val="28"/>
        </w:rPr>
      </w:pPr>
      <w:r w:rsidDel="00000000" w:rsidR="00000000" w:rsidRPr="00000000">
        <w:rPr>
          <w:b w:val="1"/>
          <w:bCs w:val="1"/>
          <w:color w:val="ffffff"/>
          <w:sz w:val="32"/>
          <w:szCs w:val="32"/>
          <w:rtl w:val="0"/>
        </w:rPr>
        <w:t xml:space="preserve">Co-Borrower KYC &amp; Supporting Documents Workflow</w:t>
        <w:tab/>
      </w:r>
      <w:r w:rsidDel="00000000" w:rsidR="00000000" w:rsidRPr="00000000">
        <w:rPr>
          <w:rtl w:val="0"/>
        </w:rPr>
      </w:r>
    </w:p>
    <w:p w:rsidR="00000000" w:rsidDel="00000000" w:rsidP="00000000" w:rsidRDefault="00000000" w:rsidRPr="00000000" w14:paraId="00000AA8">
      <w:pPr>
        <w:rPr>
          <w:b w:val="1"/>
          <w:bCs w:val="1"/>
          <w:color w:val="434343"/>
          <w:sz w:val="28"/>
          <w:szCs w:val="28"/>
        </w:rPr>
      </w:pPr>
      <w:r w:rsidDel="00000000" w:rsidR="00000000" w:rsidRPr="00000000">
        <w:rPr>
          <w:rtl w:val="0"/>
        </w:rPr>
      </w:r>
    </w:p>
    <w:p w:rsidR="00000000" w:rsidDel="00000000" w:rsidP="00000000" w:rsidRDefault="00000000" w:rsidRPr="00000000" w14:paraId="00000AA9">
      <w:pPr>
        <w:rPr>
          <w:b w:val="1"/>
          <w:bCs w:val="1"/>
          <w:sz w:val="32"/>
          <w:szCs w:val="32"/>
          <w:shd w:fill="d9ead3" w:val="clear"/>
        </w:rPr>
      </w:pPr>
      <w:r w:rsidDel="00000000" w:rsidR="00000000" w:rsidRPr="00000000">
        <w:rPr>
          <w:b w:val="1"/>
          <w:bCs w:val="1"/>
          <w:sz w:val="32"/>
          <w:szCs w:val="32"/>
          <w:shd w:fill="d9ead3" w:val="clear"/>
          <w:rtl w:val="0"/>
        </w:rPr>
        <w:t xml:space="preserve">Co-</w:t>
      </w:r>
      <w:commentRangeStart w:id="4"/>
      <w:r w:rsidDel="00000000" w:rsidR="00000000" w:rsidRPr="00000000">
        <w:rPr>
          <w:b w:val="1"/>
          <w:bCs w:val="1"/>
          <w:sz w:val="32"/>
          <w:szCs w:val="32"/>
          <w:shd w:fill="d9ead3" w:val="clear"/>
          <w:rtl w:val="0"/>
        </w:rPr>
        <w:t xml:space="preserve">Borrower</w:t>
      </w:r>
      <w:commentRangeEnd w:id="4"/>
      <w:r w:rsidDel="00000000" w:rsidR="00000000" w:rsidRPr="00000000">
        <w:commentReference w:id="4"/>
      </w:r>
      <w:r w:rsidDel="00000000" w:rsidR="00000000" w:rsidRPr="00000000">
        <w:rPr>
          <w:b w:val="1"/>
          <w:bCs w:val="1"/>
          <w:sz w:val="32"/>
          <w:szCs w:val="32"/>
          <w:shd w:fill="d9ead3" w:val="clear"/>
          <w:rtl w:val="0"/>
        </w:rPr>
        <w:t xml:space="preserve"> KYC &amp; Supporting Documents Workflow</w:t>
      </w:r>
    </w:p>
    <w:p w:rsidR="00000000" w:rsidDel="00000000" w:rsidP="00000000" w:rsidRDefault="00000000" w:rsidRPr="00000000" w14:paraId="00000AAA">
      <w:pPr>
        <w:rPr/>
      </w:pPr>
      <w:r w:rsidDel="00000000" w:rsidR="00000000" w:rsidRPr="00000000">
        <w:rPr>
          <w:b w:val="1"/>
          <w:bCs w:val="1"/>
          <w:rtl w:val="0"/>
        </w:rPr>
        <w:t xml:space="preserve">ADMIN REQUEST SCENARIOS: </w:t>
      </w:r>
      <w:r w:rsidDel="00000000" w:rsidR="00000000" w:rsidRPr="00000000">
        <w:rPr>
          <w:rtl w:val="0"/>
        </w:rPr>
        <w:t xml:space="preserve">After reviewing the primary applicant's KYC in Step 2, iTarang Admin may identify conditions requiring further information. Step 3 is a conditional, gated workflow step that appears only when Admin triggers one of the following:</w:t>
      </w:r>
    </w:p>
    <w:p w:rsidR="00000000" w:rsidDel="00000000" w:rsidP="00000000" w:rsidRDefault="00000000" w:rsidRPr="00000000" w14:paraId="00000AAB">
      <w:pPr>
        <w:rPr/>
      </w:pPr>
      <w:r w:rsidDel="00000000" w:rsidR="00000000" w:rsidRPr="00000000">
        <w:rPr>
          <w:rtl w:val="0"/>
        </w:rPr>
      </w:r>
    </w:p>
    <w:tbl>
      <w:tblPr>
        <w:tblStyle w:val="Table57"/>
        <w:tblW w:w="100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3210"/>
        <w:gridCol w:w="3885"/>
        <w:tblGridChange w:id="0">
          <w:tblGrid>
            <w:gridCol w:w="3000"/>
            <w:gridCol w:w="3210"/>
            <w:gridCol w:w="388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AAC">
            <w:pPr>
              <w:rPr>
                <w:b w:val="1"/>
                <w:bCs w:val="1"/>
                <w:color w:val="ffffff"/>
                <w:sz w:val="18"/>
                <w:szCs w:val="18"/>
              </w:rPr>
            </w:pPr>
            <w:r w:rsidDel="00000000" w:rsidR="00000000" w:rsidRPr="00000000">
              <w:rPr>
                <w:b w:val="1"/>
                <w:bCs w:val="1"/>
                <w:color w:val="ffffff"/>
                <w:sz w:val="18"/>
                <w:szCs w:val="18"/>
                <w:rtl w:val="0"/>
              </w:rPr>
              <w:t xml:space="preserve">Scenario</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AAD">
            <w:pPr>
              <w:rPr>
                <w:b w:val="1"/>
                <w:bCs w:val="1"/>
                <w:color w:val="ffffff"/>
                <w:sz w:val="18"/>
                <w:szCs w:val="18"/>
              </w:rPr>
            </w:pPr>
            <w:r w:rsidDel="00000000" w:rsidR="00000000" w:rsidRPr="00000000">
              <w:rPr>
                <w:b w:val="1"/>
                <w:bCs w:val="1"/>
                <w:color w:val="ffffff"/>
                <w:sz w:val="18"/>
                <w:szCs w:val="18"/>
                <w:rtl w:val="0"/>
              </w:rPr>
              <w:t xml:space="preserve">Trigger Condition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AAE">
            <w:pPr>
              <w:rPr>
                <w:b w:val="1"/>
                <w:bCs w:val="1"/>
                <w:color w:val="ffffff"/>
                <w:sz w:val="18"/>
                <w:szCs w:val="18"/>
              </w:rPr>
            </w:pPr>
            <w:r w:rsidDel="00000000" w:rsidR="00000000" w:rsidRPr="00000000">
              <w:rPr>
                <w:b w:val="1"/>
                <w:bCs w:val="1"/>
                <w:color w:val="ffffff"/>
                <w:sz w:val="18"/>
                <w:szCs w:val="18"/>
                <w:rtl w:val="0"/>
              </w:rPr>
              <w:t xml:space="preserve">Admin Action</w:t>
            </w:r>
          </w:p>
        </w:tc>
      </w:tr>
      <w:tr>
        <w:trPr>
          <w:cantSplit w:val="0"/>
          <w:trHeight w:val="8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AF">
            <w:pPr>
              <w:rPr>
                <w:b w:val="1"/>
                <w:bCs w:val="1"/>
                <w:sz w:val="18"/>
                <w:szCs w:val="18"/>
              </w:rPr>
            </w:pPr>
            <w:r w:rsidDel="00000000" w:rsidR="00000000" w:rsidRPr="00000000">
              <w:rPr>
                <w:b w:val="1"/>
                <w:bCs w:val="1"/>
                <w:sz w:val="18"/>
                <w:szCs w:val="18"/>
                <w:rtl w:val="0"/>
              </w:rPr>
              <w:t xml:space="preserve">Scenario 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B0">
            <w:pPr>
              <w:rPr>
                <w:sz w:val="18"/>
                <w:szCs w:val="18"/>
              </w:rPr>
            </w:pPr>
            <w:r w:rsidDel="00000000" w:rsidR="00000000" w:rsidRPr="00000000">
              <w:rPr>
                <w:sz w:val="18"/>
                <w:szCs w:val="18"/>
                <w:rtl w:val="0"/>
              </w:rPr>
              <w:t xml:space="preserve">Supporting documents needed (PAN unclear, bank statement incomplete, address expired, RC illegible)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B1">
            <w:pPr>
              <w:rPr>
                <w:sz w:val="18"/>
                <w:szCs w:val="18"/>
              </w:rPr>
            </w:pPr>
            <w:r w:rsidDel="00000000" w:rsidR="00000000" w:rsidRPr="00000000">
              <w:rPr>
                <w:rFonts w:ascii="Arial Unicode MS" w:cs="Arial Unicode MS" w:eastAsia="Arial Unicode MS" w:hAnsi="Arial Unicode MS"/>
                <w:sz w:val="18"/>
                <w:szCs w:val="18"/>
                <w:rtl w:val="0"/>
              </w:rPr>
              <w:t xml:space="preserve">Request Additional Documents → Specific doc type(s) flagged with admin reason and deadline</w:t>
            </w:r>
          </w:p>
        </w:tc>
      </w:tr>
      <w:tr>
        <w:trPr>
          <w:cantSplit w:val="0"/>
          <w:trHeight w:val="8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B2">
            <w:pPr>
              <w:rPr>
                <w:b w:val="1"/>
                <w:bCs w:val="1"/>
                <w:sz w:val="18"/>
                <w:szCs w:val="18"/>
              </w:rPr>
            </w:pPr>
            <w:r w:rsidDel="00000000" w:rsidR="00000000" w:rsidRPr="00000000">
              <w:rPr>
                <w:b w:val="1"/>
                <w:bCs w:val="1"/>
                <w:sz w:val="18"/>
                <w:szCs w:val="18"/>
                <w:rtl w:val="0"/>
              </w:rPr>
              <w:t xml:space="preserve">Scenario 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B3">
            <w:pPr>
              <w:rPr>
                <w:sz w:val="18"/>
                <w:szCs w:val="18"/>
              </w:rPr>
            </w:pPr>
            <w:r w:rsidDel="00000000" w:rsidR="00000000" w:rsidRPr="00000000">
              <w:rPr>
                <w:sz w:val="18"/>
                <w:szCs w:val="18"/>
                <w:rtl w:val="0"/>
              </w:rPr>
              <w:t xml:space="preserve">CIBIL &lt;650 | Income insufficient | High DTI ratio | No credit history | Risk flag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B4">
            <w:pPr>
              <w:rPr>
                <w:sz w:val="18"/>
                <w:szCs w:val="18"/>
              </w:rPr>
            </w:pPr>
            <w:r w:rsidDel="00000000" w:rsidR="00000000" w:rsidRPr="00000000">
              <w:rPr>
                <w:rFonts w:ascii="Arial Unicode MS" w:cs="Arial Unicode MS" w:eastAsia="Arial Unicode MS" w:hAnsi="Arial Unicode MS"/>
                <w:sz w:val="18"/>
                <w:szCs w:val="18"/>
                <w:rtl w:val="0"/>
              </w:rPr>
              <w:t xml:space="preserve">Request Co-Borrower KYC → Full KYC required for co-borrower (same as primary applicant)</w:t>
            </w:r>
          </w:p>
        </w:tc>
      </w:tr>
      <w:tr>
        <w:trPr>
          <w:cantSplit w:val="0"/>
          <w:trHeight w:val="82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B5">
            <w:pPr>
              <w:rPr>
                <w:b w:val="1"/>
                <w:bCs w:val="1"/>
                <w:sz w:val="18"/>
                <w:szCs w:val="18"/>
              </w:rPr>
            </w:pPr>
            <w:r w:rsidDel="00000000" w:rsidR="00000000" w:rsidRPr="00000000">
              <w:rPr>
                <w:b w:val="1"/>
                <w:bCs w:val="1"/>
                <w:sz w:val="18"/>
                <w:szCs w:val="18"/>
                <w:rtl w:val="0"/>
              </w:rPr>
              <w:t xml:space="preserve">Scenario 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B6">
            <w:pPr>
              <w:rPr>
                <w:sz w:val="18"/>
                <w:szCs w:val="18"/>
              </w:rPr>
            </w:pPr>
            <w:r w:rsidDel="00000000" w:rsidR="00000000" w:rsidRPr="00000000">
              <w:rPr>
                <w:sz w:val="18"/>
                <w:szCs w:val="18"/>
                <w:rtl w:val="0"/>
              </w:rPr>
              <w:t xml:space="preserve">Both: supporting docs AND co-borrower needed simultaneously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B7">
            <w:pPr>
              <w:rPr>
                <w:sz w:val="18"/>
                <w:szCs w:val="18"/>
              </w:rPr>
            </w:pPr>
            <w:r w:rsidDel="00000000" w:rsidR="00000000" w:rsidRPr="00000000">
              <w:rPr>
                <w:sz w:val="18"/>
                <w:szCs w:val="18"/>
                <w:rtl w:val="0"/>
              </w:rPr>
              <w:t xml:space="preserve">Request Both — Step 3 shows two sections: Section A (Supporting Docs) + Section B (Co-Borrower KYC)</w:t>
            </w:r>
          </w:p>
        </w:tc>
      </w:tr>
    </w:tbl>
    <w:p w:rsidR="00000000" w:rsidDel="00000000" w:rsidP="00000000" w:rsidRDefault="00000000" w:rsidRPr="00000000" w14:paraId="00000AB8">
      <w:pPr>
        <w:pStyle w:val="Heading2"/>
        <w:keepNext w:val="0"/>
        <w:keepLines w:val="0"/>
        <w:spacing w:before="280" w:lineRule="auto"/>
        <w:rPr>
          <w:b w:val="1"/>
          <w:bCs w:val="1"/>
          <w:sz w:val="22"/>
          <w:szCs w:val="22"/>
          <w:shd w:fill="c9daf8" w:val="clear"/>
        </w:rPr>
      </w:pPr>
      <w:bookmarkStart w:colFirst="0" w:colLast="0" w:name="_13s3r15amrwa" w:id="43"/>
      <w:bookmarkEnd w:id="43"/>
      <w:r w:rsidDel="00000000" w:rsidR="00000000" w:rsidRPr="00000000">
        <w:rPr>
          <w:b w:val="1"/>
          <w:bCs w:val="1"/>
          <w:sz w:val="22"/>
          <w:szCs w:val="22"/>
          <w:shd w:fill="c9daf8" w:val="clear"/>
          <w:rtl w:val="0"/>
        </w:rPr>
        <w:t xml:space="preserve">Final Decision Panel — Always Visible at Bottom of Screen</w:t>
      </w:r>
    </w:p>
    <w:p w:rsidR="00000000" w:rsidDel="00000000" w:rsidP="00000000" w:rsidRDefault="00000000" w:rsidRPr="00000000" w14:paraId="00000AB9">
      <w:pPr>
        <w:rPr>
          <w:sz w:val="20"/>
          <w:szCs w:val="20"/>
        </w:rPr>
      </w:pPr>
      <w:r w:rsidDel="00000000" w:rsidR="00000000" w:rsidRPr="00000000">
        <w:rPr>
          <w:sz w:val="20"/>
          <w:szCs w:val="20"/>
          <w:rtl w:val="0"/>
        </w:rPr>
        <w:t xml:space="preserve">The Final Decision Panel is pinned to the bottom of the admin Step 3 review screen and is always visibl. It contains three actions:</w:t>
      </w:r>
    </w:p>
    <w:p w:rsidR="00000000" w:rsidDel="00000000" w:rsidP="00000000" w:rsidRDefault="00000000" w:rsidRPr="00000000" w14:paraId="00000ABA">
      <w:pPr>
        <w:rPr>
          <w:sz w:val="20"/>
          <w:szCs w:val="20"/>
        </w:rPr>
      </w:pPr>
      <w:r w:rsidDel="00000000" w:rsidR="00000000" w:rsidRPr="00000000">
        <w:rPr>
          <w:rtl w:val="0"/>
        </w:rPr>
      </w:r>
    </w:p>
    <w:p w:rsidR="00000000" w:rsidDel="00000000" w:rsidP="00000000" w:rsidRDefault="00000000" w:rsidRPr="00000000" w14:paraId="00000ABB">
      <w:pPr>
        <w:rPr>
          <w:sz w:val="20"/>
          <w:szCs w:val="20"/>
        </w:rPr>
      </w:pPr>
      <w:r w:rsidDel="00000000" w:rsidR="00000000" w:rsidRPr="00000000">
        <w:rPr>
          <w:rtl w:val="0"/>
        </w:rPr>
      </w:r>
    </w:p>
    <w:tbl>
      <w:tblPr>
        <w:tblStyle w:val="Table58"/>
        <w:tblW w:w="11415.0" w:type="dxa"/>
        <w:jc w:val="left"/>
        <w:tblInd w:w="-7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75"/>
        <w:gridCol w:w="4260"/>
        <w:gridCol w:w="4080"/>
        <w:tblGridChange w:id="0">
          <w:tblGrid>
            <w:gridCol w:w="3075"/>
            <w:gridCol w:w="4260"/>
            <w:gridCol w:w="40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ABC">
            <w:pPr>
              <w:rPr>
                <w:b w:val="1"/>
                <w:bCs w:val="1"/>
                <w:color w:val="ffffff"/>
                <w:sz w:val="18"/>
                <w:szCs w:val="18"/>
              </w:rPr>
            </w:pPr>
            <w:r w:rsidDel="00000000" w:rsidR="00000000" w:rsidRPr="00000000">
              <w:rPr>
                <w:b w:val="1"/>
                <w:bCs w:val="1"/>
                <w:color w:val="ffffff"/>
                <w:sz w:val="18"/>
                <w:szCs w:val="18"/>
                <w:rtl w:val="0"/>
              </w:rPr>
              <w:t xml:space="preserve">Button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ABD">
            <w:pPr>
              <w:rPr>
                <w:b w:val="1"/>
                <w:bCs w:val="1"/>
                <w:color w:val="ffffff"/>
                <w:sz w:val="18"/>
                <w:szCs w:val="18"/>
              </w:rPr>
            </w:pPr>
            <w:r w:rsidDel="00000000" w:rsidR="00000000" w:rsidRPr="00000000">
              <w:rPr>
                <w:b w:val="1"/>
                <w:bCs w:val="1"/>
                <w:color w:val="ffffff"/>
                <w:sz w:val="18"/>
                <w:szCs w:val="18"/>
                <w:rtl w:val="0"/>
              </w:rPr>
              <w:t xml:space="preserve">Lead Status Written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ABE">
            <w:pPr>
              <w:rPr>
                <w:b w:val="1"/>
                <w:bCs w:val="1"/>
                <w:color w:val="ffffff"/>
                <w:sz w:val="18"/>
                <w:szCs w:val="18"/>
              </w:rPr>
            </w:pPr>
            <w:r w:rsidDel="00000000" w:rsidR="00000000" w:rsidRPr="00000000">
              <w:rPr>
                <w:b w:val="1"/>
                <w:bCs w:val="1"/>
                <w:color w:val="ffffff"/>
                <w:sz w:val="18"/>
                <w:szCs w:val="18"/>
                <w:rtl w:val="0"/>
              </w:rPr>
              <w:t xml:space="preserve">Conditions &amp; Behaviour</w:t>
            </w:r>
          </w:p>
        </w:tc>
      </w:tr>
      <w:tr>
        <w:trPr>
          <w:cantSplit w:val="0"/>
          <w:trHeight w:val="1455"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0ABF">
            <w:pPr>
              <w:rPr>
                <w:b w:val="1"/>
                <w:bCs w:val="1"/>
                <w:sz w:val="18"/>
                <w:szCs w:val="18"/>
              </w:rPr>
            </w:pPr>
            <w:r w:rsidDel="00000000" w:rsidR="00000000" w:rsidRPr="00000000">
              <w:rPr>
                <w:b w:val="1"/>
                <w:bCs w:val="1"/>
                <w:sz w:val="18"/>
                <w:szCs w:val="18"/>
                <w:rtl w:val="0"/>
              </w:rPr>
              <w:t xml:space="preserve">Approve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C0">
            <w:pPr>
              <w:rPr>
                <w:sz w:val="18"/>
                <w:szCs w:val="18"/>
              </w:rPr>
            </w:pPr>
            <w:r w:rsidDel="00000000" w:rsidR="00000000" w:rsidRPr="00000000">
              <w:rPr>
                <w:rFonts w:ascii="Arial Unicode MS" w:cs="Arial Unicode MS" w:eastAsia="Arial Unicode MS" w:hAnsi="Arial Unicode MS"/>
                <w:sz w:val="18"/>
                <w:szCs w:val="18"/>
                <w:rtl w:val="0"/>
              </w:rPr>
              <w:t xml:space="preserve">step_3_cleared → Step 4 unlocked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C1">
            <w:pPr>
              <w:rPr>
                <w:sz w:val="18"/>
                <w:szCs w:val="18"/>
              </w:rPr>
            </w:pPr>
            <w:r w:rsidDel="00000000" w:rsidR="00000000" w:rsidRPr="00000000">
              <w:rPr>
                <w:rFonts w:ascii="Arial Unicode MS" w:cs="Arial Unicode MS" w:eastAsia="Arial Unicode MS" w:hAnsi="Arial Unicode MS"/>
                <w:sz w:val="18"/>
                <w:szCs w:val="18"/>
                <w:rtl w:val="0"/>
              </w:rPr>
              <w:t xml:space="preserve">Enabled only when every individual verification card has been Approved (✓). Mandatory admin notes before confirming. Triggers dealer + customer notification.</w:t>
            </w:r>
          </w:p>
        </w:tc>
      </w:tr>
      <w:tr>
        <w:trPr>
          <w:cantSplit w:val="0"/>
          <w:trHeight w:val="1230" w:hRule="atLeast"/>
          <w:tblHeader w:val="0"/>
        </w:trPr>
        <w:tc>
          <w:tcPr>
            <w:tcBorders>
              <w:left w:color="cccccc" w:space="0" w:sz="8" w:val="single"/>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0AC2">
            <w:pPr>
              <w:rPr>
                <w:b w:val="1"/>
                <w:bCs w:val="1"/>
                <w:sz w:val="18"/>
                <w:szCs w:val="18"/>
              </w:rPr>
            </w:pPr>
            <w:r w:rsidDel="00000000" w:rsidR="00000000" w:rsidRPr="00000000">
              <w:rPr>
                <w:b w:val="1"/>
                <w:bCs w:val="1"/>
                <w:sz w:val="18"/>
                <w:szCs w:val="18"/>
                <w:rtl w:val="0"/>
              </w:rPr>
              <w:t xml:space="preserve">Reject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C3">
            <w:pPr>
              <w:rPr>
                <w:sz w:val="18"/>
                <w:szCs w:val="18"/>
              </w:rPr>
            </w:pPr>
            <w:r w:rsidDel="00000000" w:rsidR="00000000" w:rsidRPr="00000000">
              <w:rPr>
                <w:rFonts w:ascii="Arial Unicode MS" w:cs="Arial Unicode MS" w:eastAsia="Arial Unicode MS" w:hAnsi="Arial Unicode MS"/>
                <w:sz w:val="18"/>
                <w:szCs w:val="18"/>
                <w:rtl w:val="0"/>
              </w:rPr>
              <w:t xml:space="preserve">kyc_rejected → Lead closed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C4">
            <w:pPr>
              <w:rPr>
                <w:sz w:val="18"/>
                <w:szCs w:val="18"/>
              </w:rPr>
            </w:pPr>
            <w:r w:rsidDel="00000000" w:rsidR="00000000" w:rsidRPr="00000000">
              <w:rPr>
                <w:sz w:val="18"/>
                <w:szCs w:val="18"/>
                <w:rtl w:val="0"/>
              </w:rPr>
              <w:t xml:space="preserve">Available at any time regardless of card states. Mandatory rejection reason. Lead is permanently closed. Dealer + customer notified.</w:t>
            </w:r>
          </w:p>
        </w:tc>
      </w:tr>
      <w:tr>
        <w:trPr>
          <w:cantSplit w:val="0"/>
          <w:trHeight w:val="2490" w:hRule="atLeast"/>
          <w:tblHeader w:val="0"/>
        </w:trPr>
        <w:tc>
          <w:tcPr>
            <w:tcBorders>
              <w:left w:color="cccccc" w:space="0" w:sz="8" w:val="single"/>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0AC5">
            <w:pPr>
              <w:rPr>
                <w:b w:val="1"/>
                <w:bCs w:val="1"/>
                <w:sz w:val="18"/>
                <w:szCs w:val="18"/>
              </w:rPr>
            </w:pPr>
            <w:r w:rsidDel="00000000" w:rsidR="00000000" w:rsidRPr="00000000">
              <w:rPr>
                <w:b w:val="1"/>
                <w:bCs w:val="1"/>
                <w:sz w:val="18"/>
                <w:szCs w:val="18"/>
                <w:rtl w:val="0"/>
              </w:rPr>
              <w:t xml:space="preserve">Dealer Action Required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C6">
            <w:pPr>
              <w:rPr>
                <w:sz w:val="18"/>
                <w:szCs w:val="18"/>
              </w:rPr>
            </w:pPr>
            <w:r w:rsidDel="00000000" w:rsidR="00000000" w:rsidRPr="00000000">
              <w:rPr>
                <w:sz w:val="18"/>
                <w:szCs w:val="18"/>
                <w:rtl w:val="0"/>
              </w:rPr>
              <w:t xml:space="preserve">awaiting_additional_docs | awaiting_co_borrower_replacement | awaiting_doc_reupload — whichever is applicable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C7">
            <w:pPr>
              <w:rPr>
                <w:sz w:val="18"/>
                <w:szCs w:val="18"/>
              </w:rPr>
            </w:pPr>
            <w:r w:rsidDel="00000000" w:rsidR="00000000" w:rsidRPr="00000000">
              <w:rPr>
                <w:sz w:val="18"/>
                <w:szCs w:val="18"/>
                <w:rtl w:val="0"/>
              </w:rPr>
              <w:t xml:space="preserve">Used when one or more cards are in Rejected or Request More Docs state. Saves all per-card decisions and pushes the consolidated outstanding requests back to the dealer. Step 3 re-opens on the dealer side showing exactly which cards need action. Dealer notified via SMS + email + dashboard push.</w:t>
            </w:r>
          </w:p>
        </w:tc>
      </w:tr>
    </w:tbl>
    <w:p w:rsidR="00000000" w:rsidDel="00000000" w:rsidP="00000000" w:rsidRDefault="00000000" w:rsidRPr="00000000" w14:paraId="00000AC8">
      <w:pPr>
        <w:pStyle w:val="Heading1"/>
        <w:keepNext w:val="0"/>
        <w:keepLines w:val="0"/>
        <w:spacing w:after="0" w:before="0" w:lineRule="auto"/>
        <w:rPr>
          <w:b w:val="1"/>
          <w:bCs w:val="1"/>
          <w:color w:val="1f497d"/>
          <w:sz w:val="20"/>
          <w:szCs w:val="20"/>
          <w:shd w:fill="c9daf8" w:val="clear"/>
        </w:rPr>
      </w:pPr>
      <w:bookmarkStart w:colFirst="0" w:colLast="0" w:name="_ds516i27tvnv" w:id="44"/>
      <w:bookmarkEnd w:id="44"/>
      <w:r w:rsidDel="00000000" w:rsidR="00000000" w:rsidRPr="00000000">
        <w:rPr>
          <w:rtl w:val="0"/>
        </w:rPr>
      </w:r>
    </w:p>
    <w:p w:rsidR="00000000" w:rsidDel="00000000" w:rsidP="00000000" w:rsidRDefault="00000000" w:rsidRPr="00000000" w14:paraId="00000AC9">
      <w:pPr>
        <w:pStyle w:val="Heading1"/>
        <w:keepNext w:val="0"/>
        <w:keepLines w:val="0"/>
        <w:spacing w:after="160" w:before="360" w:lineRule="auto"/>
        <w:rPr>
          <w:sz w:val="19"/>
          <w:szCs w:val="19"/>
          <w:highlight w:val="white"/>
        </w:rPr>
      </w:pPr>
      <w:bookmarkStart w:colFirst="0" w:colLast="0" w:name="_a22x5886kye6" w:id="45"/>
      <w:bookmarkEnd w:id="45"/>
      <w:r w:rsidDel="00000000" w:rsidR="00000000" w:rsidRPr="00000000">
        <w:rPr>
          <w:sz w:val="19"/>
          <w:szCs w:val="19"/>
          <w:highlight w:val="white"/>
          <w:rtl w:val="0"/>
        </w:rPr>
        <w:t xml:space="preserve">Approve Lead = Submit Decision after Approve. Reject Lead = Submit Decision after Reject. Dealer Action Required = the new third action specific to Step 3, replacing the previous 'Request More Info' radio option with an explicit save-and-route-back mechanism</w:t>
      </w:r>
    </w:p>
    <w:p w:rsidR="00000000" w:rsidDel="00000000" w:rsidP="00000000" w:rsidRDefault="00000000" w:rsidRPr="00000000" w14:paraId="00000ACA">
      <w:pPr>
        <w:rPr/>
      </w:pPr>
      <w:r w:rsidDel="00000000" w:rsidR="00000000" w:rsidRPr="00000000">
        <w:rPr>
          <w:b w:val="1"/>
          <w:bCs w:val="1"/>
          <w:shd w:fill="c9daf8" w:val="clear"/>
          <w:rtl w:val="0"/>
        </w:rPr>
        <w:t xml:space="preserve">How Per-Card Decisions Drive the Final Panel</w:t>
      </w:r>
      <w:r w:rsidDel="00000000" w:rsidR="00000000" w:rsidRPr="00000000">
        <w:rPr>
          <w:rtl w:val="0"/>
        </w:rPr>
      </w:r>
    </w:p>
    <w:p w:rsidR="00000000" w:rsidDel="00000000" w:rsidP="00000000" w:rsidRDefault="00000000" w:rsidRPr="00000000" w14:paraId="00000ACB">
      <w:pPr>
        <w:spacing w:after="60" w:before="60" w:lineRule="auto"/>
        <w:rPr>
          <w:sz w:val="20"/>
          <w:szCs w:val="20"/>
        </w:rPr>
      </w:pPr>
      <w:r w:rsidDel="00000000" w:rsidR="00000000" w:rsidRPr="00000000">
        <w:rPr>
          <w:rtl w:val="0"/>
        </w:rPr>
      </w:r>
    </w:p>
    <w:tbl>
      <w:tblPr>
        <w:tblStyle w:val="Table5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10"/>
        <w:gridCol w:w="3045"/>
        <w:gridCol w:w="3090"/>
        <w:tblGridChange w:id="0">
          <w:tblGrid>
            <w:gridCol w:w="3210"/>
            <w:gridCol w:w="3045"/>
            <w:gridCol w:w="309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ACC">
            <w:pPr>
              <w:rPr>
                <w:b w:val="1"/>
                <w:bCs w:val="1"/>
                <w:color w:val="ffffff"/>
                <w:sz w:val="18"/>
                <w:szCs w:val="18"/>
              </w:rPr>
            </w:pPr>
            <w:r w:rsidDel="00000000" w:rsidR="00000000" w:rsidRPr="00000000">
              <w:rPr>
                <w:b w:val="1"/>
                <w:bCs w:val="1"/>
                <w:color w:val="ffffff"/>
                <w:sz w:val="18"/>
                <w:szCs w:val="18"/>
                <w:rtl w:val="0"/>
              </w:rPr>
              <w:t xml:space="preserve">Card State Combination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ACD">
            <w:pPr>
              <w:rPr>
                <w:b w:val="1"/>
                <w:bCs w:val="1"/>
                <w:color w:val="ffffff"/>
                <w:sz w:val="18"/>
                <w:szCs w:val="18"/>
              </w:rPr>
            </w:pPr>
            <w:r w:rsidDel="00000000" w:rsidR="00000000" w:rsidRPr="00000000">
              <w:rPr>
                <w:b w:val="1"/>
                <w:bCs w:val="1"/>
                <w:color w:val="ffffff"/>
                <w:sz w:val="18"/>
                <w:szCs w:val="18"/>
                <w:rtl w:val="0"/>
              </w:rPr>
              <w:t xml:space="preserve">Approve Lead</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ACE">
            <w:pPr>
              <w:rPr>
                <w:b w:val="1"/>
                <w:bCs w:val="1"/>
                <w:color w:val="ffffff"/>
                <w:sz w:val="18"/>
                <w:szCs w:val="18"/>
              </w:rPr>
            </w:pPr>
            <w:r w:rsidDel="00000000" w:rsidR="00000000" w:rsidRPr="00000000">
              <w:rPr>
                <w:b w:val="1"/>
                <w:bCs w:val="1"/>
                <w:color w:val="ffffff"/>
                <w:sz w:val="18"/>
                <w:szCs w:val="18"/>
                <w:rtl w:val="0"/>
              </w:rPr>
              <w:t xml:space="preserve">Save Available</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CF">
            <w:pPr>
              <w:rPr>
                <w:sz w:val="18"/>
                <w:szCs w:val="18"/>
              </w:rPr>
            </w:pPr>
            <w:r w:rsidDel="00000000" w:rsidR="00000000" w:rsidRPr="00000000">
              <w:rPr>
                <w:rFonts w:ascii="Arial Unicode MS" w:cs="Arial Unicode MS" w:eastAsia="Arial Unicode MS" w:hAnsi="Arial Unicode MS"/>
                <w:sz w:val="18"/>
                <w:szCs w:val="18"/>
                <w:rtl w:val="0"/>
              </w:rPr>
              <w:t xml:space="preserve">All cards → ✓ Approved</w:t>
            </w:r>
          </w:p>
        </w:tc>
        <w:tc>
          <w:tcPr>
            <w:tcBorders>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0AD0">
            <w:pPr>
              <w:rPr>
                <w:sz w:val="18"/>
                <w:szCs w:val="18"/>
              </w:rPr>
            </w:pPr>
            <w:r w:rsidDel="00000000" w:rsidR="00000000" w:rsidRPr="00000000">
              <w:rPr>
                <w:rFonts w:ascii="Arial Unicode MS" w:cs="Arial Unicode MS" w:eastAsia="Arial Unicode MS" w:hAnsi="Arial Unicode MS"/>
                <w:sz w:val="18"/>
                <w:szCs w:val="18"/>
                <w:rtl w:val="0"/>
              </w:rPr>
              <w:t xml:space="preserve">✅ Enabled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D1">
            <w:pPr>
              <w:rPr>
                <w:sz w:val="18"/>
                <w:szCs w:val="18"/>
              </w:rPr>
            </w:pPr>
            <w:r w:rsidDel="00000000" w:rsidR="00000000" w:rsidRPr="00000000">
              <w:rPr>
                <w:sz w:val="18"/>
                <w:szCs w:val="18"/>
                <w:rtl w:val="0"/>
              </w:rPr>
              <w:t xml:space="preserve">Also available (admin can save before submitting final)</w:t>
            </w:r>
          </w:p>
        </w:tc>
      </w:tr>
      <w:tr>
        <w:trPr>
          <w:cantSplit w:val="0"/>
          <w:trHeight w:val="6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D2">
            <w:pPr>
              <w:rPr>
                <w:sz w:val="18"/>
                <w:szCs w:val="18"/>
              </w:rPr>
            </w:pPr>
            <w:r w:rsidDel="00000000" w:rsidR="00000000" w:rsidRPr="00000000">
              <w:rPr>
                <w:sz w:val="18"/>
                <w:szCs w:val="18"/>
                <w:rtl w:val="0"/>
              </w:rPr>
              <w:t xml:space="preserve">One or more cards → ✗ Rejected or ⚠️ Request More Docs</w:t>
            </w:r>
          </w:p>
        </w:tc>
        <w:tc>
          <w:tcPr>
            <w:tcBorders>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0AD3">
            <w:pPr>
              <w:rPr>
                <w:sz w:val="18"/>
                <w:szCs w:val="18"/>
              </w:rPr>
            </w:pPr>
            <w:r w:rsidDel="00000000" w:rsidR="00000000" w:rsidRPr="00000000">
              <w:rPr>
                <w:sz w:val="18"/>
                <w:szCs w:val="18"/>
                <w:rtl w:val="0"/>
              </w:rPr>
              <w:t xml:space="preserve">🔒 Disabled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D4">
            <w:pPr>
              <w:rPr>
                <w:sz w:val="18"/>
                <w:szCs w:val="18"/>
              </w:rPr>
            </w:pPr>
            <w:r w:rsidDel="00000000" w:rsidR="00000000" w:rsidRPr="00000000">
              <w:rPr>
                <w:rFonts w:ascii="Arial Unicode MS" w:cs="Arial Unicode MS" w:eastAsia="Arial Unicode MS" w:hAnsi="Arial Unicode MS"/>
                <w:sz w:val="18"/>
                <w:szCs w:val="18"/>
                <w:rtl w:val="0"/>
              </w:rPr>
              <w:t xml:space="preserve">✅ Enabled — this is the expected action</w:t>
            </w:r>
          </w:p>
        </w:tc>
      </w:tr>
      <w:tr>
        <w:trPr>
          <w:cantSplit w:val="0"/>
          <w:trHeight w:val="6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D5">
            <w:pPr>
              <w:rPr>
                <w:sz w:val="18"/>
                <w:szCs w:val="18"/>
              </w:rPr>
            </w:pPr>
            <w:r w:rsidDel="00000000" w:rsidR="00000000" w:rsidRPr="00000000">
              <w:rPr>
                <w:sz w:val="18"/>
                <w:szCs w:val="18"/>
                <w:rtl w:val="0"/>
              </w:rPr>
              <w:t xml:space="preserve">Any state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D6">
            <w:pPr>
              <w:rPr>
                <w:sz w:val="18"/>
                <w:szCs w:val="18"/>
              </w:rPr>
            </w:pPr>
            <w:r w:rsidDel="00000000" w:rsidR="00000000" w:rsidRPr="00000000">
              <w:rPr>
                <w:sz w:val="18"/>
                <w:szCs w:val="18"/>
                <w:rtl w:val="0"/>
              </w:rPr>
              <w:t xml:space="preserve">N/A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D7">
            <w:pPr>
              <w:rPr>
                <w:sz w:val="18"/>
                <w:szCs w:val="18"/>
              </w:rPr>
            </w:pPr>
            <w:r w:rsidDel="00000000" w:rsidR="00000000" w:rsidRPr="00000000">
              <w:rPr>
                <w:rFonts w:ascii="Arial Unicode MS" w:cs="Arial Unicode MS" w:eastAsia="Arial Unicode MS" w:hAnsi="Arial Unicode MS"/>
                <w:sz w:val="18"/>
                <w:szCs w:val="18"/>
                <w:rtl w:val="0"/>
              </w:rPr>
              <w:t xml:space="preserve">❌ Reject Lead always available regardless of card state</w:t>
            </w:r>
          </w:p>
        </w:tc>
      </w:tr>
    </w:tbl>
    <w:p w:rsidR="00000000" w:rsidDel="00000000" w:rsidP="00000000" w:rsidRDefault="00000000" w:rsidRPr="00000000" w14:paraId="00000AD8">
      <w:pPr>
        <w:spacing w:after="60" w:before="60" w:lineRule="auto"/>
        <w:rPr>
          <w:sz w:val="20"/>
          <w:szCs w:val="20"/>
        </w:rPr>
      </w:pPr>
      <w:r w:rsidDel="00000000" w:rsidR="00000000" w:rsidRPr="00000000">
        <w:rPr>
          <w:rtl w:val="0"/>
        </w:rPr>
      </w:r>
    </w:p>
    <w:p w:rsidR="00000000" w:rsidDel="00000000" w:rsidP="00000000" w:rsidRDefault="00000000" w:rsidRPr="00000000" w14:paraId="00000AD9">
      <w:pPr>
        <w:spacing w:after="60" w:before="60" w:lineRule="auto"/>
        <w:rPr>
          <w:b w:val="1"/>
          <w:bCs w:val="1"/>
          <w:shd w:fill="c9daf8" w:val="clear"/>
        </w:rPr>
      </w:pPr>
      <w:r w:rsidDel="00000000" w:rsidR="00000000" w:rsidRPr="00000000">
        <w:rPr>
          <w:b w:val="1"/>
          <w:bCs w:val="1"/>
          <w:shd w:fill="c9daf8" w:val="clear"/>
          <w:rtl w:val="0"/>
        </w:rPr>
        <w:t xml:space="preserve">Status Written to Lead — Save Action Routing</w:t>
      </w:r>
    </w:p>
    <w:p w:rsidR="00000000" w:rsidDel="00000000" w:rsidP="00000000" w:rsidRDefault="00000000" w:rsidRPr="00000000" w14:paraId="00000ADA">
      <w:pPr>
        <w:spacing w:after="60" w:before="60" w:lineRule="auto"/>
        <w:rPr>
          <w:sz w:val="19"/>
          <w:szCs w:val="19"/>
          <w:highlight w:val="white"/>
        </w:rPr>
      </w:pPr>
      <w:r w:rsidDel="00000000" w:rsidR="00000000" w:rsidRPr="00000000">
        <w:rPr>
          <w:sz w:val="19"/>
          <w:szCs w:val="19"/>
          <w:highlight w:val="white"/>
          <w:rtl w:val="0"/>
        </w:rPr>
        <w:t xml:space="preserve">When admin clicks Dealer Action Required, the status written depends on which cards triggered the save:</w:t>
      </w:r>
    </w:p>
    <w:p w:rsidR="00000000" w:rsidDel="00000000" w:rsidP="00000000" w:rsidRDefault="00000000" w:rsidRPr="00000000" w14:paraId="00000ADB">
      <w:pPr>
        <w:spacing w:after="60" w:before="60" w:lineRule="auto"/>
        <w:rPr>
          <w:sz w:val="19"/>
          <w:szCs w:val="19"/>
          <w:highlight w:val="white"/>
        </w:rPr>
      </w:pPr>
      <w:r w:rsidDel="00000000" w:rsidR="00000000" w:rsidRPr="00000000">
        <w:rPr>
          <w:rtl w:val="0"/>
        </w:rPr>
      </w:r>
    </w:p>
    <w:tbl>
      <w:tblPr>
        <w:tblStyle w:val="Table6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75"/>
        <w:gridCol w:w="4770"/>
        <w:tblGridChange w:id="0">
          <w:tblGrid>
            <w:gridCol w:w="4575"/>
            <w:gridCol w:w="477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ADC">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Reason for Save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ADD">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kyc_status Written</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DE">
            <w:pPr>
              <w:rPr>
                <w:sz w:val="18"/>
                <w:szCs w:val="18"/>
                <w:highlight w:val="white"/>
              </w:rPr>
            </w:pPr>
            <w:r w:rsidDel="00000000" w:rsidR="00000000" w:rsidRPr="00000000">
              <w:rPr>
                <w:sz w:val="18"/>
                <w:szCs w:val="18"/>
                <w:highlight w:val="white"/>
                <w:rtl w:val="0"/>
              </w:rPr>
              <w:t xml:space="preserve">Supporting doc(s) rejected or additional doc requested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DF">
            <w:pPr>
              <w:rPr>
                <w:sz w:val="18"/>
                <w:szCs w:val="18"/>
                <w:highlight w:val="white"/>
              </w:rPr>
            </w:pPr>
            <w:r w:rsidDel="00000000" w:rsidR="00000000" w:rsidRPr="00000000">
              <w:rPr>
                <w:sz w:val="18"/>
                <w:szCs w:val="18"/>
                <w:highlight w:val="white"/>
                <w:rtl w:val="0"/>
              </w:rPr>
              <w:t xml:space="preserve">awaiting_additional_docs</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E0">
            <w:pPr>
              <w:rPr>
                <w:sz w:val="18"/>
                <w:szCs w:val="18"/>
                <w:highlight w:val="white"/>
              </w:rPr>
            </w:pPr>
            <w:r w:rsidDel="00000000" w:rsidR="00000000" w:rsidRPr="00000000">
              <w:rPr>
                <w:sz w:val="18"/>
                <w:szCs w:val="18"/>
                <w:highlight w:val="white"/>
                <w:rtl w:val="0"/>
              </w:rPr>
              <w:t xml:space="preserve">Co-borrower check(s) rejected — same co-borrower can resubmit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E1">
            <w:pPr>
              <w:rPr>
                <w:sz w:val="18"/>
                <w:szCs w:val="18"/>
                <w:highlight w:val="white"/>
              </w:rPr>
            </w:pPr>
            <w:r w:rsidDel="00000000" w:rsidR="00000000" w:rsidRPr="00000000">
              <w:rPr>
                <w:sz w:val="18"/>
                <w:szCs w:val="18"/>
                <w:highlight w:val="white"/>
                <w:rtl w:val="0"/>
              </w:rPr>
              <w:t xml:space="preserve">awaiting_co_borrower_kyc</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E2">
            <w:pPr>
              <w:rPr>
                <w:sz w:val="18"/>
                <w:szCs w:val="18"/>
                <w:highlight w:val="white"/>
              </w:rPr>
            </w:pPr>
            <w:r w:rsidDel="00000000" w:rsidR="00000000" w:rsidRPr="00000000">
              <w:rPr>
                <w:sz w:val="18"/>
                <w:szCs w:val="18"/>
                <w:highlight w:val="white"/>
                <w:rtl w:val="0"/>
              </w:rPr>
              <w:t xml:space="preserve">Co-borrower CIBIL / identity failed — new co-borrower required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E3">
            <w:pPr>
              <w:rPr>
                <w:sz w:val="18"/>
                <w:szCs w:val="18"/>
                <w:highlight w:val="white"/>
              </w:rPr>
            </w:pPr>
            <w:r w:rsidDel="00000000" w:rsidR="00000000" w:rsidRPr="00000000">
              <w:rPr>
                <w:sz w:val="18"/>
                <w:szCs w:val="18"/>
                <w:highlight w:val="white"/>
                <w:rtl w:val="0"/>
              </w:rPr>
              <w:t xml:space="preserve">awaiting_co_borrower_replacement</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E4">
            <w:pPr>
              <w:rPr>
                <w:sz w:val="18"/>
                <w:szCs w:val="18"/>
                <w:highlight w:val="white"/>
              </w:rPr>
            </w:pPr>
            <w:r w:rsidDel="00000000" w:rsidR="00000000" w:rsidRPr="00000000">
              <w:rPr>
                <w:sz w:val="18"/>
                <w:szCs w:val="18"/>
                <w:highlight w:val="white"/>
                <w:rtl w:val="0"/>
              </w:rPr>
              <w:t xml:space="preserve">Mix of supporting doc issue + co-borrower issue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AE5">
            <w:pPr>
              <w:rPr>
                <w:sz w:val="18"/>
                <w:szCs w:val="18"/>
                <w:highlight w:val="white"/>
              </w:rPr>
            </w:pPr>
            <w:r w:rsidDel="00000000" w:rsidR="00000000" w:rsidRPr="00000000">
              <w:rPr>
                <w:sz w:val="18"/>
                <w:szCs w:val="18"/>
                <w:highlight w:val="white"/>
                <w:rtl w:val="0"/>
              </w:rPr>
              <w:t xml:space="preserve">awaiting_both</w:t>
            </w:r>
          </w:p>
        </w:tc>
      </w:tr>
    </w:tbl>
    <w:p w:rsidR="00000000" w:rsidDel="00000000" w:rsidP="00000000" w:rsidRDefault="00000000" w:rsidRPr="00000000" w14:paraId="00000AE6">
      <w:pPr>
        <w:spacing w:after="60" w:before="60" w:lineRule="auto"/>
        <w:rPr>
          <w:sz w:val="19"/>
          <w:szCs w:val="19"/>
          <w:highlight w:val="white"/>
        </w:rPr>
      </w:pPr>
      <w:r w:rsidDel="00000000" w:rsidR="00000000" w:rsidRPr="00000000">
        <w:rPr>
          <w:rtl w:val="0"/>
        </w:rPr>
      </w:r>
    </w:p>
    <w:p w:rsidR="00000000" w:rsidDel="00000000" w:rsidP="00000000" w:rsidRDefault="00000000" w:rsidRPr="00000000" w14:paraId="00000AE7">
      <w:pPr>
        <w:spacing w:after="60" w:before="60" w:lineRule="auto"/>
        <w:rPr>
          <w:b w:val="1"/>
          <w:bCs w:val="1"/>
          <w:shd w:fill="c9daf8" w:val="clear"/>
        </w:rPr>
      </w:pPr>
      <w:r w:rsidDel="00000000" w:rsidR="00000000" w:rsidRPr="00000000">
        <w:rPr>
          <w:b w:val="1"/>
          <w:bCs w:val="1"/>
          <w:shd w:fill="c9daf8" w:val="clear"/>
          <w:rtl w:val="0"/>
        </w:rPr>
        <w:t xml:space="preserve">Admin Request Forms — Triggered from Request More Docs</w:t>
      </w:r>
    </w:p>
    <w:p w:rsidR="00000000" w:rsidDel="00000000" w:rsidP="00000000" w:rsidRDefault="00000000" w:rsidRPr="00000000" w14:paraId="00000AE8">
      <w:pPr>
        <w:pStyle w:val="Heading3"/>
        <w:keepNext w:val="0"/>
        <w:keepLines w:val="0"/>
        <w:spacing w:before="280" w:lineRule="auto"/>
        <w:rPr>
          <w:b w:val="1"/>
          <w:bCs w:val="1"/>
          <w:color w:val="000000"/>
          <w:sz w:val="26"/>
          <w:szCs w:val="26"/>
          <w:highlight w:val="white"/>
        </w:rPr>
      </w:pPr>
      <w:bookmarkStart w:colFirst="0" w:colLast="0" w:name="_b2twb9c1acxe" w:id="46"/>
      <w:bookmarkEnd w:id="46"/>
      <w:r w:rsidDel="00000000" w:rsidR="00000000" w:rsidRPr="00000000">
        <w:rPr>
          <w:b w:val="1"/>
          <w:bCs w:val="1"/>
          <w:color w:val="000000"/>
          <w:sz w:val="22"/>
          <w:szCs w:val="22"/>
          <w:highlight w:val="white"/>
          <w:rtl w:val="0"/>
        </w:rPr>
        <w:t xml:space="preserve">Request Additional Documents Form</w:t>
      </w:r>
      <w:r w:rsidDel="00000000" w:rsidR="00000000" w:rsidRPr="00000000">
        <w:rPr>
          <w:rtl w:val="0"/>
        </w:rPr>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highlight w:val="white"/>
        </w:rPr>
      </w:pPr>
      <w:r w:rsidDel="00000000" w:rsidR="00000000" w:rsidRPr="00000000">
        <w:rPr>
          <w:sz w:val="18"/>
          <w:szCs w:val="18"/>
          <w:highlight w:val="white"/>
          <w:rtl w:val="0"/>
        </w:rPr>
        <w:t xml:space="preserve">Opened when admin clicks </w:t>
      </w:r>
      <w:r w:rsidDel="00000000" w:rsidR="00000000" w:rsidRPr="00000000">
        <w:rPr>
          <w:b w:val="1"/>
          <w:bCs w:val="1"/>
          <w:sz w:val="18"/>
          <w:szCs w:val="18"/>
          <w:highlight w:val="white"/>
          <w:rtl w:val="0"/>
        </w:rPr>
        <w:t xml:space="preserve">‘Request More Docs’</w:t>
      </w:r>
      <w:r w:rsidDel="00000000" w:rsidR="00000000" w:rsidRPr="00000000">
        <w:rPr>
          <w:sz w:val="18"/>
          <w:szCs w:val="18"/>
          <w:highlight w:val="white"/>
          <w:rtl w:val="0"/>
        </w:rPr>
        <w:t xml:space="preserve"> on a supporting document or primary applicant check card:</w:t>
      </w:r>
    </w:p>
    <w:p w:rsidR="00000000" w:rsidDel="00000000" w:rsidP="00000000" w:rsidRDefault="00000000" w:rsidRPr="00000000" w14:paraId="00000AE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18"/>
          <w:szCs w:val="18"/>
          <w:highlight w:val="white"/>
          <w:u w:val="none"/>
        </w:rPr>
      </w:pPr>
      <w:r w:rsidDel="00000000" w:rsidR="00000000" w:rsidRPr="00000000">
        <w:rPr>
          <w:sz w:val="18"/>
          <w:szCs w:val="18"/>
          <w:highlight w:val="white"/>
          <w:rtl w:val="0"/>
        </w:rPr>
        <w:t xml:space="preserve">Document checklist with reason per item (visible to dealer)</w:t>
      </w:r>
    </w:p>
    <w:p w:rsidR="00000000" w:rsidDel="00000000" w:rsidP="00000000" w:rsidRDefault="00000000" w:rsidRPr="00000000" w14:paraId="00000AE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18"/>
          <w:szCs w:val="18"/>
          <w:highlight w:val="white"/>
          <w:u w:val="none"/>
        </w:rPr>
      </w:pPr>
      <w:r w:rsidDel="00000000" w:rsidR="00000000" w:rsidRPr="00000000">
        <w:rPr>
          <w:sz w:val="18"/>
          <w:szCs w:val="18"/>
          <w:highlight w:val="white"/>
          <w:rtl w:val="0"/>
        </w:rPr>
        <w:t xml:space="preserve">Primary applicant documents: Aadhaar Front / Back, PAN, Passport Photo, Bank Statement, Address Proof, Cheques, RC Copy</w:t>
      </w:r>
    </w:p>
    <w:p w:rsidR="00000000" w:rsidDel="00000000" w:rsidP="00000000" w:rsidRDefault="00000000" w:rsidRPr="00000000" w14:paraId="00000AE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18"/>
          <w:szCs w:val="18"/>
          <w:highlight w:val="white"/>
          <w:u w:val="none"/>
        </w:rPr>
      </w:pPr>
      <w:r w:rsidDel="00000000" w:rsidR="00000000" w:rsidRPr="00000000">
        <w:rPr>
          <w:sz w:val="18"/>
          <w:szCs w:val="18"/>
          <w:highlight w:val="white"/>
          <w:rtl w:val="0"/>
        </w:rPr>
        <w:t xml:space="preserve">Custom documents: Salary Slips, ITR, Business Proof, Other (free text)</w:t>
      </w:r>
    </w:p>
    <w:p w:rsidR="00000000" w:rsidDel="00000000" w:rsidP="00000000" w:rsidRDefault="00000000" w:rsidRPr="00000000" w14:paraId="00000AE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18"/>
          <w:szCs w:val="18"/>
          <w:highlight w:val="white"/>
          <w:u w:val="none"/>
        </w:rPr>
      </w:pPr>
      <w:r w:rsidDel="00000000" w:rsidR="00000000" w:rsidRPr="00000000">
        <w:rPr>
          <w:sz w:val="18"/>
          <w:szCs w:val="18"/>
          <w:highlight w:val="white"/>
          <w:rtl w:val="0"/>
        </w:rPr>
        <w:t xml:space="preserve">Notification toggles: SMS to customer, Email to dealer, Push to dashboard</w:t>
      </w:r>
    </w:p>
    <w:p w:rsidR="00000000" w:rsidDel="00000000" w:rsidP="00000000" w:rsidRDefault="00000000" w:rsidRPr="00000000" w14:paraId="00000AEE">
      <w:pPr>
        <w:spacing w:before="80" w:lineRule="auto"/>
        <w:rPr>
          <w:b w:val="1"/>
          <w:bCs w:val="1"/>
          <w:shd w:fill="c9daf8" w:val="clear"/>
        </w:rPr>
      </w:pPr>
      <w:r w:rsidDel="00000000" w:rsidR="00000000" w:rsidRPr="00000000">
        <w:rPr>
          <w:b w:val="1"/>
          <w:bCs w:val="1"/>
          <w:shd w:fill="c9daf8" w:val="clear"/>
          <w:rtl w:val="0"/>
        </w:rPr>
        <w:t xml:space="preserve"> </w:t>
      </w:r>
    </w:p>
    <w:p w:rsidR="00000000" w:rsidDel="00000000" w:rsidP="00000000" w:rsidRDefault="00000000" w:rsidRPr="00000000" w14:paraId="00000AEF">
      <w:pPr>
        <w:pStyle w:val="Heading3"/>
        <w:keepNext w:val="0"/>
        <w:keepLines w:val="0"/>
        <w:spacing w:before="280" w:lineRule="auto"/>
        <w:rPr>
          <w:b w:val="1"/>
          <w:bCs w:val="1"/>
          <w:color w:val="000000"/>
          <w:sz w:val="26"/>
          <w:szCs w:val="26"/>
          <w:shd w:fill="c9daf8" w:val="clear"/>
        </w:rPr>
      </w:pPr>
      <w:bookmarkStart w:colFirst="0" w:colLast="0" w:name="_oghm9jhy8tn1" w:id="47"/>
      <w:bookmarkEnd w:id="47"/>
      <w:r w:rsidDel="00000000" w:rsidR="00000000" w:rsidRPr="00000000">
        <w:rPr>
          <w:b w:val="1"/>
          <w:bCs w:val="1"/>
          <w:color w:val="000000"/>
          <w:sz w:val="22"/>
          <w:szCs w:val="22"/>
          <w:highlight w:val="white"/>
          <w:rtl w:val="0"/>
        </w:rPr>
        <w:t xml:space="preserve">Request Co-Borrower KYC Form</w:t>
      </w:r>
      <w:r w:rsidDel="00000000" w:rsidR="00000000" w:rsidRPr="00000000">
        <w:rPr>
          <w:rtl w:val="0"/>
        </w:rPr>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highlight w:val="white"/>
        </w:rPr>
      </w:pPr>
      <w:r w:rsidDel="00000000" w:rsidR="00000000" w:rsidRPr="00000000">
        <w:rPr>
          <w:sz w:val="18"/>
          <w:szCs w:val="18"/>
          <w:highlight w:val="white"/>
          <w:rtl w:val="0"/>
        </w:rPr>
        <w:t xml:space="preserve">Opened when admin clicks ⚠️ Request More Docs on a co-borrower check, or selects the co-borrower option from the primary KYC Final Decision Panel:</w:t>
      </w:r>
    </w:p>
    <w:p w:rsidR="00000000" w:rsidDel="00000000" w:rsidP="00000000" w:rsidRDefault="00000000" w:rsidRPr="00000000" w14:paraId="00000AF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18"/>
          <w:szCs w:val="18"/>
          <w:highlight w:val="white"/>
          <w:u w:val="none"/>
        </w:rPr>
      </w:pPr>
      <w:r w:rsidDel="00000000" w:rsidR="00000000" w:rsidRPr="00000000">
        <w:rPr>
          <w:sz w:val="18"/>
          <w:szCs w:val="18"/>
          <w:highlight w:val="white"/>
          <w:rtl w:val="0"/>
        </w:rPr>
        <w:t xml:space="preserve">Written reason field — visible to dealer (explains CIBIL / income issue)</w:t>
      </w:r>
    </w:p>
    <w:p w:rsidR="00000000" w:rsidDel="00000000" w:rsidP="00000000" w:rsidRDefault="00000000" w:rsidRPr="00000000" w14:paraId="00000AF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18"/>
          <w:szCs w:val="18"/>
          <w:highlight w:val="white"/>
          <w:u w:val="none"/>
        </w:rPr>
      </w:pPr>
      <w:r w:rsidDel="00000000" w:rsidR="00000000" w:rsidRPr="00000000">
        <w:rPr>
          <w:sz w:val="18"/>
          <w:szCs w:val="18"/>
          <w:highlight w:val="white"/>
          <w:rtl w:val="0"/>
        </w:rPr>
        <w:t xml:space="preserve">Required documents pre-set to full KYC list (11 docs, same as primary applicant)</w:t>
      </w:r>
    </w:p>
    <w:p w:rsidR="00000000" w:rsidDel="00000000" w:rsidP="00000000" w:rsidRDefault="00000000" w:rsidRPr="00000000" w14:paraId="00000AF3">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18"/>
          <w:szCs w:val="18"/>
          <w:highlight w:val="white"/>
          <w:u w:val="none"/>
        </w:rPr>
      </w:pPr>
      <w:r w:rsidDel="00000000" w:rsidR="00000000" w:rsidRPr="00000000">
        <w:rPr>
          <w:sz w:val="18"/>
          <w:szCs w:val="18"/>
          <w:highlight w:val="white"/>
          <w:rtl w:val="0"/>
        </w:rPr>
        <w:t xml:space="preserve">Notification toggles: same three channels as above</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hd w:fill="c9daf8" w:val="clear"/>
        </w:rPr>
      </w:pPr>
      <w:r w:rsidDel="00000000" w:rsidR="00000000" w:rsidRPr="00000000">
        <w:rPr>
          <w:rtl w:val="0"/>
        </w:rPr>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shd w:fill="c9daf8" w:val="clear"/>
        </w:rPr>
      </w:pPr>
      <w:r w:rsidDel="00000000" w:rsidR="00000000" w:rsidRPr="00000000">
        <w:rPr>
          <w:b w:val="1"/>
          <w:bCs w:val="1"/>
          <w:sz w:val="32"/>
          <w:szCs w:val="32"/>
          <w:shd w:fill="d9ead3" w:val="clear"/>
          <w:rtl w:val="0"/>
        </w:rPr>
        <w:t xml:space="preserve">DEALER SIDE — STEP 3 SCREEN SPECIFICATION</w:t>
      </w: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b w:val="1"/>
          <w:bCs w:val="1"/>
          <w:color w:val="1155cc"/>
        </w:rPr>
      </w:pPr>
      <w:r w:rsidDel="00000000" w:rsidR="00000000" w:rsidRPr="00000000">
        <w:rPr>
          <w:b w:val="1"/>
          <w:bCs w:val="1"/>
          <w:color w:val="1155cc"/>
          <w:rtl w:val="0"/>
        </w:rPr>
        <w:t xml:space="preserve">Gating Rule — When Step 3 Appears</w:t>
      </w:r>
    </w:p>
    <w:p w:rsidR="00000000" w:rsidDel="00000000" w:rsidP="00000000" w:rsidRDefault="00000000" w:rsidRPr="00000000" w14:paraId="00000AF8">
      <w:pPr>
        <w:spacing w:after="60" w:before="60" w:lineRule="auto"/>
        <w:rPr>
          <w:color w:val="1155cc"/>
          <w:sz w:val="20"/>
          <w:szCs w:val="20"/>
        </w:rPr>
      </w:pPr>
      <w:r w:rsidDel="00000000" w:rsidR="00000000" w:rsidRPr="00000000">
        <w:rPr>
          <w:color w:val="1155cc"/>
          <w:sz w:val="20"/>
          <w:szCs w:val="20"/>
          <w:rtl w:val="0"/>
        </w:rPr>
        <w:t xml:space="preserve">Step 3 is a conditional, interim step. It appears in the workflow navigation only when the lead's kyc_status matches one of the following values:</w:t>
      </w:r>
    </w:p>
    <w:p w:rsidR="00000000" w:rsidDel="00000000" w:rsidP="00000000" w:rsidRDefault="00000000" w:rsidRPr="00000000" w14:paraId="00000AF9">
      <w:pPr>
        <w:shd w:fill="f4f4f4" w:val="clear"/>
        <w:spacing w:after="40" w:before="40" w:lineRule="auto"/>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Canonical status check (fixes Issue #4)</w:t>
      </w:r>
    </w:p>
    <w:p w:rsidR="00000000" w:rsidDel="00000000" w:rsidP="00000000" w:rsidRDefault="00000000" w:rsidRPr="00000000" w14:paraId="00000AFA">
      <w:pPr>
        <w:shd w:fill="f4f4f4" w:val="clear"/>
        <w:spacing w:after="40" w:before="40" w:lineRule="auto"/>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const showStep3 = [</w:t>
      </w:r>
    </w:p>
    <w:p w:rsidR="00000000" w:rsidDel="00000000" w:rsidP="00000000" w:rsidRDefault="00000000" w:rsidRPr="00000000" w14:paraId="00000AFB">
      <w:pPr>
        <w:shd w:fill="f4f4f4" w:val="clear"/>
        <w:spacing w:after="40" w:before="40" w:lineRule="auto"/>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  'awaiting_additional_docs',</w:t>
      </w:r>
    </w:p>
    <w:p w:rsidR="00000000" w:rsidDel="00000000" w:rsidP="00000000" w:rsidRDefault="00000000" w:rsidRPr="00000000" w14:paraId="00000AFC">
      <w:pPr>
        <w:shd w:fill="f4f4f4" w:val="clear"/>
        <w:spacing w:after="40" w:before="40" w:lineRule="auto"/>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  'awaiting_co_borrower_kyc',</w:t>
      </w:r>
    </w:p>
    <w:p w:rsidR="00000000" w:rsidDel="00000000" w:rsidP="00000000" w:rsidRDefault="00000000" w:rsidRPr="00000000" w14:paraId="00000AFD">
      <w:pPr>
        <w:shd w:fill="f4f4f4" w:val="clear"/>
        <w:spacing w:after="40" w:before="40" w:lineRule="auto"/>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  'awaiting_both'</w:t>
      </w:r>
    </w:p>
    <w:p w:rsidR="00000000" w:rsidDel="00000000" w:rsidP="00000000" w:rsidRDefault="00000000" w:rsidRPr="00000000" w14:paraId="00000AFE">
      <w:pPr>
        <w:shd w:fill="f4f4f4" w:val="clear"/>
        <w:spacing w:after="40" w:before="40" w:lineRule="auto"/>
        <w:rPr>
          <w:rFonts w:ascii="Courier New" w:cs="Courier New" w:eastAsia="Courier New" w:hAnsi="Courier New"/>
          <w:color w:val="333333"/>
          <w:sz w:val="16"/>
          <w:szCs w:val="16"/>
        </w:rPr>
      </w:pPr>
      <w:r w:rsidDel="00000000" w:rsidR="00000000" w:rsidRPr="00000000">
        <w:rPr>
          <w:rFonts w:ascii="Courier New" w:cs="Courier New" w:eastAsia="Courier New" w:hAnsi="Courier New"/>
          <w:color w:val="333333"/>
          <w:sz w:val="16"/>
          <w:szCs w:val="16"/>
          <w:rtl w:val="0"/>
        </w:rPr>
        <w:t xml:space="preserve">].includes(lead.kyc_status);</w:t>
      </w:r>
    </w:p>
    <w:p w:rsidR="00000000" w:rsidDel="00000000" w:rsidP="00000000" w:rsidRDefault="00000000" w:rsidRPr="00000000" w14:paraId="00000AFF">
      <w:pPr>
        <w:spacing w:after="60" w:before="60" w:lineRule="auto"/>
        <w:rPr>
          <w:color w:val="1155cc"/>
          <w:sz w:val="20"/>
          <w:szCs w:val="20"/>
        </w:rPr>
      </w:pPr>
      <w:r w:rsidDel="00000000" w:rsidR="00000000" w:rsidRPr="00000000">
        <w:rPr>
          <w:rtl w:val="0"/>
        </w:rPr>
      </w:r>
    </w:p>
    <w:p w:rsidR="00000000" w:rsidDel="00000000" w:rsidP="00000000" w:rsidRDefault="00000000" w:rsidRPr="00000000" w14:paraId="00000B00">
      <w:pPr>
        <w:spacing w:after="60" w:before="60" w:lineRule="auto"/>
        <w:rPr>
          <w:color w:val="1155cc"/>
          <w:sz w:val="20"/>
          <w:szCs w:val="20"/>
        </w:rPr>
      </w:pPr>
      <w:r w:rsidDel="00000000" w:rsidR="00000000" w:rsidRPr="00000000">
        <w:rPr>
          <w:color w:val="1155cc"/>
          <w:sz w:val="20"/>
          <w:szCs w:val="20"/>
          <w:rtl w:val="0"/>
        </w:rPr>
        <w:t xml:space="preserve">If showStep3 is false, Step 3 is skipped entirely. The workflow progress bar jumps from Step 2 directly to Step 4 (Product Selection).</w:t>
      </w:r>
    </w:p>
    <w:p w:rsidR="00000000" w:rsidDel="00000000" w:rsidP="00000000" w:rsidRDefault="00000000" w:rsidRPr="00000000" w14:paraId="00000B01">
      <w:pPr>
        <w:spacing w:after="60" w:before="60" w:lineRule="auto"/>
        <w:rPr>
          <w:b w:val="1"/>
          <w:bCs w:val="1"/>
          <w:shd w:fill="c9daf8" w:val="clear"/>
        </w:rPr>
      </w:pPr>
      <w:r w:rsidDel="00000000" w:rsidR="00000000" w:rsidRPr="00000000">
        <w:rPr>
          <w:color w:val="1155cc"/>
          <w:sz w:val="20"/>
          <w:szCs w:val="20"/>
          <w:rtl w:val="0"/>
        </w:rPr>
        <w:t xml:space="preserve">Step 4 and Step 5 are blocked until Step 3 is submitted and reviewed by Admin (unless Step 3 does not exist for this lead).</w:t>
      </w:r>
      <w:r w:rsidDel="00000000" w:rsidR="00000000" w:rsidRPr="00000000">
        <w:rPr>
          <w:rtl w:val="0"/>
        </w:rPr>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sz w:val="20"/>
          <w:szCs w:val="20"/>
        </w:rPr>
      </w:pPr>
      <w:r w:rsidDel="00000000" w:rsidR="00000000" w:rsidRPr="00000000">
        <w:rPr>
          <w:b w:val="1"/>
          <w:bCs w:val="1"/>
          <w:shd w:fill="c9daf8" w:val="clear"/>
          <w:rtl w:val="0"/>
        </w:rPr>
        <w:t xml:space="preserve">Screen Header &amp; Progress Indicator</w:t>
      </w:r>
      <w:r w:rsidDel="00000000" w:rsidR="00000000" w:rsidRPr="00000000">
        <w:rPr>
          <w:rtl w:val="0"/>
        </w:rPr>
      </w:r>
    </w:p>
    <w:p w:rsidR="00000000" w:rsidDel="00000000" w:rsidP="00000000" w:rsidRDefault="00000000" w:rsidRPr="00000000" w14:paraId="00000B04">
      <w:pPr>
        <w:rPr>
          <w:b w:val="1"/>
          <w:bCs w:val="1"/>
          <w:color w:val="1155cc"/>
        </w:rPr>
      </w:pPr>
      <w:r w:rsidDel="00000000" w:rsidR="00000000" w:rsidRPr="00000000">
        <w:rPr>
          <w:rtl w:val="0"/>
        </w:rPr>
      </w:r>
    </w:p>
    <w:tbl>
      <w:tblPr>
        <w:tblStyle w:val="Table6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B05">
            <w:pPr>
              <w:rPr>
                <w:b w:val="1"/>
                <w:bCs w:val="1"/>
                <w:sz w:val="18"/>
                <w:szCs w:val="18"/>
              </w:rPr>
            </w:pPr>
            <w:r w:rsidDel="00000000" w:rsidR="00000000" w:rsidRPr="00000000">
              <w:rPr>
                <w:b w:val="1"/>
                <w:bCs w:val="1"/>
                <w:sz w:val="18"/>
                <w:szCs w:val="18"/>
                <w:rtl w:val="0"/>
              </w:rPr>
              <w:t xml:space="preserve">Screen Title</w:t>
            </w:r>
          </w:p>
        </w:tc>
        <w:tc>
          <w:tcPr>
            <w:tcBorders>
              <w:top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06">
            <w:pPr>
              <w:rPr>
                <w:b w:val="1"/>
                <w:bCs w:val="1"/>
                <w:sz w:val="18"/>
                <w:szCs w:val="18"/>
              </w:rPr>
            </w:pPr>
            <w:r w:rsidDel="00000000" w:rsidR="00000000" w:rsidRPr="00000000">
              <w:rPr>
                <w:b w:val="1"/>
                <w:bCs w:val="1"/>
                <w:sz w:val="18"/>
                <w:szCs w:val="18"/>
                <w:rtl w:val="0"/>
              </w:rPr>
              <w:t xml:space="preserve">Other Documents &amp; Co-Borrower KYC</w:t>
            </w:r>
          </w:p>
        </w:tc>
      </w:tr>
      <w:tr>
        <w:trPr>
          <w:cantSplit w:val="0"/>
          <w:trHeight w:val="390" w:hRule="atLeast"/>
          <w:tblHeader w:val="0"/>
        </w:trPr>
        <w:tc>
          <w:tcPr>
            <w:tcBorders>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B07">
            <w:pPr>
              <w:rPr>
                <w:b w:val="1"/>
                <w:bCs w:val="1"/>
                <w:sz w:val="18"/>
                <w:szCs w:val="18"/>
              </w:rPr>
            </w:pPr>
            <w:r w:rsidDel="00000000" w:rsidR="00000000" w:rsidRPr="00000000">
              <w:rPr>
                <w:b w:val="1"/>
                <w:bCs w:val="1"/>
                <w:sz w:val="18"/>
                <w:szCs w:val="18"/>
                <w:rtl w:val="0"/>
              </w:rPr>
              <w:t xml:space="preserve">Reference ID Display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08">
            <w:pPr>
              <w:rPr>
                <w:b w:val="1"/>
                <w:bCs w:val="1"/>
                <w:sz w:val="18"/>
                <w:szCs w:val="18"/>
              </w:rPr>
            </w:pPr>
            <w:r w:rsidDel="00000000" w:rsidR="00000000" w:rsidRPr="00000000">
              <w:rPr>
                <w:b w:val="1"/>
                <w:bCs w:val="1"/>
                <w:sz w:val="18"/>
                <w:szCs w:val="18"/>
                <w:rtl w:val="0"/>
              </w:rPr>
              <w:t xml:space="preserve">#IT-2026-XXXXXXX</w:t>
            </w:r>
          </w:p>
        </w:tc>
      </w:tr>
      <w:tr>
        <w:trPr>
          <w:cantSplit w:val="0"/>
          <w:trHeight w:val="390" w:hRule="atLeast"/>
          <w:tblHeader w:val="0"/>
        </w:trPr>
        <w:tc>
          <w:tcPr>
            <w:tcBorders>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B09">
            <w:pPr>
              <w:rPr>
                <w:b w:val="1"/>
                <w:bCs w:val="1"/>
                <w:sz w:val="18"/>
                <w:szCs w:val="18"/>
              </w:rPr>
            </w:pPr>
            <w:r w:rsidDel="00000000" w:rsidR="00000000" w:rsidRPr="00000000">
              <w:rPr>
                <w:b w:val="1"/>
                <w:bCs w:val="1"/>
                <w:sz w:val="18"/>
                <w:szCs w:val="18"/>
                <w:rtl w:val="0"/>
              </w:rPr>
              <w:t xml:space="preserve">Workflow Progress Label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0A">
            <w:pPr>
              <w:rPr>
                <w:b w:val="1"/>
                <w:bCs w:val="1"/>
                <w:sz w:val="18"/>
                <w:szCs w:val="18"/>
              </w:rPr>
            </w:pPr>
            <w:r w:rsidDel="00000000" w:rsidR="00000000" w:rsidRPr="00000000">
              <w:rPr>
                <w:b w:val="1"/>
                <w:bCs w:val="1"/>
                <w:sz w:val="18"/>
                <w:szCs w:val="18"/>
                <w:rtl w:val="0"/>
              </w:rPr>
              <w:t xml:space="preserve">Interim Step (highlighted in progress bar)</w:t>
            </w:r>
          </w:p>
        </w:tc>
      </w:tr>
      <w:tr>
        <w:trPr>
          <w:cantSplit w:val="0"/>
          <w:trHeight w:val="780" w:hRule="atLeast"/>
          <w:tblHeader w:val="0"/>
        </w:trPr>
        <w:tc>
          <w:tcPr>
            <w:tcBorders>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0B0B">
            <w:pPr>
              <w:rPr>
                <w:b w:val="1"/>
                <w:bCs w:val="1"/>
                <w:sz w:val="18"/>
                <w:szCs w:val="18"/>
              </w:rPr>
            </w:pPr>
            <w:r w:rsidDel="00000000" w:rsidR="00000000" w:rsidRPr="00000000">
              <w:rPr>
                <w:b w:val="1"/>
                <w:bCs w:val="1"/>
                <w:sz w:val="18"/>
                <w:szCs w:val="18"/>
                <w:rtl w:val="0"/>
              </w:rPr>
              <w:t xml:space="preserve">Progress Bar State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0C">
            <w:pPr>
              <w:rPr>
                <w:b w:val="1"/>
                <w:bCs w:val="1"/>
                <w:sz w:val="18"/>
                <w:szCs w:val="18"/>
              </w:rPr>
            </w:pPr>
            <w:r w:rsidDel="00000000" w:rsidR="00000000" w:rsidRPr="00000000">
              <w:rPr>
                <w:b w:val="1"/>
                <w:bCs w:val="1"/>
                <w:sz w:val="18"/>
                <w:szCs w:val="18"/>
                <w:rtl w:val="0"/>
              </w:rPr>
              <w:t xml:space="preserve">Step 1 ✅ → Step 2 ✅ → Step 3 ⏳ (active) → Step 4 🔒 → Step 5 🔒</w:t>
            </w:r>
          </w:p>
        </w:tc>
      </w:tr>
    </w:tbl>
    <w:p w:rsidR="00000000" w:rsidDel="00000000" w:rsidP="00000000" w:rsidRDefault="00000000" w:rsidRPr="00000000" w14:paraId="00000B0D">
      <w:pPr>
        <w:rPr>
          <w:b w:val="1"/>
          <w:bCs w:val="1"/>
          <w:color w:val="1155cc"/>
        </w:rPr>
      </w:pPr>
      <w:r w:rsidDel="00000000" w:rsidR="00000000" w:rsidRPr="00000000">
        <w:rPr>
          <w:rtl w:val="0"/>
        </w:rPr>
      </w:r>
    </w:p>
    <w:p w:rsidR="00000000" w:rsidDel="00000000" w:rsidP="00000000" w:rsidRDefault="00000000" w:rsidRPr="00000000" w14:paraId="00000B0E">
      <w:pPr>
        <w:rPr>
          <w:b w:val="1"/>
          <w:bCs w:val="1"/>
          <w:shd w:fill="c9daf8" w:val="clear"/>
        </w:rPr>
      </w:pPr>
      <w:r w:rsidDel="00000000" w:rsidR="00000000" w:rsidRPr="00000000">
        <w:rPr>
          <w:b w:val="1"/>
          <w:bCs w:val="1"/>
          <w:shd w:fill="c9daf8" w:val="clear"/>
          <w:rtl w:val="0"/>
        </w:rPr>
        <w:t xml:space="preserve">Admin Request Banner (Always Visible on Step 3)</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highlight w:val="white"/>
        </w:rPr>
      </w:pPr>
      <w:r w:rsidDel="00000000" w:rsidR="00000000" w:rsidRPr="00000000">
        <w:rPr>
          <w:sz w:val="18"/>
          <w:szCs w:val="18"/>
          <w:highlight w:val="white"/>
          <w:rtl w:val="0"/>
        </w:rPr>
        <w:t xml:space="preserve">At the top of Step 3 screen, a read-only banner displays the admin's request details:   </w:t>
      </w:r>
      <w:r w:rsidDel="00000000" w:rsidR="00000000" w:rsidRPr="00000000">
        <w:rPr>
          <w:b w:val="1"/>
          <w:bCs w:val="1"/>
          <w:sz w:val="18"/>
          <w:szCs w:val="18"/>
          <w:highlight w:val="white"/>
          <w:rtl w:val="0"/>
        </w:rPr>
        <w:t xml:space="preserve">Admin request date</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highlight w:val="white"/>
        </w:rPr>
      </w:pPr>
      <w:r w:rsidDel="00000000" w:rsidR="00000000" w:rsidRPr="00000000">
        <w:rPr>
          <w:rtl w:val="0"/>
        </w:rPr>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b w:val="1"/>
          <w:bCs w:val="1"/>
          <w:shd w:fill="c9daf8" w:val="clear"/>
          <w:rtl w:val="0"/>
        </w:rPr>
        <w:t xml:space="preserve">Section A — Supporting Documents (Primary Applicant)</w:t>
      </w:r>
    </w:p>
    <w:p w:rsidR="00000000" w:rsidDel="00000000" w:rsidP="00000000" w:rsidRDefault="00000000" w:rsidRPr="00000000" w14:paraId="00000B12">
      <w:pPr>
        <w:spacing w:after="60" w:before="60" w:lineRule="auto"/>
        <w:rPr>
          <w:b w:val="1"/>
          <w:bCs w:val="1"/>
          <w:sz w:val="18"/>
          <w:szCs w:val="18"/>
          <w:highlight w:val="white"/>
        </w:rPr>
      </w:pPr>
      <w:r w:rsidDel="00000000" w:rsidR="00000000" w:rsidRPr="00000000">
        <w:rPr>
          <w:sz w:val="18"/>
          <w:szCs w:val="18"/>
          <w:highlight w:val="white"/>
          <w:rtl w:val="0"/>
        </w:rPr>
        <w:t xml:space="preserve">Visible only when:</w:t>
      </w:r>
      <w:r w:rsidDel="00000000" w:rsidR="00000000" w:rsidRPr="00000000">
        <w:rPr>
          <w:b w:val="1"/>
          <w:bCs w:val="1"/>
          <w:sz w:val="18"/>
          <w:szCs w:val="18"/>
          <w:highlight w:val="white"/>
          <w:rtl w:val="0"/>
        </w:rPr>
        <w:t xml:space="preserve"> kyc_status is 'awaiting_additional_docs' or 'awaiting_both'</w:t>
      </w:r>
    </w:p>
    <w:p w:rsidR="00000000" w:rsidDel="00000000" w:rsidP="00000000" w:rsidRDefault="00000000" w:rsidRPr="00000000" w14:paraId="00000B13">
      <w:pPr>
        <w:pStyle w:val="Heading3"/>
        <w:keepNext w:val="0"/>
        <w:keepLines w:val="0"/>
        <w:spacing w:before="200" w:lineRule="auto"/>
        <w:rPr>
          <w:b w:val="1"/>
          <w:bCs w:val="1"/>
          <w:color w:val="1f497d"/>
          <w:sz w:val="22"/>
          <w:szCs w:val="22"/>
          <w:highlight w:val="white"/>
        </w:rPr>
      </w:pPr>
      <w:bookmarkStart w:colFirst="0" w:colLast="0" w:name="_gbo9zhvhjo3" w:id="48"/>
      <w:bookmarkEnd w:id="48"/>
      <w:r w:rsidDel="00000000" w:rsidR="00000000" w:rsidRPr="00000000">
        <w:rPr>
          <w:b w:val="1"/>
          <w:bCs w:val="1"/>
          <w:color w:val="1f497d"/>
          <w:sz w:val="22"/>
          <w:szCs w:val="22"/>
          <w:highlight w:val="white"/>
          <w:rtl w:val="0"/>
        </w:rPr>
        <w:t xml:space="preserve">Dynamic Card Display Logic</w:t>
      </w:r>
    </w:p>
    <w:p w:rsidR="00000000" w:rsidDel="00000000" w:rsidP="00000000" w:rsidRDefault="00000000" w:rsidRPr="00000000" w14:paraId="00000B14">
      <w:pPr>
        <w:spacing w:after="60" w:before="60" w:lineRule="auto"/>
        <w:rPr>
          <w:b w:val="1"/>
          <w:bCs w:val="1"/>
          <w:sz w:val="20"/>
          <w:szCs w:val="20"/>
          <w:highlight w:val="white"/>
        </w:rPr>
      </w:pPr>
      <w:r w:rsidDel="00000000" w:rsidR="00000000" w:rsidRPr="00000000">
        <w:rPr>
          <w:b w:val="1"/>
          <w:bCs w:val="1"/>
          <w:sz w:val="20"/>
          <w:szCs w:val="20"/>
          <w:highlight w:val="white"/>
          <w:rtl w:val="0"/>
        </w:rPr>
        <w:t xml:space="preserve">The backend</w:t>
      </w:r>
      <w:r w:rsidDel="00000000" w:rsidR="00000000" w:rsidRPr="00000000">
        <w:rPr>
          <w:b w:val="1"/>
          <w:bCs w:val="1"/>
          <w:sz w:val="20"/>
          <w:szCs w:val="20"/>
          <w:highlight w:val="white"/>
          <w:rtl w:val="0"/>
        </w:rPr>
        <w:t xml:space="preserve"> returns only the documents the admin requested. The screen renders one card per requested document. No static document list is shown.</w:t>
      </w:r>
    </w:p>
    <w:p w:rsidR="00000000" w:rsidDel="00000000" w:rsidP="00000000" w:rsidRDefault="00000000" w:rsidRPr="00000000" w14:paraId="00000B15">
      <w:pPr>
        <w:pStyle w:val="Heading3"/>
        <w:keepNext w:val="0"/>
        <w:keepLines w:val="0"/>
        <w:spacing w:before="200" w:lineRule="auto"/>
        <w:rPr>
          <w:b w:val="1"/>
          <w:bCs w:val="1"/>
          <w:color w:val="1f497d"/>
          <w:sz w:val="22"/>
          <w:szCs w:val="22"/>
          <w:highlight w:val="white"/>
        </w:rPr>
      </w:pPr>
      <w:bookmarkStart w:colFirst="0" w:colLast="0" w:name="_gdeorl6b9qg1" w:id="49"/>
      <w:bookmarkEnd w:id="49"/>
      <w:r w:rsidDel="00000000" w:rsidR="00000000" w:rsidRPr="00000000">
        <w:rPr>
          <w:rtl w:val="0"/>
        </w:rPr>
      </w:r>
    </w:p>
    <w:p w:rsidR="00000000" w:rsidDel="00000000" w:rsidP="00000000" w:rsidRDefault="00000000" w:rsidRPr="00000000" w14:paraId="00000B16">
      <w:pPr>
        <w:pStyle w:val="Heading3"/>
        <w:keepNext w:val="0"/>
        <w:keepLines w:val="0"/>
        <w:spacing w:before="200" w:lineRule="auto"/>
        <w:rPr>
          <w:b w:val="1"/>
          <w:bCs w:val="1"/>
          <w:color w:val="1f497d"/>
          <w:sz w:val="22"/>
          <w:szCs w:val="22"/>
          <w:highlight w:val="white"/>
        </w:rPr>
      </w:pPr>
      <w:bookmarkStart w:colFirst="0" w:colLast="0" w:name="_9srxd64evnhp" w:id="50"/>
      <w:bookmarkEnd w:id="50"/>
      <w:r w:rsidDel="00000000" w:rsidR="00000000" w:rsidRPr="00000000">
        <w:rPr>
          <w:rtl w:val="0"/>
        </w:rPr>
      </w:r>
    </w:p>
    <w:p w:rsidR="00000000" w:rsidDel="00000000" w:rsidP="00000000" w:rsidRDefault="00000000" w:rsidRPr="00000000" w14:paraId="00000B17">
      <w:pPr>
        <w:pStyle w:val="Heading3"/>
        <w:keepNext w:val="0"/>
        <w:keepLines w:val="0"/>
        <w:spacing w:before="200" w:lineRule="auto"/>
        <w:rPr>
          <w:b w:val="1"/>
          <w:bCs w:val="1"/>
          <w:color w:val="1f497d"/>
          <w:sz w:val="22"/>
          <w:szCs w:val="22"/>
          <w:highlight w:val="white"/>
        </w:rPr>
      </w:pPr>
      <w:bookmarkStart w:colFirst="0" w:colLast="0" w:name="_zgtuvwuj5kb3" w:id="51"/>
      <w:bookmarkEnd w:id="51"/>
      <w:r w:rsidDel="00000000" w:rsidR="00000000" w:rsidRPr="00000000">
        <w:rPr>
          <w:rtl w:val="0"/>
        </w:rPr>
      </w:r>
    </w:p>
    <w:p w:rsidR="00000000" w:rsidDel="00000000" w:rsidP="00000000" w:rsidRDefault="00000000" w:rsidRPr="00000000" w14:paraId="00000B18">
      <w:pPr>
        <w:pStyle w:val="Heading3"/>
        <w:keepNext w:val="0"/>
        <w:keepLines w:val="0"/>
        <w:spacing w:before="200" w:lineRule="auto"/>
        <w:rPr>
          <w:b w:val="1"/>
          <w:bCs w:val="1"/>
          <w:color w:val="1f497d"/>
          <w:sz w:val="22"/>
          <w:szCs w:val="22"/>
          <w:highlight w:val="white"/>
        </w:rPr>
      </w:pPr>
      <w:bookmarkStart w:colFirst="0" w:colLast="0" w:name="_jkyd2dvli4js" w:id="52"/>
      <w:bookmarkEnd w:id="52"/>
      <w:r w:rsidDel="00000000" w:rsidR="00000000" w:rsidRPr="00000000">
        <w:rPr>
          <w:rtl w:val="0"/>
        </w:rPr>
      </w:r>
    </w:p>
    <w:p w:rsidR="00000000" w:rsidDel="00000000" w:rsidP="00000000" w:rsidRDefault="00000000" w:rsidRPr="00000000" w14:paraId="00000B19">
      <w:pPr>
        <w:pStyle w:val="Heading3"/>
        <w:keepNext w:val="0"/>
        <w:keepLines w:val="0"/>
        <w:spacing w:before="200" w:lineRule="auto"/>
        <w:rPr>
          <w:b w:val="1"/>
          <w:bCs w:val="1"/>
          <w:color w:val="1f497d"/>
          <w:sz w:val="22"/>
          <w:szCs w:val="22"/>
          <w:highlight w:val="white"/>
        </w:rPr>
      </w:pPr>
      <w:bookmarkStart w:colFirst="0" w:colLast="0" w:name="_6pwklx39t7cu" w:id="53"/>
      <w:bookmarkEnd w:id="53"/>
      <w:r w:rsidDel="00000000" w:rsidR="00000000" w:rsidRPr="00000000">
        <w:rPr>
          <w:b w:val="1"/>
          <w:bCs w:val="1"/>
          <w:color w:val="1f497d"/>
          <w:sz w:val="22"/>
          <w:szCs w:val="22"/>
          <w:highlight w:val="white"/>
          <w:rtl w:val="0"/>
        </w:rPr>
        <w:t xml:space="preserve">Each Document Card Contains</w:t>
      </w:r>
    </w:p>
    <w:p w:rsidR="00000000" w:rsidDel="00000000" w:rsidP="00000000" w:rsidRDefault="00000000" w:rsidRPr="00000000" w14:paraId="00000B1A">
      <w:pPr>
        <w:rPr/>
      </w:pPr>
      <w:r w:rsidDel="00000000" w:rsidR="00000000" w:rsidRPr="00000000">
        <w:rPr>
          <w:rtl w:val="0"/>
        </w:rPr>
      </w:r>
    </w:p>
    <w:tbl>
      <w:tblPr>
        <w:tblStyle w:val="Table6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1B">
            <w:pPr>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1C">
            <w:pPr>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1D">
            <w:pPr>
              <w:rPr>
                <w:sz w:val="18"/>
                <w:szCs w:val="18"/>
              </w:rPr>
            </w:pPr>
            <w:r w:rsidDel="00000000" w:rsidR="00000000" w:rsidRPr="00000000">
              <w:rPr>
                <w:sz w:val="18"/>
                <w:szCs w:val="18"/>
                <w:rtl w:val="0"/>
              </w:rPr>
              <w:t xml:space="preserve">Card Title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1E">
            <w:pPr>
              <w:rPr>
                <w:sz w:val="18"/>
                <w:szCs w:val="18"/>
              </w:rPr>
            </w:pPr>
            <w:r w:rsidDel="00000000" w:rsidR="00000000" w:rsidRPr="00000000">
              <w:rPr>
                <w:sz w:val="18"/>
                <w:szCs w:val="18"/>
                <w:rtl w:val="0"/>
              </w:rPr>
              <w:t xml:space="preserve">Document name (e.g. 'Bank Statement — Complete 3 months')</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1F">
            <w:pPr>
              <w:rPr>
                <w:sz w:val="18"/>
                <w:szCs w:val="18"/>
              </w:rPr>
            </w:pPr>
            <w:r w:rsidDel="00000000" w:rsidR="00000000" w:rsidRPr="00000000">
              <w:rPr>
                <w:sz w:val="18"/>
                <w:szCs w:val="18"/>
                <w:rtl w:val="0"/>
              </w:rPr>
              <w:t xml:space="preserve">Required / Optional Badge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20">
            <w:pPr>
              <w:rPr>
                <w:sz w:val="18"/>
                <w:szCs w:val="18"/>
              </w:rPr>
            </w:pPr>
            <w:r w:rsidDel="00000000" w:rsidR="00000000" w:rsidRPr="00000000">
              <w:rPr>
                <w:sz w:val="18"/>
                <w:szCs w:val="18"/>
                <w:rtl w:val="0"/>
              </w:rPr>
              <w:t xml:space="preserve">Red asterisk (*) for required. 'Optional' text for optional.</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21">
            <w:pPr>
              <w:rPr>
                <w:sz w:val="18"/>
                <w:szCs w:val="18"/>
              </w:rPr>
            </w:pPr>
            <w:r w:rsidDel="00000000" w:rsidR="00000000" w:rsidRPr="00000000">
              <w:rPr>
                <w:sz w:val="18"/>
                <w:szCs w:val="18"/>
                <w:rtl w:val="0"/>
              </w:rPr>
              <w:t xml:space="preserve">Admin Reason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22">
            <w:pPr>
              <w:rPr>
                <w:sz w:val="18"/>
                <w:szCs w:val="18"/>
              </w:rPr>
            </w:pPr>
            <w:r w:rsidDel="00000000" w:rsidR="00000000" w:rsidRPr="00000000">
              <w:rPr>
                <w:sz w:val="18"/>
                <w:szCs w:val="18"/>
                <w:rtl w:val="0"/>
              </w:rPr>
              <w:t xml:space="preserve">Admin's reason text from request form. Non-editable.</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23">
            <w:pPr>
              <w:rPr>
                <w:sz w:val="18"/>
                <w:szCs w:val="18"/>
              </w:rPr>
            </w:pPr>
            <w:r w:rsidDel="00000000" w:rsidR="00000000" w:rsidRPr="00000000">
              <w:rPr>
                <w:sz w:val="18"/>
                <w:szCs w:val="18"/>
                <w:rtl w:val="0"/>
              </w:rPr>
              <w:t xml:space="preserve">Upload Button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24">
            <w:pPr>
              <w:rPr>
                <w:sz w:val="18"/>
                <w:szCs w:val="18"/>
              </w:rPr>
            </w:pPr>
            <w:r w:rsidDel="00000000" w:rsidR="00000000" w:rsidRPr="00000000">
              <w:rPr>
                <w:sz w:val="18"/>
                <w:szCs w:val="18"/>
                <w:rtl w:val="0"/>
              </w:rPr>
              <w:t xml:space="preserve">Opens file picker. Accepts: PDF, PNG, JPEG. Max: 5 MB.</w:t>
            </w:r>
          </w:p>
        </w:tc>
      </w:tr>
      <w:tr>
        <w:trPr>
          <w:cantSplit w:val="0"/>
          <w:trHeight w:val="6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25">
            <w:pPr>
              <w:rPr>
                <w:sz w:val="18"/>
                <w:szCs w:val="18"/>
              </w:rPr>
            </w:pPr>
            <w:r w:rsidDel="00000000" w:rsidR="00000000" w:rsidRPr="00000000">
              <w:rPr>
                <w:sz w:val="18"/>
                <w:szCs w:val="18"/>
                <w:rtl w:val="0"/>
              </w:rPr>
              <w:t xml:space="preserve">Upload 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26">
            <w:pPr>
              <w:rPr>
                <w:sz w:val="18"/>
                <w:szCs w:val="18"/>
              </w:rPr>
            </w:pPr>
            <w:r w:rsidDel="00000000" w:rsidR="00000000" w:rsidRPr="00000000">
              <w:rPr>
                <w:rFonts w:ascii="Arial Unicode MS" w:cs="Arial Unicode MS" w:eastAsia="Arial Unicode MS" w:hAnsi="Arial Unicode MS"/>
                <w:sz w:val="18"/>
                <w:szCs w:val="18"/>
                <w:rtl w:val="0"/>
              </w:rPr>
              <w:t xml:space="preserve">Not Uploaded | Uploading... | Uploaded — Pending Review | Verified ✅ | Rejected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27">
            <w:pPr>
              <w:rPr>
                <w:sz w:val="18"/>
                <w:szCs w:val="18"/>
              </w:rPr>
            </w:pPr>
            <w:r w:rsidDel="00000000" w:rsidR="00000000" w:rsidRPr="00000000">
              <w:rPr>
                <w:sz w:val="18"/>
                <w:szCs w:val="18"/>
                <w:rtl w:val="0"/>
              </w:rPr>
              <w:t xml:space="preserve">Uploaded 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28">
            <w:pPr>
              <w:rPr>
                <w:sz w:val="18"/>
                <w:szCs w:val="18"/>
              </w:rPr>
            </w:pPr>
            <w:r w:rsidDel="00000000" w:rsidR="00000000" w:rsidRPr="00000000">
              <w:rPr>
                <w:sz w:val="18"/>
                <w:szCs w:val="18"/>
                <w:rtl w:val="0"/>
              </w:rPr>
              <w:t xml:space="preserve">Shown after upload: 'Uploaded: DD-MMM HH:MM AM/PM'</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29">
            <w:pPr>
              <w:rPr>
                <w:sz w:val="18"/>
                <w:szCs w:val="18"/>
              </w:rPr>
            </w:pPr>
            <w:r w:rsidDel="00000000" w:rsidR="00000000" w:rsidRPr="00000000">
              <w:rPr>
                <w:sz w:val="18"/>
                <w:szCs w:val="18"/>
                <w:rtl w:val="0"/>
              </w:rPr>
              <w:t xml:space="preserve">View / Replace Buttons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2A">
            <w:pPr>
              <w:rPr>
                <w:sz w:val="18"/>
                <w:szCs w:val="18"/>
              </w:rPr>
            </w:pPr>
            <w:r w:rsidDel="00000000" w:rsidR="00000000" w:rsidRPr="00000000">
              <w:rPr>
                <w:sz w:val="18"/>
                <w:szCs w:val="18"/>
                <w:rtl w:val="0"/>
              </w:rPr>
              <w:t xml:space="preserve">Shown after upload. Replace opens picker again.</w:t>
            </w:r>
          </w:p>
        </w:tc>
      </w:tr>
    </w:tbl>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pStyle w:val="Heading3"/>
        <w:keepNext w:val="0"/>
        <w:keepLines w:val="0"/>
        <w:spacing w:before="200" w:lineRule="auto"/>
        <w:rPr>
          <w:b w:val="1"/>
          <w:bCs w:val="1"/>
          <w:color w:val="1f497d"/>
          <w:sz w:val="24"/>
          <w:szCs w:val="24"/>
          <w:highlight w:val="white"/>
        </w:rPr>
      </w:pPr>
      <w:bookmarkStart w:colFirst="0" w:colLast="0" w:name="_83gnrr67arur" w:id="54"/>
      <w:bookmarkEnd w:id="54"/>
      <w:r w:rsidDel="00000000" w:rsidR="00000000" w:rsidRPr="00000000">
        <w:rPr>
          <w:b w:val="1"/>
          <w:bCs w:val="1"/>
          <w:color w:val="1f497d"/>
          <w:sz w:val="24"/>
          <w:szCs w:val="24"/>
          <w:highlight w:val="white"/>
          <w:rtl w:val="0"/>
        </w:rPr>
        <w:t xml:space="preserve">Section A Footer</w:t>
      </w:r>
    </w:p>
    <w:p w:rsidR="00000000" w:rsidDel="00000000" w:rsidP="00000000" w:rsidRDefault="00000000" w:rsidRPr="00000000" w14:paraId="00000B2D">
      <w:pPr>
        <w:spacing w:after="60" w:before="60" w:lineRule="auto"/>
        <w:rPr>
          <w:sz w:val="20"/>
          <w:szCs w:val="20"/>
          <w:highlight w:val="white"/>
        </w:rPr>
      </w:pPr>
      <w:r w:rsidDel="00000000" w:rsidR="00000000" w:rsidRPr="00000000">
        <w:rPr>
          <w:sz w:val="20"/>
          <w:szCs w:val="20"/>
          <w:highlight w:val="white"/>
          <w:rtl w:val="0"/>
        </w:rPr>
        <w:t xml:space="preserve">'Documents Uploaded: X / Y   |   Documents Pending: [list of pending doc names]'</w:t>
      </w:r>
    </w:p>
    <w:p w:rsidR="00000000" w:rsidDel="00000000" w:rsidP="00000000" w:rsidRDefault="00000000" w:rsidRPr="00000000" w14:paraId="00000B2E">
      <w:pPr>
        <w:spacing w:after="60" w:before="60" w:lineRule="auto"/>
        <w:rPr>
          <w:sz w:val="20"/>
          <w:szCs w:val="20"/>
          <w:highlight w:val="white"/>
        </w:rPr>
      </w:pPr>
      <w:r w:rsidDel="00000000" w:rsidR="00000000" w:rsidRPr="00000000">
        <w:rPr>
          <w:sz w:val="20"/>
          <w:szCs w:val="20"/>
          <w:highlight w:val="white"/>
          <w:rtl w:val="0"/>
        </w:rPr>
        <w:t xml:space="preserve">This footer updates in real-time as uploads complete</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b w:val="1"/>
          <w:bCs w:val="1"/>
          <w:shd w:fill="c9daf8" w:val="clear"/>
          <w:rtl w:val="0"/>
        </w:rPr>
        <w:t xml:space="preserve">Section B — Co-Borrower KYC</w:t>
      </w:r>
    </w:p>
    <w:p w:rsidR="00000000" w:rsidDel="00000000" w:rsidP="00000000" w:rsidRDefault="00000000" w:rsidRPr="00000000" w14:paraId="00000B31">
      <w:pPr>
        <w:spacing w:after="60" w:before="60" w:lineRule="auto"/>
        <w:rPr>
          <w:b w:val="1"/>
          <w:bCs w:val="1"/>
          <w:sz w:val="20"/>
          <w:szCs w:val="20"/>
          <w:highlight w:val="white"/>
        </w:rPr>
      </w:pPr>
      <w:r w:rsidDel="00000000" w:rsidR="00000000" w:rsidRPr="00000000">
        <w:rPr>
          <w:sz w:val="20"/>
          <w:szCs w:val="20"/>
          <w:highlight w:val="white"/>
          <w:rtl w:val="0"/>
        </w:rPr>
        <w:t xml:space="preserve">Visible only when: </w:t>
      </w:r>
      <w:r w:rsidDel="00000000" w:rsidR="00000000" w:rsidRPr="00000000">
        <w:rPr>
          <w:b w:val="1"/>
          <w:bCs w:val="1"/>
          <w:sz w:val="20"/>
          <w:szCs w:val="20"/>
          <w:highlight w:val="white"/>
          <w:rtl w:val="0"/>
        </w:rPr>
        <w:t xml:space="preserve">kyc_status is 'awaiting_co_borrower_kyc' or 'awaiting_both'</w:t>
      </w:r>
    </w:p>
    <w:p w:rsidR="00000000" w:rsidDel="00000000" w:rsidP="00000000" w:rsidRDefault="00000000" w:rsidRPr="00000000" w14:paraId="00000B32">
      <w:pPr>
        <w:spacing w:after="60" w:before="60" w:lineRule="auto"/>
        <w:rPr>
          <w:b w:val="1"/>
          <w:bCs w:val="1"/>
          <w:sz w:val="20"/>
          <w:szCs w:val="20"/>
          <w:highlight w:val="white"/>
        </w:rPr>
      </w:pPr>
      <w:r w:rsidDel="00000000" w:rsidR="00000000" w:rsidRPr="00000000">
        <w:rPr>
          <w:rtl w:val="0"/>
        </w:rPr>
      </w:r>
    </w:p>
    <w:p w:rsidR="00000000" w:rsidDel="00000000" w:rsidP="00000000" w:rsidRDefault="00000000" w:rsidRPr="00000000" w14:paraId="00000B33">
      <w:pPr>
        <w:pStyle w:val="Heading3"/>
        <w:keepNext w:val="0"/>
        <w:keepLines w:val="0"/>
        <w:spacing w:before="200" w:lineRule="auto"/>
        <w:rPr>
          <w:b w:val="1"/>
          <w:bCs w:val="1"/>
          <w:color w:val="1f497d"/>
          <w:sz w:val="24"/>
          <w:szCs w:val="24"/>
          <w:highlight w:val="white"/>
        </w:rPr>
      </w:pPr>
      <w:bookmarkStart w:colFirst="0" w:colLast="0" w:name="_q461deuh5tly" w:id="55"/>
      <w:bookmarkEnd w:id="55"/>
      <w:r w:rsidDel="00000000" w:rsidR="00000000" w:rsidRPr="00000000">
        <w:rPr>
          <w:b w:val="1"/>
          <w:bCs w:val="1"/>
          <w:color w:val="1f497d"/>
          <w:sz w:val="24"/>
          <w:szCs w:val="24"/>
          <w:highlight w:val="white"/>
          <w:rtl w:val="0"/>
        </w:rPr>
        <w:t xml:space="preserve">Sub-section B1 — Co-Borrower Information Form</w:t>
      </w:r>
    </w:p>
    <w:p w:rsidR="00000000" w:rsidDel="00000000" w:rsidP="00000000" w:rsidRDefault="00000000" w:rsidRPr="00000000" w14:paraId="00000B34">
      <w:pPr>
        <w:spacing w:after="60" w:before="60" w:lineRule="auto"/>
        <w:rPr>
          <w:b w:val="1"/>
          <w:bCs w:val="1"/>
          <w:sz w:val="20"/>
          <w:szCs w:val="20"/>
          <w:highlight w:val="white"/>
        </w:rPr>
      </w:pPr>
      <w:r w:rsidDel="00000000" w:rsidR="00000000" w:rsidRPr="00000000">
        <w:rPr>
          <w:b w:val="1"/>
          <w:bCs w:val="1"/>
          <w:sz w:val="20"/>
          <w:szCs w:val="20"/>
          <w:highlight w:val="white"/>
          <w:rtl w:val="0"/>
        </w:rPr>
        <w:t xml:space="preserve">Dealer fills the following fields:</w:t>
      </w:r>
    </w:p>
    <w:p w:rsidR="00000000" w:rsidDel="00000000" w:rsidP="00000000" w:rsidRDefault="00000000" w:rsidRPr="00000000" w14:paraId="00000B35">
      <w:pPr>
        <w:spacing w:after="60" w:before="60" w:lineRule="auto"/>
        <w:rPr>
          <w:b w:val="1"/>
          <w:bCs w:val="1"/>
          <w:sz w:val="20"/>
          <w:szCs w:val="20"/>
          <w:highlight w:val="white"/>
        </w:rPr>
      </w:pPr>
      <w:r w:rsidDel="00000000" w:rsidR="00000000" w:rsidRPr="00000000">
        <w:rPr>
          <w:rtl w:val="0"/>
        </w:rPr>
      </w:r>
    </w:p>
    <w:tbl>
      <w:tblPr>
        <w:tblStyle w:val="Table6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030"/>
        <w:gridCol w:w="3210"/>
        <w:tblGridChange w:id="0">
          <w:tblGrid>
            <w:gridCol w:w="3120"/>
            <w:gridCol w:w="3030"/>
            <w:gridCol w:w="321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36">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37">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3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Validation</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39">
            <w:pPr>
              <w:rPr>
                <w:b w:val="1"/>
                <w:bCs w:val="1"/>
                <w:sz w:val="18"/>
                <w:szCs w:val="18"/>
                <w:highlight w:val="white"/>
              </w:rPr>
            </w:pPr>
            <w:r w:rsidDel="00000000" w:rsidR="00000000" w:rsidRPr="00000000">
              <w:rPr>
                <w:b w:val="1"/>
                <w:bCs w:val="1"/>
                <w:sz w:val="18"/>
                <w:szCs w:val="18"/>
                <w:highlight w:val="white"/>
                <w:rtl w:val="0"/>
              </w:rPr>
              <w:t xml:space="preserve">Full Name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3A">
            <w:pPr>
              <w:rPr>
                <w:b w:val="1"/>
                <w:bCs w:val="1"/>
                <w:sz w:val="18"/>
                <w:szCs w:val="18"/>
                <w:highlight w:val="white"/>
              </w:rPr>
            </w:pPr>
            <w:r w:rsidDel="00000000" w:rsidR="00000000" w:rsidRPr="00000000">
              <w:rPr>
                <w:b w:val="1"/>
                <w:bCs w:val="1"/>
                <w:sz w:val="18"/>
                <w:szCs w:val="18"/>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3B">
            <w:pPr>
              <w:rPr>
                <w:b w:val="1"/>
                <w:bCs w:val="1"/>
                <w:sz w:val="18"/>
                <w:szCs w:val="18"/>
                <w:highlight w:val="white"/>
              </w:rPr>
            </w:pPr>
            <w:r w:rsidDel="00000000" w:rsidR="00000000" w:rsidRPr="00000000">
              <w:rPr>
                <w:b w:val="1"/>
                <w:bCs w:val="1"/>
                <w:sz w:val="18"/>
                <w:szCs w:val="18"/>
                <w:highlight w:val="white"/>
                <w:rtl w:val="0"/>
              </w:rPr>
              <w:t xml:space="preserve">Required. Min 2 chars.</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3C">
            <w:pPr>
              <w:rPr>
                <w:b w:val="1"/>
                <w:bCs w:val="1"/>
                <w:sz w:val="18"/>
                <w:szCs w:val="18"/>
                <w:highlight w:val="white"/>
              </w:rPr>
            </w:pPr>
            <w:r w:rsidDel="00000000" w:rsidR="00000000" w:rsidRPr="00000000">
              <w:rPr>
                <w:b w:val="1"/>
                <w:bCs w:val="1"/>
                <w:sz w:val="18"/>
                <w:szCs w:val="18"/>
                <w:highlight w:val="white"/>
                <w:rtl w:val="0"/>
              </w:rPr>
              <w:t xml:space="preserve">Father / Husband Name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3D">
            <w:pPr>
              <w:rPr>
                <w:b w:val="1"/>
                <w:bCs w:val="1"/>
                <w:sz w:val="18"/>
                <w:szCs w:val="18"/>
                <w:highlight w:val="white"/>
              </w:rPr>
            </w:pPr>
            <w:r w:rsidDel="00000000" w:rsidR="00000000" w:rsidRPr="00000000">
              <w:rPr>
                <w:b w:val="1"/>
                <w:bCs w:val="1"/>
                <w:sz w:val="18"/>
                <w:szCs w:val="18"/>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3E">
            <w:pPr>
              <w:rPr>
                <w:b w:val="1"/>
                <w:bCs w:val="1"/>
                <w:sz w:val="18"/>
                <w:szCs w:val="18"/>
                <w:highlight w:val="white"/>
              </w:rPr>
            </w:pPr>
            <w:r w:rsidDel="00000000" w:rsidR="00000000" w:rsidRPr="00000000">
              <w:rPr>
                <w:b w:val="1"/>
                <w:bCs w:val="1"/>
                <w:sz w:val="18"/>
                <w:szCs w:val="18"/>
                <w:highlight w:val="white"/>
                <w:rtl w:val="0"/>
              </w:rPr>
              <w:t xml:space="preserve">Required.</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3F">
            <w:pPr>
              <w:rPr>
                <w:b w:val="1"/>
                <w:bCs w:val="1"/>
                <w:sz w:val="18"/>
                <w:szCs w:val="18"/>
                <w:highlight w:val="white"/>
              </w:rPr>
            </w:pPr>
            <w:r w:rsidDel="00000000" w:rsidR="00000000" w:rsidRPr="00000000">
              <w:rPr>
                <w:b w:val="1"/>
                <w:bCs w:val="1"/>
                <w:sz w:val="18"/>
                <w:szCs w:val="18"/>
                <w:highlight w:val="white"/>
                <w:rtl w:val="0"/>
              </w:rPr>
              <w:t xml:space="preserve">Date of Birth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0">
            <w:pPr>
              <w:rPr>
                <w:b w:val="1"/>
                <w:bCs w:val="1"/>
                <w:sz w:val="18"/>
                <w:szCs w:val="18"/>
                <w:highlight w:val="white"/>
              </w:rPr>
            </w:pPr>
            <w:r w:rsidDel="00000000" w:rsidR="00000000" w:rsidRPr="00000000">
              <w:rPr>
                <w:b w:val="1"/>
                <w:bCs w:val="1"/>
                <w:sz w:val="18"/>
                <w:szCs w:val="18"/>
                <w:highlight w:val="white"/>
                <w:rtl w:val="0"/>
              </w:rPr>
              <w:t xml:space="preserve">Date picker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1">
            <w:pPr>
              <w:rPr>
                <w:b w:val="1"/>
                <w:bCs w:val="1"/>
                <w:sz w:val="18"/>
                <w:szCs w:val="18"/>
                <w:highlight w:val="white"/>
              </w:rPr>
            </w:pPr>
            <w:r w:rsidDel="00000000" w:rsidR="00000000" w:rsidRPr="00000000">
              <w:rPr>
                <w:rFonts w:ascii="Arial Unicode MS" w:cs="Arial Unicode MS" w:eastAsia="Arial Unicode MS" w:hAnsi="Arial Unicode MS"/>
                <w:b w:val="1"/>
                <w:bCs w:val="1"/>
                <w:sz w:val="18"/>
                <w:szCs w:val="18"/>
                <w:highlight w:val="white"/>
                <w:rtl w:val="0"/>
              </w:rPr>
              <w:t xml:space="preserve">Age ≥ 18. Must be a valid date.</w:t>
            </w:r>
          </w:p>
        </w:tc>
      </w:tr>
      <w:tr>
        <w:trPr>
          <w:cantSplit w:val="0"/>
          <w:trHeight w:val="10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2">
            <w:pPr>
              <w:rPr>
                <w:b w:val="1"/>
                <w:bCs w:val="1"/>
                <w:sz w:val="18"/>
                <w:szCs w:val="18"/>
                <w:highlight w:val="white"/>
              </w:rPr>
            </w:pPr>
            <w:r w:rsidDel="00000000" w:rsidR="00000000" w:rsidRPr="00000000">
              <w:rPr>
                <w:b w:val="1"/>
                <w:bCs w:val="1"/>
                <w:sz w:val="18"/>
                <w:szCs w:val="18"/>
                <w:highlight w:val="white"/>
                <w:rtl w:val="0"/>
              </w:rPr>
              <w:t xml:space="preserve">Phone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3">
            <w:pPr>
              <w:rPr>
                <w:b w:val="1"/>
                <w:bCs w:val="1"/>
                <w:sz w:val="18"/>
                <w:szCs w:val="18"/>
                <w:highlight w:val="white"/>
              </w:rPr>
            </w:pPr>
            <w:r w:rsidDel="00000000" w:rsidR="00000000" w:rsidRPr="00000000">
              <w:rPr>
                <w:b w:val="1"/>
                <w:bCs w:val="1"/>
                <w:sz w:val="18"/>
                <w:szCs w:val="18"/>
                <w:highlight w:val="white"/>
                <w:rtl w:val="0"/>
              </w:rPr>
              <w:t xml:space="preserve">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4">
            <w:pPr>
              <w:rPr>
                <w:b w:val="1"/>
                <w:bCs w:val="1"/>
                <w:sz w:val="18"/>
                <w:szCs w:val="18"/>
                <w:highlight w:val="white"/>
              </w:rPr>
            </w:pPr>
            <w:r w:rsidDel="00000000" w:rsidR="00000000" w:rsidRPr="00000000">
              <w:rPr>
                <w:b w:val="1"/>
                <w:bCs w:val="1"/>
                <w:sz w:val="18"/>
                <w:szCs w:val="18"/>
                <w:highlight w:val="white"/>
                <w:rtl w:val="0"/>
              </w:rPr>
              <w:t xml:space="preserve">10 digits. Must NOT match primary applicant's phone (Issue #6 related — prevent same-person co-borrower).</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5">
            <w:pPr>
              <w:rPr>
                <w:b w:val="1"/>
                <w:bCs w:val="1"/>
                <w:sz w:val="18"/>
                <w:szCs w:val="18"/>
                <w:highlight w:val="white"/>
              </w:rPr>
            </w:pPr>
            <w:r w:rsidDel="00000000" w:rsidR="00000000" w:rsidRPr="00000000">
              <w:rPr>
                <w:b w:val="1"/>
                <w:bCs w:val="1"/>
                <w:sz w:val="18"/>
                <w:szCs w:val="18"/>
                <w:highlight w:val="white"/>
                <w:rtl w:val="0"/>
              </w:rPr>
              <w:t xml:space="preserve">Permanent Address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6">
            <w:pPr>
              <w:rPr>
                <w:b w:val="1"/>
                <w:bCs w:val="1"/>
                <w:sz w:val="18"/>
                <w:szCs w:val="18"/>
                <w:highlight w:val="white"/>
              </w:rPr>
            </w:pPr>
            <w:r w:rsidDel="00000000" w:rsidR="00000000" w:rsidRPr="00000000">
              <w:rPr>
                <w:b w:val="1"/>
                <w:bCs w:val="1"/>
                <w:sz w:val="18"/>
                <w:szCs w:val="18"/>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7">
            <w:pPr>
              <w:rPr>
                <w:b w:val="1"/>
                <w:bCs w:val="1"/>
                <w:sz w:val="18"/>
                <w:szCs w:val="18"/>
                <w:highlight w:val="white"/>
              </w:rPr>
            </w:pPr>
            <w:r w:rsidDel="00000000" w:rsidR="00000000" w:rsidRPr="00000000">
              <w:rPr>
                <w:b w:val="1"/>
                <w:bCs w:val="1"/>
                <w:sz w:val="18"/>
                <w:szCs w:val="18"/>
                <w:highlight w:val="white"/>
                <w:rtl w:val="0"/>
              </w:rPr>
              <w:t xml:space="preserve">Required.</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8">
            <w:pPr>
              <w:rPr>
                <w:b w:val="1"/>
                <w:bCs w:val="1"/>
                <w:sz w:val="18"/>
                <w:szCs w:val="18"/>
                <w:highlight w:val="white"/>
              </w:rPr>
            </w:pPr>
            <w:r w:rsidDel="00000000" w:rsidR="00000000" w:rsidRPr="00000000">
              <w:rPr>
                <w:b w:val="1"/>
                <w:bCs w:val="1"/>
                <w:sz w:val="18"/>
                <w:szCs w:val="18"/>
                <w:highlight w:val="white"/>
                <w:rtl w:val="0"/>
              </w:rPr>
              <w:t xml:space="preserve">Current Address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9">
            <w:pPr>
              <w:rPr>
                <w:b w:val="1"/>
                <w:bCs w:val="1"/>
                <w:sz w:val="18"/>
                <w:szCs w:val="18"/>
                <w:highlight w:val="white"/>
              </w:rPr>
            </w:pPr>
            <w:r w:rsidDel="00000000" w:rsidR="00000000" w:rsidRPr="00000000">
              <w:rPr>
                <w:b w:val="1"/>
                <w:bCs w:val="1"/>
                <w:sz w:val="18"/>
                <w:szCs w:val="18"/>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A">
            <w:pPr>
              <w:rPr>
                <w:b w:val="1"/>
                <w:bCs w:val="1"/>
                <w:sz w:val="18"/>
                <w:szCs w:val="18"/>
                <w:highlight w:val="white"/>
              </w:rPr>
            </w:pPr>
            <w:r w:rsidDel="00000000" w:rsidR="00000000" w:rsidRPr="00000000">
              <w:rPr>
                <w:b w:val="1"/>
                <w:bCs w:val="1"/>
                <w:sz w:val="18"/>
                <w:szCs w:val="18"/>
                <w:highlight w:val="white"/>
                <w:rtl w:val="0"/>
              </w:rPr>
              <w:t xml:space="preserve">Required. Checkbox: 'Same as Permanent' to auto-fill.</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B">
            <w:pPr>
              <w:rPr>
                <w:b w:val="1"/>
                <w:bCs w:val="1"/>
                <w:sz w:val="18"/>
                <w:szCs w:val="18"/>
                <w:highlight w:val="white"/>
              </w:rPr>
            </w:pPr>
            <w:r w:rsidDel="00000000" w:rsidR="00000000" w:rsidRPr="00000000">
              <w:rPr>
                <w:b w:val="1"/>
                <w:bCs w:val="1"/>
                <w:sz w:val="18"/>
                <w:szCs w:val="18"/>
                <w:highlight w:val="white"/>
                <w:rtl w:val="0"/>
              </w:rPr>
              <w:t xml:space="preserve">PAN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C">
            <w:pPr>
              <w:rPr>
                <w:b w:val="1"/>
                <w:bCs w:val="1"/>
                <w:sz w:val="18"/>
                <w:szCs w:val="18"/>
                <w:highlight w:val="white"/>
              </w:rPr>
            </w:pPr>
            <w:r w:rsidDel="00000000" w:rsidR="00000000" w:rsidRPr="00000000">
              <w:rPr>
                <w:b w:val="1"/>
                <w:bCs w:val="1"/>
                <w:sz w:val="18"/>
                <w:szCs w:val="18"/>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D">
            <w:pPr>
              <w:rPr>
                <w:b w:val="1"/>
                <w:bCs w:val="1"/>
                <w:sz w:val="18"/>
                <w:szCs w:val="18"/>
                <w:highlight w:val="white"/>
              </w:rPr>
            </w:pPr>
            <w:r w:rsidDel="00000000" w:rsidR="00000000" w:rsidRPr="00000000">
              <w:rPr>
                <w:b w:val="1"/>
                <w:bCs w:val="1"/>
                <w:sz w:val="18"/>
                <w:szCs w:val="18"/>
                <w:highlight w:val="white"/>
                <w:rtl w:val="0"/>
              </w:rPr>
              <w:t xml:space="preserve">Format: AAAAA9999A. Required.</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E">
            <w:pPr>
              <w:rPr>
                <w:b w:val="1"/>
                <w:bCs w:val="1"/>
                <w:sz w:val="18"/>
                <w:szCs w:val="18"/>
                <w:highlight w:val="white"/>
              </w:rPr>
            </w:pPr>
            <w:r w:rsidDel="00000000" w:rsidR="00000000" w:rsidRPr="00000000">
              <w:rPr>
                <w:b w:val="1"/>
                <w:bCs w:val="1"/>
                <w:sz w:val="18"/>
                <w:szCs w:val="18"/>
                <w:highlight w:val="white"/>
                <w:rtl w:val="0"/>
              </w:rPr>
              <w:t xml:space="preserve">Aadhaar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4F">
            <w:pPr>
              <w:rPr>
                <w:b w:val="1"/>
                <w:bCs w:val="1"/>
                <w:sz w:val="18"/>
                <w:szCs w:val="18"/>
                <w:highlight w:val="white"/>
              </w:rPr>
            </w:pPr>
            <w:r w:rsidDel="00000000" w:rsidR="00000000" w:rsidRPr="00000000">
              <w:rPr>
                <w:b w:val="1"/>
                <w:bCs w:val="1"/>
                <w:sz w:val="18"/>
                <w:szCs w:val="18"/>
                <w:highlight w:val="white"/>
                <w:rtl w:val="0"/>
              </w:rPr>
              <w:t xml:space="preserve">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50">
            <w:pPr>
              <w:rPr>
                <w:b w:val="1"/>
                <w:bCs w:val="1"/>
                <w:sz w:val="18"/>
                <w:szCs w:val="18"/>
                <w:highlight w:val="white"/>
              </w:rPr>
            </w:pPr>
            <w:r w:rsidDel="00000000" w:rsidR="00000000" w:rsidRPr="00000000">
              <w:rPr>
                <w:b w:val="1"/>
                <w:bCs w:val="1"/>
                <w:sz w:val="18"/>
                <w:szCs w:val="18"/>
                <w:highlight w:val="white"/>
                <w:rtl w:val="0"/>
              </w:rPr>
              <w:t xml:space="preserve">12 digits. Stored masked. Required.</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51">
            <w:pPr>
              <w:rPr>
                <w:b w:val="1"/>
                <w:bCs w:val="1"/>
                <w:sz w:val="18"/>
                <w:szCs w:val="18"/>
                <w:highlight w:val="white"/>
              </w:rPr>
            </w:pPr>
            <w:r w:rsidDel="00000000" w:rsidR="00000000" w:rsidRPr="00000000">
              <w:rPr>
                <w:b w:val="1"/>
                <w:bCs w:val="1"/>
                <w:sz w:val="18"/>
                <w:szCs w:val="18"/>
                <w:highlight w:val="white"/>
                <w:rtl w:val="0"/>
              </w:rPr>
              <w:t xml:space="preserve">Relationship to Applicant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52">
            <w:pPr>
              <w:rPr>
                <w:b w:val="1"/>
                <w:bCs w:val="1"/>
                <w:sz w:val="18"/>
                <w:szCs w:val="18"/>
                <w:highlight w:val="white"/>
              </w:rPr>
            </w:pPr>
            <w:r w:rsidDel="00000000" w:rsidR="00000000" w:rsidRPr="00000000">
              <w:rPr>
                <w:b w:val="1"/>
                <w:bCs w:val="1"/>
                <w:sz w:val="18"/>
                <w:szCs w:val="18"/>
                <w:highlight w:val="white"/>
                <w:rtl w:val="0"/>
              </w:rPr>
              <w:t xml:space="preserve">Dropdown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53">
            <w:pPr>
              <w:rPr>
                <w:b w:val="1"/>
                <w:bCs w:val="1"/>
                <w:sz w:val="18"/>
                <w:szCs w:val="18"/>
                <w:highlight w:val="white"/>
              </w:rPr>
            </w:pPr>
            <w:r w:rsidDel="00000000" w:rsidR="00000000" w:rsidRPr="00000000">
              <w:rPr>
                <w:b w:val="1"/>
                <w:bCs w:val="1"/>
                <w:sz w:val="18"/>
                <w:szCs w:val="18"/>
                <w:highlight w:val="white"/>
                <w:rtl w:val="0"/>
              </w:rPr>
              <w:t xml:space="preserve">Spouse | Parent | Sibling | Other. Required.</w:t>
            </w:r>
          </w:p>
        </w:tc>
      </w:tr>
    </w:tbl>
    <w:p w:rsidR="00000000" w:rsidDel="00000000" w:rsidP="00000000" w:rsidRDefault="00000000" w:rsidRPr="00000000" w14:paraId="00000B54">
      <w:pPr>
        <w:spacing w:after="60" w:before="60" w:lineRule="auto"/>
        <w:rPr>
          <w:b w:val="1"/>
          <w:bCs w:val="1"/>
          <w:sz w:val="20"/>
          <w:szCs w:val="20"/>
          <w:highlight w:val="white"/>
        </w:rPr>
      </w:pPr>
      <w:r w:rsidDel="00000000" w:rsidR="00000000" w:rsidRPr="00000000">
        <w:rPr>
          <w:rtl w:val="0"/>
        </w:rPr>
      </w:r>
    </w:p>
    <w:p w:rsidR="00000000" w:rsidDel="00000000" w:rsidP="00000000" w:rsidRDefault="00000000" w:rsidRPr="00000000" w14:paraId="00000B55">
      <w:pPr>
        <w:spacing w:after="60" w:before="60" w:lineRule="auto"/>
        <w:rPr>
          <w:sz w:val="20"/>
          <w:szCs w:val="20"/>
          <w:highlight w:val="white"/>
        </w:rPr>
      </w:pPr>
      <w:r w:rsidDel="00000000" w:rsidR="00000000" w:rsidRPr="00000000">
        <w:rPr>
          <w:sz w:val="20"/>
          <w:szCs w:val="20"/>
          <w:highlight w:val="white"/>
          <w:rtl w:val="0"/>
        </w:rPr>
        <w:t xml:space="preserve">Auto-fill from ID button: pre-fills fields from uploaded Aadhaar OCR if available.</w:t>
      </w:r>
    </w:p>
    <w:p w:rsidR="00000000" w:rsidDel="00000000" w:rsidP="00000000" w:rsidRDefault="00000000" w:rsidRPr="00000000" w14:paraId="00000B56">
      <w:pPr>
        <w:pStyle w:val="Heading3"/>
        <w:keepNext w:val="0"/>
        <w:keepLines w:val="0"/>
        <w:spacing w:before="200" w:lineRule="auto"/>
        <w:rPr>
          <w:b w:val="1"/>
          <w:bCs w:val="1"/>
          <w:color w:val="1f497d"/>
          <w:sz w:val="24"/>
          <w:szCs w:val="24"/>
          <w:highlight w:val="white"/>
        </w:rPr>
      </w:pPr>
      <w:bookmarkStart w:colFirst="0" w:colLast="0" w:name="_gvt1wmefbe2c" w:id="56"/>
      <w:bookmarkEnd w:id="56"/>
      <w:r w:rsidDel="00000000" w:rsidR="00000000" w:rsidRPr="00000000">
        <w:rPr>
          <w:b w:val="1"/>
          <w:bCs w:val="1"/>
          <w:color w:val="1f497d"/>
          <w:sz w:val="24"/>
          <w:szCs w:val="24"/>
          <w:highlight w:val="white"/>
          <w:rtl w:val="0"/>
        </w:rPr>
        <w:t xml:space="preserve">Sub-section B2 — Co-Borrower Document Upload Cards</w:t>
      </w:r>
    </w:p>
    <w:p w:rsidR="00000000" w:rsidDel="00000000" w:rsidP="00000000" w:rsidRDefault="00000000" w:rsidRPr="00000000" w14:paraId="00000B57">
      <w:pPr>
        <w:spacing w:after="60" w:before="60" w:lineRule="auto"/>
        <w:rPr>
          <w:sz w:val="20"/>
          <w:szCs w:val="20"/>
          <w:highlight w:val="white"/>
        </w:rPr>
      </w:pPr>
      <w:r w:rsidDel="00000000" w:rsidR="00000000" w:rsidRPr="00000000">
        <w:rPr>
          <w:sz w:val="20"/>
          <w:szCs w:val="20"/>
          <w:highlight w:val="white"/>
          <w:rtl w:val="0"/>
        </w:rPr>
        <w:t xml:space="preserve">Identical card style to primary applicant KYC:</w:t>
      </w:r>
    </w:p>
    <w:p w:rsidR="00000000" w:rsidDel="00000000" w:rsidP="00000000" w:rsidRDefault="00000000" w:rsidRPr="00000000" w14:paraId="00000B58">
      <w:pPr>
        <w:spacing w:after="60" w:before="60" w:lineRule="auto"/>
        <w:rPr>
          <w:sz w:val="20"/>
          <w:szCs w:val="20"/>
          <w:highlight w:val="white"/>
        </w:rPr>
      </w:pPr>
      <w:r w:rsidDel="00000000" w:rsidR="00000000" w:rsidRPr="00000000">
        <w:rPr>
          <w:rtl w:val="0"/>
        </w:rPr>
      </w:r>
    </w:p>
    <w:tbl>
      <w:tblPr>
        <w:tblStyle w:val="Table6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0"/>
        <w:gridCol w:w="1950"/>
        <w:gridCol w:w="1830"/>
        <w:gridCol w:w="2295"/>
        <w:gridCol w:w="1875"/>
        <w:tblGridChange w:id="0">
          <w:tblGrid>
            <w:gridCol w:w="1410"/>
            <w:gridCol w:w="1950"/>
            <w:gridCol w:w="1830"/>
            <w:gridCol w:w="2295"/>
            <w:gridCol w:w="187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59">
            <w:pPr>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5A">
            <w:pPr>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Document</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Notes</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Format</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Required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5E">
            <w:pPr>
              <w:rPr>
                <w:sz w:val="18"/>
                <w:szCs w:val="18"/>
                <w:highlight w:val="white"/>
              </w:rPr>
            </w:pPr>
            <w:r w:rsidDel="00000000" w:rsidR="00000000" w:rsidRPr="00000000">
              <w:rPr>
                <w:sz w:val="18"/>
                <w:szCs w:val="18"/>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5F">
            <w:pPr>
              <w:rPr>
                <w:sz w:val="18"/>
                <w:szCs w:val="18"/>
                <w:highlight w:val="white"/>
              </w:rPr>
            </w:pPr>
            <w:r w:rsidDel="00000000" w:rsidR="00000000" w:rsidRPr="00000000">
              <w:rPr>
                <w:sz w:val="18"/>
                <w:szCs w:val="18"/>
                <w:highlight w:val="white"/>
                <w:rtl w:val="0"/>
              </w:rPr>
              <w:t xml:space="preserve">Aadhaar Front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0">
            <w:pPr>
              <w:rPr>
                <w:sz w:val="20"/>
                <w:szCs w:val="20"/>
                <w:highlight w:val="white"/>
              </w:rPr>
            </w:pPr>
            <w:r w:rsidDel="00000000" w:rsidR="00000000" w:rsidRPr="00000000">
              <w:rPr>
                <w:sz w:val="20"/>
                <w:szCs w:val="20"/>
                <w:highlight w:val="white"/>
                <w:rtl w:val="0"/>
              </w:rPr>
              <w:t xml:space="preserve">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1">
            <w:pPr>
              <w:rPr>
                <w:sz w:val="18"/>
                <w:szCs w:val="18"/>
                <w:highlight w:val="white"/>
              </w:rPr>
            </w:pPr>
            <w:r w:rsidDel="00000000" w:rsidR="00000000" w:rsidRPr="00000000">
              <w:rPr>
                <w:sz w:val="18"/>
                <w:szCs w:val="18"/>
                <w:highlight w:val="white"/>
                <w:rtl w:val="0"/>
              </w:rPr>
              <w:t xml:space="preserve">PNG/JPEG/PDF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2">
            <w:pPr>
              <w:rPr>
                <w:sz w:val="18"/>
                <w:szCs w:val="18"/>
                <w:highlight w:val="white"/>
              </w:rPr>
            </w:pPr>
            <w:r w:rsidDel="00000000" w:rsidR="00000000" w:rsidRPr="00000000">
              <w:rPr>
                <w:sz w:val="18"/>
                <w:szCs w:val="18"/>
                <w:highlight w:val="white"/>
                <w:rtl w:val="0"/>
              </w:rPr>
              <w:t xml:space="preserve">Yes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3">
            <w:pPr>
              <w:rPr>
                <w:sz w:val="18"/>
                <w:szCs w:val="18"/>
                <w:highlight w:val="white"/>
              </w:rPr>
            </w:pPr>
            <w:r w:rsidDel="00000000" w:rsidR="00000000" w:rsidRPr="00000000">
              <w:rPr>
                <w:sz w:val="18"/>
                <w:szCs w:val="18"/>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4">
            <w:pPr>
              <w:rPr>
                <w:sz w:val="18"/>
                <w:szCs w:val="18"/>
                <w:highlight w:val="white"/>
              </w:rPr>
            </w:pPr>
            <w:r w:rsidDel="00000000" w:rsidR="00000000" w:rsidRPr="00000000">
              <w:rPr>
                <w:sz w:val="18"/>
                <w:szCs w:val="18"/>
                <w:highlight w:val="white"/>
                <w:rtl w:val="0"/>
              </w:rPr>
              <w:t xml:space="preserve">Aadhaar Back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5">
            <w:pPr>
              <w:rPr>
                <w:sz w:val="20"/>
                <w:szCs w:val="20"/>
                <w:highlight w:val="white"/>
              </w:rPr>
            </w:pPr>
            <w:r w:rsidDel="00000000" w:rsidR="00000000" w:rsidRPr="00000000">
              <w:rPr>
                <w:sz w:val="20"/>
                <w:szCs w:val="20"/>
                <w:highlight w:val="white"/>
                <w:rtl w:val="0"/>
              </w:rPr>
              <w:t xml:space="preserve">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6">
            <w:pPr>
              <w:rPr>
                <w:sz w:val="18"/>
                <w:szCs w:val="18"/>
                <w:highlight w:val="white"/>
              </w:rPr>
            </w:pPr>
            <w:r w:rsidDel="00000000" w:rsidR="00000000" w:rsidRPr="00000000">
              <w:rPr>
                <w:sz w:val="18"/>
                <w:szCs w:val="18"/>
                <w:highlight w:val="white"/>
                <w:rtl w:val="0"/>
              </w:rPr>
              <w:t xml:space="preserve">PNG/JPEG/PDF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7">
            <w:pPr>
              <w:rPr>
                <w:sz w:val="18"/>
                <w:szCs w:val="18"/>
                <w:highlight w:val="white"/>
              </w:rPr>
            </w:pPr>
            <w:r w:rsidDel="00000000" w:rsidR="00000000" w:rsidRPr="00000000">
              <w:rPr>
                <w:sz w:val="18"/>
                <w:szCs w:val="18"/>
                <w:highlight w:val="white"/>
                <w:rtl w:val="0"/>
              </w:rPr>
              <w:t xml:space="preserve">Yes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8">
            <w:pPr>
              <w:rPr>
                <w:sz w:val="18"/>
                <w:szCs w:val="18"/>
                <w:highlight w:val="white"/>
              </w:rPr>
            </w:pPr>
            <w:r w:rsidDel="00000000" w:rsidR="00000000" w:rsidRPr="00000000">
              <w:rPr>
                <w:sz w:val="18"/>
                <w:szCs w:val="18"/>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9">
            <w:pPr>
              <w:rPr>
                <w:sz w:val="18"/>
                <w:szCs w:val="18"/>
                <w:highlight w:val="white"/>
              </w:rPr>
            </w:pPr>
            <w:r w:rsidDel="00000000" w:rsidR="00000000" w:rsidRPr="00000000">
              <w:rPr>
                <w:sz w:val="18"/>
                <w:szCs w:val="18"/>
                <w:highlight w:val="white"/>
                <w:rtl w:val="0"/>
              </w:rPr>
              <w:t xml:space="preserve">PAN Card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A">
            <w:pPr>
              <w:rPr>
                <w:sz w:val="20"/>
                <w:szCs w:val="20"/>
                <w:highlight w:val="white"/>
              </w:rPr>
            </w:pPr>
            <w:r w:rsidDel="00000000" w:rsidR="00000000" w:rsidRPr="00000000">
              <w:rPr>
                <w:sz w:val="20"/>
                <w:szCs w:val="20"/>
                <w:highlight w:val="white"/>
                <w:rtl w:val="0"/>
              </w:rPr>
              <w:t xml:space="preserve">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B">
            <w:pPr>
              <w:rPr>
                <w:sz w:val="18"/>
                <w:szCs w:val="18"/>
                <w:highlight w:val="white"/>
              </w:rPr>
            </w:pPr>
            <w:r w:rsidDel="00000000" w:rsidR="00000000" w:rsidRPr="00000000">
              <w:rPr>
                <w:sz w:val="18"/>
                <w:szCs w:val="18"/>
                <w:highlight w:val="white"/>
                <w:rtl w:val="0"/>
              </w:rPr>
              <w:t xml:space="preserve">PNG/JPEG/PDF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C">
            <w:pPr>
              <w:rPr>
                <w:sz w:val="18"/>
                <w:szCs w:val="18"/>
                <w:highlight w:val="white"/>
              </w:rPr>
            </w:pPr>
            <w:r w:rsidDel="00000000" w:rsidR="00000000" w:rsidRPr="00000000">
              <w:rPr>
                <w:sz w:val="18"/>
                <w:szCs w:val="18"/>
                <w:highlight w:val="white"/>
                <w:rtl w:val="0"/>
              </w:rPr>
              <w:t xml:space="preserve">Yes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D">
            <w:pPr>
              <w:rPr>
                <w:sz w:val="18"/>
                <w:szCs w:val="18"/>
                <w:highlight w:val="white"/>
              </w:rPr>
            </w:pPr>
            <w:r w:rsidDel="00000000" w:rsidR="00000000" w:rsidRPr="00000000">
              <w:rPr>
                <w:sz w:val="18"/>
                <w:szCs w:val="18"/>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E">
            <w:pPr>
              <w:rPr>
                <w:sz w:val="18"/>
                <w:szCs w:val="18"/>
                <w:highlight w:val="white"/>
              </w:rPr>
            </w:pPr>
            <w:r w:rsidDel="00000000" w:rsidR="00000000" w:rsidRPr="00000000">
              <w:rPr>
                <w:sz w:val="18"/>
                <w:szCs w:val="18"/>
                <w:highlight w:val="white"/>
                <w:rtl w:val="0"/>
              </w:rPr>
              <w:t xml:space="preserve">Passport Size Photo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6F">
            <w:pPr>
              <w:rPr>
                <w:sz w:val="20"/>
                <w:szCs w:val="20"/>
                <w:highlight w:val="white"/>
              </w:rPr>
            </w:pPr>
            <w:r w:rsidDel="00000000" w:rsidR="00000000" w:rsidRPr="00000000">
              <w:rPr>
                <w:sz w:val="20"/>
                <w:szCs w:val="20"/>
                <w:highlight w:val="white"/>
                <w:rtl w:val="0"/>
              </w:rPr>
              <w:t xml:space="preserve">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0">
            <w:pPr>
              <w:rPr>
                <w:sz w:val="18"/>
                <w:szCs w:val="18"/>
                <w:highlight w:val="white"/>
              </w:rPr>
            </w:pPr>
            <w:r w:rsidDel="00000000" w:rsidR="00000000" w:rsidRPr="00000000">
              <w:rPr>
                <w:sz w:val="18"/>
                <w:szCs w:val="18"/>
                <w:highlight w:val="white"/>
                <w:rtl w:val="0"/>
              </w:rPr>
              <w:t xml:space="preserve">PNG/JPEG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1">
            <w:pPr>
              <w:rPr>
                <w:sz w:val="18"/>
                <w:szCs w:val="18"/>
                <w:highlight w:val="white"/>
              </w:rPr>
            </w:pPr>
            <w:r w:rsidDel="00000000" w:rsidR="00000000" w:rsidRPr="00000000">
              <w:rPr>
                <w:sz w:val="18"/>
                <w:szCs w:val="18"/>
                <w:highlight w:val="white"/>
                <w:rtl w:val="0"/>
              </w:rPr>
              <w:t xml:space="preserve">Yes</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2">
            <w:pPr>
              <w:rPr>
                <w:sz w:val="18"/>
                <w:szCs w:val="18"/>
                <w:highlight w:val="white"/>
              </w:rPr>
            </w:pPr>
            <w:r w:rsidDel="00000000" w:rsidR="00000000" w:rsidRPr="00000000">
              <w:rPr>
                <w:sz w:val="18"/>
                <w:szCs w:val="18"/>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3">
            <w:pPr>
              <w:rPr>
                <w:sz w:val="18"/>
                <w:szCs w:val="18"/>
                <w:highlight w:val="white"/>
              </w:rPr>
            </w:pPr>
            <w:r w:rsidDel="00000000" w:rsidR="00000000" w:rsidRPr="00000000">
              <w:rPr>
                <w:sz w:val="18"/>
                <w:szCs w:val="18"/>
                <w:highlight w:val="white"/>
                <w:rtl w:val="0"/>
              </w:rPr>
              <w:t xml:space="preserve">Address Proof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4">
            <w:pPr>
              <w:rPr>
                <w:sz w:val="18"/>
                <w:szCs w:val="18"/>
                <w:highlight w:val="white"/>
              </w:rPr>
            </w:pPr>
            <w:r w:rsidDel="00000000" w:rsidR="00000000" w:rsidRPr="00000000">
              <w:rPr>
                <w:sz w:val="18"/>
                <w:szCs w:val="18"/>
                <w:highlight w:val="white"/>
                <w:rtl w:val="0"/>
              </w:rPr>
              <w:t xml:space="preserve">Not expired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5">
            <w:pPr>
              <w:rPr>
                <w:sz w:val="18"/>
                <w:szCs w:val="18"/>
                <w:highlight w:val="white"/>
              </w:rPr>
            </w:pPr>
            <w:r w:rsidDel="00000000" w:rsidR="00000000" w:rsidRPr="00000000">
              <w:rPr>
                <w:sz w:val="18"/>
                <w:szCs w:val="18"/>
                <w:highlight w:val="white"/>
                <w:rtl w:val="0"/>
              </w:rPr>
              <w:t xml:space="preserve">PNG/JPEG/PDF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6">
            <w:pPr>
              <w:rPr>
                <w:sz w:val="18"/>
                <w:szCs w:val="18"/>
                <w:highlight w:val="white"/>
              </w:rPr>
            </w:pPr>
            <w:r w:rsidDel="00000000" w:rsidR="00000000" w:rsidRPr="00000000">
              <w:rPr>
                <w:sz w:val="18"/>
                <w:szCs w:val="18"/>
                <w:highlight w:val="white"/>
                <w:rtl w:val="0"/>
              </w:rPr>
              <w:t xml:space="preserve">Optional</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7">
            <w:pPr>
              <w:rPr>
                <w:sz w:val="18"/>
                <w:szCs w:val="18"/>
                <w:highlight w:val="white"/>
              </w:rPr>
            </w:pPr>
            <w:r w:rsidDel="00000000" w:rsidR="00000000" w:rsidRPr="00000000">
              <w:rPr>
                <w:sz w:val="18"/>
                <w:szCs w:val="18"/>
                <w:highlight w:val="white"/>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8">
            <w:pPr>
              <w:rPr>
                <w:sz w:val="18"/>
                <w:szCs w:val="18"/>
                <w:highlight w:val="white"/>
              </w:rPr>
            </w:pPr>
            <w:r w:rsidDel="00000000" w:rsidR="00000000" w:rsidRPr="00000000">
              <w:rPr>
                <w:sz w:val="18"/>
                <w:szCs w:val="18"/>
                <w:highlight w:val="white"/>
                <w:rtl w:val="0"/>
              </w:rPr>
              <w:t xml:space="preserve">Bank Statement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9">
            <w:pPr>
              <w:rPr>
                <w:sz w:val="18"/>
                <w:szCs w:val="18"/>
                <w:highlight w:val="white"/>
              </w:rPr>
            </w:pPr>
            <w:r w:rsidDel="00000000" w:rsidR="00000000" w:rsidRPr="00000000">
              <w:rPr>
                <w:sz w:val="18"/>
                <w:szCs w:val="18"/>
                <w:highlight w:val="white"/>
                <w:rtl w:val="0"/>
              </w:rPr>
              <w:t xml:space="preserve">3 months minimum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A">
            <w:pPr>
              <w:rPr>
                <w:sz w:val="18"/>
                <w:szCs w:val="18"/>
                <w:highlight w:val="white"/>
              </w:rPr>
            </w:pPr>
            <w:r w:rsidDel="00000000" w:rsidR="00000000" w:rsidRPr="00000000">
              <w:rPr>
                <w:sz w:val="18"/>
                <w:szCs w:val="18"/>
                <w:highlight w:val="white"/>
                <w:rtl w:val="0"/>
              </w:rPr>
              <w:t xml:space="preserve">PDF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B">
            <w:pPr>
              <w:rPr>
                <w:sz w:val="18"/>
                <w:szCs w:val="18"/>
                <w:highlight w:val="white"/>
              </w:rPr>
            </w:pPr>
            <w:r w:rsidDel="00000000" w:rsidR="00000000" w:rsidRPr="00000000">
              <w:rPr>
                <w:sz w:val="18"/>
                <w:szCs w:val="18"/>
                <w:highlight w:val="white"/>
                <w:rtl w:val="0"/>
              </w:rPr>
              <w:t xml:space="preserve">Optional</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C">
            <w:pPr>
              <w:rPr>
                <w:sz w:val="18"/>
                <w:szCs w:val="18"/>
                <w:highlight w:val="white"/>
              </w:rPr>
            </w:pPr>
            <w:r w:rsidDel="00000000" w:rsidR="00000000" w:rsidRPr="00000000">
              <w:rPr>
                <w:sz w:val="18"/>
                <w:szCs w:val="18"/>
                <w:highlight w:val="white"/>
                <w:rtl w:val="0"/>
              </w:rPr>
              <w:t xml:space="preserve">7–10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D">
            <w:pPr>
              <w:rPr>
                <w:sz w:val="18"/>
                <w:szCs w:val="18"/>
                <w:highlight w:val="white"/>
              </w:rPr>
            </w:pPr>
            <w:r w:rsidDel="00000000" w:rsidR="00000000" w:rsidRPr="00000000">
              <w:rPr>
                <w:sz w:val="18"/>
                <w:szCs w:val="18"/>
                <w:highlight w:val="white"/>
                <w:rtl w:val="0"/>
              </w:rPr>
              <w:t xml:space="preserve">Undated Cheques (4)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E">
            <w:pPr>
              <w:rPr>
                <w:sz w:val="18"/>
                <w:szCs w:val="18"/>
                <w:highlight w:val="white"/>
              </w:rPr>
            </w:pPr>
            <w:r w:rsidDel="00000000" w:rsidR="00000000" w:rsidRPr="00000000">
              <w:rPr>
                <w:sz w:val="18"/>
                <w:szCs w:val="18"/>
                <w:highlight w:val="white"/>
                <w:rtl w:val="0"/>
              </w:rPr>
              <w:t xml:space="preserve">Separate card per cheque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7F">
            <w:pPr>
              <w:rPr>
                <w:sz w:val="18"/>
                <w:szCs w:val="18"/>
                <w:highlight w:val="white"/>
              </w:rPr>
            </w:pPr>
            <w:r w:rsidDel="00000000" w:rsidR="00000000" w:rsidRPr="00000000">
              <w:rPr>
                <w:sz w:val="18"/>
                <w:szCs w:val="18"/>
                <w:highlight w:val="white"/>
                <w:rtl w:val="0"/>
              </w:rPr>
              <w:t xml:space="preserve">PNG/JPEG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80">
            <w:pPr>
              <w:rPr>
                <w:sz w:val="18"/>
                <w:szCs w:val="18"/>
                <w:highlight w:val="white"/>
              </w:rPr>
            </w:pPr>
            <w:r w:rsidDel="00000000" w:rsidR="00000000" w:rsidRPr="00000000">
              <w:rPr>
                <w:sz w:val="18"/>
                <w:szCs w:val="18"/>
                <w:highlight w:val="white"/>
                <w:rtl w:val="0"/>
              </w:rPr>
              <w:t xml:space="preserve">Optional</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81">
            <w:pPr>
              <w:rPr>
                <w:sz w:val="18"/>
                <w:szCs w:val="18"/>
                <w:highlight w:val="white"/>
              </w:rPr>
            </w:pPr>
            <w:r w:rsidDel="00000000" w:rsidR="00000000" w:rsidRPr="00000000">
              <w:rPr>
                <w:sz w:val="18"/>
                <w:szCs w:val="18"/>
                <w:highlight w:val="white"/>
                <w:rtl w:val="0"/>
              </w:rPr>
              <w:t xml:space="preserve">11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82">
            <w:pPr>
              <w:rPr>
                <w:sz w:val="18"/>
                <w:szCs w:val="18"/>
                <w:highlight w:val="white"/>
              </w:rPr>
            </w:pPr>
            <w:r w:rsidDel="00000000" w:rsidR="00000000" w:rsidRPr="00000000">
              <w:rPr>
                <w:sz w:val="18"/>
                <w:szCs w:val="18"/>
                <w:highlight w:val="white"/>
                <w:rtl w:val="0"/>
              </w:rPr>
              <w:t xml:space="preserve">Consent (Digital or Manual)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83">
            <w:pPr>
              <w:rPr>
                <w:sz w:val="18"/>
                <w:szCs w:val="18"/>
                <w:highlight w:val="white"/>
              </w:rPr>
            </w:pPr>
            <w:r w:rsidDel="00000000" w:rsidR="00000000" w:rsidRPr="00000000">
              <w:rPr>
                <w:sz w:val="18"/>
                <w:szCs w:val="18"/>
                <w:highlight w:val="white"/>
                <w:rtl w:val="0"/>
              </w:rPr>
              <w:t xml:space="preserve">See Sub-section B3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84">
            <w:pPr>
              <w:rPr>
                <w:sz w:val="18"/>
                <w:szCs w:val="18"/>
                <w:highlight w:val="white"/>
              </w:rPr>
            </w:pPr>
            <w:r w:rsidDel="00000000" w:rsidR="00000000" w:rsidRPr="00000000">
              <w:rPr>
                <w:sz w:val="18"/>
                <w:szCs w:val="18"/>
                <w:highlight w:val="white"/>
                <w:rtl w:val="0"/>
              </w:rPr>
              <w:t xml:space="preserve">PDF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85">
            <w:pPr>
              <w:rPr>
                <w:sz w:val="18"/>
                <w:szCs w:val="18"/>
                <w:highlight w:val="white"/>
              </w:rPr>
            </w:pPr>
            <w:r w:rsidDel="00000000" w:rsidR="00000000" w:rsidRPr="00000000">
              <w:rPr>
                <w:sz w:val="18"/>
                <w:szCs w:val="18"/>
                <w:highlight w:val="white"/>
                <w:rtl w:val="0"/>
              </w:rPr>
              <w:t xml:space="preserve">Yes</w:t>
            </w:r>
          </w:p>
        </w:tc>
      </w:tr>
    </w:tbl>
    <w:p w:rsidR="00000000" w:rsidDel="00000000" w:rsidP="00000000" w:rsidRDefault="00000000" w:rsidRPr="00000000" w14:paraId="00000B86">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0B87">
      <w:pPr>
        <w:spacing w:after="60" w:before="60" w:lineRule="auto"/>
        <w:rPr>
          <w:sz w:val="20"/>
          <w:szCs w:val="20"/>
          <w:highlight w:val="white"/>
        </w:rPr>
      </w:pPr>
      <w:r w:rsidDel="00000000" w:rsidR="00000000" w:rsidRPr="00000000">
        <w:rPr>
          <w:b w:val="1"/>
          <w:bCs w:val="1"/>
          <w:sz w:val="20"/>
          <w:szCs w:val="20"/>
          <w:highlight w:val="white"/>
          <w:rtl w:val="0"/>
        </w:rPr>
        <w:t xml:space="preserve">Documents Uploaded: </w:t>
      </w:r>
      <w:r w:rsidDel="00000000" w:rsidR="00000000" w:rsidRPr="00000000">
        <w:rPr>
          <w:sz w:val="20"/>
          <w:szCs w:val="20"/>
          <w:highlight w:val="white"/>
          <w:rtl w:val="0"/>
        </w:rPr>
        <w:t xml:space="preserve">X/11 shown below the card grid. Pending documents listed by name.</w:t>
      </w:r>
    </w:p>
    <w:p w:rsidR="00000000" w:rsidDel="00000000" w:rsidP="00000000" w:rsidRDefault="00000000" w:rsidRPr="00000000" w14:paraId="00000B88">
      <w:pPr>
        <w:pStyle w:val="Heading3"/>
        <w:keepNext w:val="0"/>
        <w:keepLines w:val="0"/>
        <w:spacing w:before="200" w:lineRule="auto"/>
        <w:rPr>
          <w:sz w:val="20"/>
          <w:szCs w:val="20"/>
          <w:highlight w:val="white"/>
        </w:rPr>
      </w:pPr>
      <w:bookmarkStart w:colFirst="0" w:colLast="0" w:name="_o6hbpy6g4tmy" w:id="57"/>
      <w:bookmarkEnd w:id="57"/>
      <w:r w:rsidDel="00000000" w:rsidR="00000000" w:rsidRPr="00000000">
        <w:rPr>
          <w:b w:val="1"/>
          <w:bCs w:val="1"/>
          <w:color w:val="1f497d"/>
          <w:sz w:val="24"/>
          <w:szCs w:val="24"/>
          <w:highlight w:val="white"/>
          <w:rtl w:val="0"/>
        </w:rPr>
        <w:t xml:space="preserve">Sub-section B3 — Co-Borrower Consent</w:t>
      </w:r>
      <w:r w:rsidDel="00000000" w:rsidR="00000000" w:rsidRPr="00000000">
        <w:rPr>
          <w:rtl w:val="0"/>
        </w:rPr>
      </w:r>
    </w:p>
    <w:p w:rsidR="00000000" w:rsidDel="00000000" w:rsidP="00000000" w:rsidRDefault="00000000" w:rsidRPr="00000000" w14:paraId="00000B89">
      <w:pPr>
        <w:spacing w:after="60" w:before="60" w:lineRule="auto"/>
        <w:rPr>
          <w:b w:val="1"/>
          <w:bCs w:val="1"/>
          <w:sz w:val="20"/>
          <w:szCs w:val="20"/>
          <w:highlight w:val="white"/>
        </w:rPr>
      </w:pPr>
      <w:r w:rsidDel="00000000" w:rsidR="00000000" w:rsidRPr="00000000">
        <w:rPr>
          <w:rtl w:val="0"/>
        </w:rPr>
      </w:r>
    </w:p>
    <w:tbl>
      <w:tblPr>
        <w:tblStyle w:val="Table6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8A">
            <w:pPr>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Option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8B">
            <w:pPr>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Behaviour</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8C">
            <w:pPr>
              <w:rPr>
                <w:b w:val="1"/>
                <w:bCs w:val="1"/>
                <w:sz w:val="18"/>
                <w:szCs w:val="18"/>
                <w:highlight w:val="white"/>
              </w:rPr>
            </w:pPr>
            <w:r w:rsidDel="00000000" w:rsidR="00000000" w:rsidRPr="00000000">
              <w:rPr>
                <w:b w:val="1"/>
                <w:bCs w:val="1"/>
                <w:sz w:val="18"/>
                <w:szCs w:val="18"/>
                <w:highlight w:val="white"/>
                <w:rtl w:val="0"/>
              </w:rPr>
              <w:t xml:space="preserve">Send SMS/WhatsApp Consent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8D">
            <w:pPr>
              <w:rPr>
                <w:b w:val="1"/>
                <w:bCs w:val="1"/>
                <w:sz w:val="18"/>
                <w:szCs w:val="18"/>
                <w:highlight w:val="white"/>
              </w:rPr>
            </w:pPr>
            <w:r w:rsidDel="00000000" w:rsidR="00000000" w:rsidRPr="00000000">
              <w:rPr>
                <w:b w:val="1"/>
                <w:bCs w:val="1"/>
                <w:sz w:val="18"/>
                <w:szCs w:val="18"/>
                <w:highlight w:val="white"/>
                <w:rtl w:val="0"/>
              </w:rPr>
              <w:t xml:space="preserve">Triggers OTP-based eSign link to co-borrower's mobile. Consent status updates to 'link_sent'.</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8E">
            <w:pPr>
              <w:rPr>
                <w:b w:val="1"/>
                <w:bCs w:val="1"/>
                <w:sz w:val="18"/>
                <w:szCs w:val="18"/>
                <w:highlight w:val="white"/>
              </w:rPr>
            </w:pPr>
            <w:r w:rsidDel="00000000" w:rsidR="00000000" w:rsidRPr="00000000">
              <w:rPr>
                <w:b w:val="1"/>
                <w:bCs w:val="1"/>
                <w:sz w:val="18"/>
                <w:szCs w:val="18"/>
                <w:highlight w:val="white"/>
                <w:rtl w:val="0"/>
              </w:rPr>
              <w:t xml:space="preserve">Generate Consent PDF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8F">
            <w:pPr>
              <w:rPr>
                <w:b w:val="1"/>
                <w:bCs w:val="1"/>
                <w:sz w:val="18"/>
                <w:szCs w:val="18"/>
                <w:highlight w:val="white"/>
              </w:rPr>
            </w:pPr>
            <w:r w:rsidDel="00000000" w:rsidR="00000000" w:rsidRPr="00000000">
              <w:rPr>
                <w:b w:val="1"/>
                <w:bCs w:val="1"/>
                <w:sz w:val="18"/>
                <w:szCs w:val="18"/>
                <w:highlight w:val="white"/>
                <w:rtl w:val="0"/>
              </w:rPr>
              <w:t xml:space="preserve">Downloads a pre-filled consent PDF for manual signature.</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90">
            <w:pPr>
              <w:rPr>
                <w:b w:val="1"/>
                <w:bCs w:val="1"/>
                <w:sz w:val="18"/>
                <w:szCs w:val="18"/>
                <w:highlight w:val="white"/>
              </w:rPr>
            </w:pPr>
            <w:r w:rsidDel="00000000" w:rsidR="00000000" w:rsidRPr="00000000">
              <w:rPr>
                <w:b w:val="1"/>
                <w:bCs w:val="1"/>
                <w:sz w:val="18"/>
                <w:szCs w:val="18"/>
                <w:highlight w:val="white"/>
                <w:rtl w:val="0"/>
              </w:rPr>
              <w:t xml:space="preserve">Upload Signed Consent PDF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91">
            <w:pPr>
              <w:rPr>
                <w:b w:val="1"/>
                <w:bCs w:val="1"/>
                <w:sz w:val="18"/>
                <w:szCs w:val="18"/>
                <w:highlight w:val="white"/>
              </w:rPr>
            </w:pPr>
            <w:r w:rsidDel="00000000" w:rsidR="00000000" w:rsidRPr="00000000">
              <w:rPr>
                <w:b w:val="1"/>
                <w:bCs w:val="1"/>
                <w:sz w:val="18"/>
                <w:szCs w:val="18"/>
                <w:highlight w:val="white"/>
                <w:rtl w:val="0"/>
              </w:rPr>
              <w:t xml:space="preserve">Dealer uploads scanned signed PDF. Marked as 'manual_uploaded' pending admin review.</w:t>
            </w:r>
          </w:p>
        </w:tc>
      </w:tr>
    </w:tbl>
    <w:p w:rsidR="00000000" w:rsidDel="00000000" w:rsidP="00000000" w:rsidRDefault="00000000" w:rsidRPr="00000000" w14:paraId="00000B92">
      <w:pPr>
        <w:spacing w:before="6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B93">
      <w:pPr>
        <w:spacing w:after="60" w:before="60" w:lineRule="auto"/>
        <w:rPr>
          <w:sz w:val="20"/>
          <w:szCs w:val="20"/>
          <w:highlight w:val="white"/>
        </w:rPr>
      </w:pPr>
      <w:r w:rsidDel="00000000" w:rsidR="00000000" w:rsidRPr="00000000">
        <w:rPr>
          <w:sz w:val="20"/>
          <w:szCs w:val="20"/>
          <w:highlight w:val="white"/>
          <w:rtl w:val="0"/>
        </w:rPr>
        <w:t xml:space="preserve">Consent Status badge (right-aligned): Not Started | Link Sent | Awaiting Signature | Success | Failed</w:t>
      </w:r>
    </w:p>
    <w:p w:rsidR="00000000" w:rsidDel="00000000" w:rsidP="00000000" w:rsidRDefault="00000000" w:rsidRPr="00000000" w14:paraId="00000B94">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0B95">
      <w:pPr>
        <w:spacing w:after="60" w:before="60" w:lineRule="auto"/>
        <w:rPr>
          <w:b w:val="1"/>
          <w:bCs w:val="1"/>
          <w:color w:val="1f497d"/>
          <w:sz w:val="24"/>
          <w:szCs w:val="24"/>
          <w:highlight w:val="white"/>
        </w:rPr>
      </w:pPr>
      <w:r w:rsidDel="00000000" w:rsidR="00000000" w:rsidRPr="00000000">
        <w:rPr>
          <w:b w:val="1"/>
          <w:bCs w:val="1"/>
          <w:color w:val="1f497d"/>
          <w:sz w:val="24"/>
          <w:szCs w:val="24"/>
          <w:highlight w:val="white"/>
          <w:rtl w:val="0"/>
        </w:rPr>
        <w:t xml:space="preserve">Verification Action Block (Coupon + Submit)</w:t>
      </w:r>
    </w:p>
    <w:p w:rsidR="00000000" w:rsidDel="00000000" w:rsidP="00000000" w:rsidRDefault="00000000" w:rsidRPr="00000000" w14:paraId="00000B96">
      <w:pPr>
        <w:rPr>
          <w:b w:val="1"/>
          <w:bCs w:val="1"/>
          <w:color w:val="b45309"/>
          <w:sz w:val="20"/>
          <w:szCs w:val="20"/>
          <w:highlight w:val="white"/>
        </w:rPr>
      </w:pPr>
      <w:r w:rsidDel="00000000" w:rsidR="00000000" w:rsidRPr="00000000">
        <w:rPr>
          <w:b w:val="1"/>
          <w:bCs w:val="1"/>
          <w:color w:val="b45309"/>
          <w:sz w:val="20"/>
          <w:szCs w:val="20"/>
          <w:highlight w:val="white"/>
          <w:rtl w:val="0"/>
        </w:rPr>
        <w:t xml:space="preserve">Coupon Conditional Display</w:t>
      </w:r>
    </w:p>
    <w:p w:rsidR="00000000" w:rsidDel="00000000" w:rsidP="00000000" w:rsidRDefault="00000000" w:rsidRPr="00000000" w14:paraId="00000B97">
      <w:pPr>
        <w:spacing w:after="60" w:before="60" w:lineRule="auto"/>
        <w:rPr>
          <w:color w:val="1f497d"/>
          <w:sz w:val="19"/>
          <w:szCs w:val="19"/>
          <w:highlight w:val="white"/>
        </w:rPr>
      </w:pPr>
      <w:r w:rsidDel="00000000" w:rsidR="00000000" w:rsidRPr="00000000">
        <w:rPr>
          <w:color w:val="1f497d"/>
          <w:sz w:val="19"/>
          <w:szCs w:val="19"/>
          <w:highlight w:val="white"/>
          <w:rtl w:val="0"/>
        </w:rPr>
        <w:t xml:space="preserve">The coupon input block is shown ONLY when co-borrower KYC is included (kyc_status = awaiting_co_borrower_kyc or awaiting_both). For supporting documents only, no new coupon is needed — the original lead coupon covers re-verification. Hiding the coupon block in docs-only requests prevents dealer confusion.</w:t>
      </w:r>
    </w:p>
    <w:p w:rsidR="00000000" w:rsidDel="00000000" w:rsidP="00000000" w:rsidRDefault="00000000" w:rsidRPr="00000000" w14:paraId="00000B98">
      <w:pPr>
        <w:spacing w:after="60" w:before="60" w:lineRule="auto"/>
        <w:rPr>
          <w:color w:val="1f497d"/>
          <w:sz w:val="19"/>
          <w:szCs w:val="19"/>
          <w:highlight w:val="white"/>
        </w:rPr>
      </w:pPr>
      <w:r w:rsidDel="00000000" w:rsidR="00000000" w:rsidRPr="00000000">
        <w:rPr>
          <w:rtl w:val="0"/>
        </w:rPr>
      </w:r>
    </w:p>
    <w:tbl>
      <w:tblPr>
        <w:tblStyle w:val="Table6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35"/>
        <w:gridCol w:w="4710"/>
        <w:tblGridChange w:id="0">
          <w:tblGrid>
            <w:gridCol w:w="4635"/>
            <w:gridCol w:w="471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99">
            <w:pPr>
              <w:rPr>
                <w:b w:val="1"/>
                <w:bCs w:val="1"/>
                <w:color w:val="ffffff"/>
                <w:sz w:val="18"/>
                <w:szCs w:val="18"/>
                <w:highlight w:val="white"/>
              </w:rPr>
            </w:pPr>
            <w:r w:rsidDel="00000000" w:rsidR="00000000" w:rsidRPr="00000000">
              <w:rPr>
                <w:b w:val="1"/>
                <w:bCs w:val="1"/>
                <w:color w:val="ffffff"/>
                <w:sz w:val="20"/>
                <w:szCs w:val="20"/>
                <w:shd w:fill="003366" w:val="clear"/>
                <w:rtl w:val="0"/>
              </w:rPr>
              <w:t xml:space="preserve">Element</w:t>
            </w:r>
            <w:r w:rsidDel="00000000" w:rsidR="00000000" w:rsidRPr="00000000">
              <w:rPr>
                <w:rtl w:val="0"/>
              </w:rPr>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9A">
            <w:pPr>
              <w:rPr>
                <w:b w:val="1"/>
                <w:bCs w:val="1"/>
                <w:color w:val="ffffff"/>
                <w:sz w:val="18"/>
                <w:szCs w:val="18"/>
                <w:highlight w:val="white"/>
              </w:rPr>
            </w:pPr>
            <w:r w:rsidDel="00000000" w:rsidR="00000000" w:rsidRPr="00000000">
              <w:rPr>
                <w:b w:val="1"/>
                <w:bCs w:val="1"/>
                <w:color w:val="ffffff"/>
                <w:sz w:val="20"/>
                <w:szCs w:val="20"/>
                <w:shd w:fill="003366" w:val="clear"/>
                <w:rtl w:val="0"/>
              </w:rPr>
              <w:t xml:space="preserve">Behaviour</w:t>
            </w:r>
            <w:r w:rsidDel="00000000" w:rsidR="00000000" w:rsidRPr="00000000">
              <w:rPr>
                <w:rtl w:val="0"/>
              </w:rPr>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9B">
            <w:pPr>
              <w:rPr>
                <w:sz w:val="18"/>
                <w:szCs w:val="18"/>
                <w:highlight w:val="white"/>
              </w:rPr>
            </w:pPr>
            <w:r w:rsidDel="00000000" w:rsidR="00000000" w:rsidRPr="00000000">
              <w:rPr>
                <w:sz w:val="18"/>
                <w:szCs w:val="18"/>
                <w:highlight w:val="white"/>
                <w:rtl w:val="0"/>
              </w:rPr>
              <w:t xml:space="preserve">Coupon Code Input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9C">
            <w:pPr>
              <w:rPr>
                <w:sz w:val="18"/>
                <w:szCs w:val="18"/>
                <w:highlight w:val="white"/>
              </w:rPr>
            </w:pPr>
            <w:r w:rsidDel="00000000" w:rsidR="00000000" w:rsidRPr="00000000">
              <w:rPr>
                <w:sz w:val="18"/>
                <w:szCs w:val="18"/>
                <w:highlight w:val="white"/>
                <w:rtl w:val="0"/>
              </w:rPr>
              <w:t xml:space="preserve">Shown only if co-borrower KYC requested. Required before Submit.</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9D">
            <w:pPr>
              <w:rPr>
                <w:sz w:val="18"/>
                <w:szCs w:val="18"/>
                <w:highlight w:val="white"/>
              </w:rPr>
            </w:pPr>
            <w:r w:rsidDel="00000000" w:rsidR="00000000" w:rsidRPr="00000000">
              <w:rPr>
                <w:sz w:val="18"/>
                <w:szCs w:val="18"/>
                <w:highlight w:val="white"/>
                <w:rtl w:val="0"/>
              </w:rPr>
              <w:t xml:space="preserve">Validate Button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9E">
            <w:pPr>
              <w:rPr>
                <w:sz w:val="18"/>
                <w:szCs w:val="18"/>
                <w:highlight w:val="white"/>
              </w:rPr>
            </w:pPr>
            <w:r w:rsidDel="00000000" w:rsidR="00000000" w:rsidRPr="00000000">
              <w:rPr>
                <w:sz w:val="18"/>
                <w:szCs w:val="18"/>
                <w:highlight w:val="white"/>
                <w:rtl w:val="0"/>
              </w:rPr>
              <w:t xml:space="preserve">Calls POST /api/coupons/validate. Shows cost estimate on success.</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9F">
            <w:pPr>
              <w:rPr>
                <w:sz w:val="18"/>
                <w:szCs w:val="18"/>
                <w:highlight w:val="white"/>
              </w:rPr>
            </w:pPr>
            <w:r w:rsidDel="00000000" w:rsidR="00000000" w:rsidRPr="00000000">
              <w:rPr>
                <w:sz w:val="18"/>
                <w:szCs w:val="18"/>
                <w:highlight w:val="white"/>
                <w:rtl w:val="0"/>
              </w:rPr>
              <w:t xml:space="preserve">Submit for Verification Button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A0">
            <w:pPr>
              <w:rPr>
                <w:sz w:val="18"/>
                <w:szCs w:val="18"/>
                <w:highlight w:val="white"/>
              </w:rPr>
            </w:pPr>
            <w:r w:rsidDel="00000000" w:rsidR="00000000" w:rsidRPr="00000000">
              <w:rPr>
                <w:sz w:val="18"/>
                <w:szCs w:val="18"/>
                <w:highlight w:val="white"/>
                <w:rtl w:val="0"/>
              </w:rPr>
              <w:t xml:space="preserve">Enabled only when all gating conditions are met (see 2.9.3.7).</w:t>
            </w:r>
          </w:p>
        </w:tc>
      </w:tr>
    </w:tbl>
    <w:p w:rsidR="00000000" w:rsidDel="00000000" w:rsidP="00000000" w:rsidRDefault="00000000" w:rsidRPr="00000000" w14:paraId="00000BA1">
      <w:pPr>
        <w:spacing w:after="60" w:before="60" w:lineRule="auto"/>
        <w:rPr>
          <w:color w:val="1f497d"/>
          <w:sz w:val="19"/>
          <w:szCs w:val="19"/>
          <w:highlight w:val="white"/>
        </w:rPr>
      </w:pPr>
      <w:r w:rsidDel="00000000" w:rsidR="00000000" w:rsidRPr="00000000">
        <w:rPr>
          <w:rtl w:val="0"/>
        </w:rPr>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hd w:fill="c9daf8" w:val="clear"/>
        </w:rPr>
      </w:pPr>
      <w:r w:rsidDel="00000000" w:rsidR="00000000" w:rsidRPr="00000000">
        <w:rPr>
          <w:b w:val="1"/>
          <w:bCs w:val="1"/>
          <w:color w:val="1b7a8a"/>
          <w:shd w:fill="c9daf8" w:val="clear"/>
          <w:rtl w:val="0"/>
        </w:rPr>
        <w:t xml:space="preserve">Gating Rule — Submit Button Enable Conditions</w:t>
      </w:r>
    </w:p>
    <w:p w:rsidR="00000000" w:rsidDel="00000000" w:rsidP="00000000" w:rsidRDefault="00000000" w:rsidRPr="00000000" w14:paraId="00000BA3">
      <w:pPr>
        <w:rPr>
          <w:b w:val="1"/>
          <w:bCs w:val="1"/>
          <w:color w:val="1b7a8a"/>
          <w:shd w:fill="c9daf8" w:val="clear"/>
        </w:rPr>
      </w:pPr>
      <w:r w:rsidDel="00000000" w:rsidR="00000000" w:rsidRPr="00000000">
        <w:rPr>
          <w:rtl w:val="0"/>
        </w:rPr>
      </w:r>
    </w:p>
    <w:tbl>
      <w:tblPr>
        <w:tblStyle w:val="Table6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A4">
            <w:pPr>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Request 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A5">
            <w:pPr>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Conditions to Enable Submit</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Supporting Documents Only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All required supporting doc cards uploaded. No coupon required.</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Co-Borrower KYC Only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Co-borrower info form complete. All 11 docs uploaded. Consent obtained. Coupon validated.</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Both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All required supporting docs uploaded AND all co-borrower conditions met AND coupon validated.</w:t>
            </w:r>
          </w:p>
        </w:tc>
      </w:tr>
    </w:tbl>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b w:val="1"/>
          <w:bCs w:val="1"/>
          <w:shd w:fill="c9daf8" w:val="clear"/>
          <w:rtl w:val="0"/>
        </w:rPr>
        <w:t xml:space="preserve">Verification Status Table (Co-Borrower) — </w:t>
      </w:r>
    </w:p>
    <w:p w:rsidR="00000000" w:rsidDel="00000000" w:rsidP="00000000" w:rsidRDefault="00000000" w:rsidRPr="00000000" w14:paraId="00000BAE">
      <w:pPr>
        <w:rPr>
          <w:color w:val="b45309"/>
          <w:sz w:val="20"/>
          <w:szCs w:val="20"/>
          <w:highlight w:val="white"/>
        </w:rPr>
      </w:pPr>
      <w:r w:rsidDel="00000000" w:rsidR="00000000" w:rsidRPr="00000000">
        <w:rPr>
          <w:color w:val="b45309"/>
          <w:sz w:val="20"/>
          <w:szCs w:val="20"/>
          <w:highlight w:val="white"/>
          <w:rtl w:val="0"/>
        </w:rPr>
        <w:t xml:space="preserve">Consent Row Placeholder Removed</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sz w:val="19"/>
          <w:szCs w:val="19"/>
          <w:highlight w:val="white"/>
          <w:rtl w:val="0"/>
        </w:rPr>
        <w:t xml:space="preserve">The 'Content / Content / Pending' row found in the reference draft has been replaced with the correct 'Consent Verification' row below</w:t>
      </w:r>
      <w:r w:rsidDel="00000000" w:rsidR="00000000" w:rsidRPr="00000000">
        <w:rPr>
          <w:rtl w:val="0"/>
        </w:rPr>
      </w:r>
    </w:p>
    <w:p w:rsidR="00000000" w:rsidDel="00000000" w:rsidP="00000000" w:rsidRDefault="00000000" w:rsidRPr="00000000" w14:paraId="00000BB0">
      <w:pPr>
        <w:spacing w:after="60" w:before="60" w:lineRule="auto"/>
        <w:rPr>
          <w:b w:val="1"/>
          <w:bCs w:val="1"/>
          <w:shd w:fill="c9daf8" w:val="clear"/>
        </w:rPr>
      </w:pPr>
      <w:r w:rsidDel="00000000" w:rsidR="00000000" w:rsidRPr="00000000">
        <w:rPr>
          <w:rtl w:val="0"/>
        </w:rPr>
      </w:r>
    </w:p>
    <w:tbl>
      <w:tblPr>
        <w:tblStyle w:val="Table6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10"/>
        <w:gridCol w:w="1860"/>
        <w:gridCol w:w="1800"/>
        <w:gridCol w:w="1770"/>
        <w:gridCol w:w="1905"/>
        <w:tblGridChange w:id="0">
          <w:tblGrid>
            <w:gridCol w:w="2010"/>
            <w:gridCol w:w="1860"/>
            <w:gridCol w:w="1800"/>
            <w:gridCol w:w="1770"/>
            <w:gridCol w:w="190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B1">
            <w:pPr>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Check</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B2">
            <w:pPr>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Status</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B3">
            <w:pPr>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Last Update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B4">
            <w:pPr>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Action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B5">
            <w:pPr>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Failed Reason</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Aadhaar Verification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System initiating data fetch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Button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PAN Verification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Awaiting action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Button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Bank Verification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Awaiting action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Edit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Address Proof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Failed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Edit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Address not matching Aadhaar</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RC </w:t>
            </w:r>
            <w:r w:rsidDel="00000000" w:rsidR="00000000" w:rsidRPr="00000000">
              <w:rPr>
                <w:sz w:val="19"/>
                <w:szCs w:val="19"/>
                <w:highlight w:val="white"/>
                <w:rtl w:val="0"/>
              </w:rPr>
              <w:t xml:space="preserve">Verification</w:t>
            </w:r>
            <w:r w:rsidDel="00000000" w:rsidR="00000000" w:rsidRPr="00000000">
              <w:rPr>
                <w:rtl w:val="0"/>
              </w:rPr>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Pending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Edit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Image Blur</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Mobile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Success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Edit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Consent Verification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Pending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View</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 </w:t>
            </w:r>
          </w:p>
        </w:tc>
      </w:tr>
    </w:tbl>
    <w:p w:rsidR="00000000" w:rsidDel="00000000" w:rsidP="00000000" w:rsidRDefault="00000000" w:rsidRPr="00000000" w14:paraId="00000BD9">
      <w:pPr>
        <w:spacing w:after="60" w:before="60" w:lineRule="auto"/>
        <w:rPr>
          <w:b w:val="1"/>
          <w:bCs w:val="1"/>
          <w:shd w:fill="c9daf8" w:val="clear"/>
        </w:rPr>
      </w:pPr>
      <w:r w:rsidDel="00000000" w:rsidR="00000000" w:rsidRPr="00000000">
        <w:rPr>
          <w:rtl w:val="0"/>
        </w:rPr>
      </w:r>
    </w:p>
    <w:p w:rsidR="00000000" w:rsidDel="00000000" w:rsidP="00000000" w:rsidRDefault="00000000" w:rsidRPr="00000000" w14:paraId="00000BDA">
      <w:pPr>
        <w:rPr>
          <w:b w:val="1"/>
          <w:bCs w:val="1"/>
          <w:shd w:fill="c9daf8" w:val="clear"/>
        </w:rPr>
      </w:pPr>
      <w:r w:rsidDel="00000000" w:rsidR="00000000" w:rsidRPr="00000000">
        <w:rPr>
          <w:b w:val="1"/>
          <w:bCs w:val="1"/>
          <w:shd w:fill="c9daf8" w:val="clear"/>
          <w:rtl w:val="0"/>
        </w:rPr>
        <w:t xml:space="preserve">Other Documentation (Admin-Requested Extra Cards)</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sz w:val="18"/>
          <w:szCs w:val="18"/>
          <w:highlight w:val="white"/>
        </w:rPr>
      </w:pPr>
      <w:r w:rsidDel="00000000" w:rsidR="00000000" w:rsidRPr="00000000">
        <w:rPr>
          <w:sz w:val="18"/>
          <w:szCs w:val="18"/>
          <w:highlight w:val="white"/>
          <w:rtl w:val="0"/>
        </w:rPr>
        <w:t xml:space="preserve">Below the verification status table, a section titled 'Other Documentation' shows additional doc request cards that do not fit into the standard document upload grid. Each card displays:</w:t>
      </w:r>
    </w:p>
    <w:p w:rsidR="00000000" w:rsidDel="00000000" w:rsidP="00000000" w:rsidRDefault="00000000" w:rsidRPr="00000000" w14:paraId="00000BD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60" w:line="276" w:lineRule="auto"/>
        <w:ind w:left="720" w:right="0" w:hanging="360"/>
        <w:jc w:val="left"/>
        <w:rPr>
          <w:sz w:val="18"/>
          <w:szCs w:val="18"/>
          <w:highlight w:val="white"/>
          <w:u w:val="none"/>
        </w:rPr>
      </w:pPr>
      <w:r w:rsidDel="00000000" w:rsidR="00000000" w:rsidRPr="00000000">
        <w:rPr>
          <w:sz w:val="18"/>
          <w:szCs w:val="18"/>
          <w:highlight w:val="white"/>
          <w:rtl w:val="0"/>
        </w:rPr>
        <w:t xml:space="preserve">Document name / label (as set by admin)</w:t>
      </w:r>
    </w:p>
    <w:p w:rsidR="00000000" w:rsidDel="00000000" w:rsidP="00000000" w:rsidRDefault="00000000" w:rsidRPr="00000000" w14:paraId="00000BD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18"/>
          <w:szCs w:val="18"/>
          <w:highlight w:val="white"/>
          <w:u w:val="none"/>
        </w:rPr>
      </w:pPr>
      <w:r w:rsidDel="00000000" w:rsidR="00000000" w:rsidRPr="00000000">
        <w:rPr>
          <w:sz w:val="18"/>
          <w:szCs w:val="18"/>
          <w:highlight w:val="white"/>
          <w:rtl w:val="0"/>
        </w:rPr>
        <w:t xml:space="preserve">Admin comment / reason (read-only)</w:t>
      </w:r>
    </w:p>
    <w:p w:rsidR="00000000" w:rsidDel="00000000" w:rsidP="00000000" w:rsidRDefault="00000000" w:rsidRPr="00000000" w14:paraId="00000BD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18"/>
          <w:szCs w:val="18"/>
          <w:highlight w:val="white"/>
          <w:u w:val="none"/>
        </w:rPr>
      </w:pPr>
      <w:r w:rsidDel="00000000" w:rsidR="00000000" w:rsidRPr="00000000">
        <w:rPr>
          <w:sz w:val="18"/>
          <w:szCs w:val="18"/>
          <w:highlight w:val="white"/>
          <w:rtl w:val="0"/>
        </w:rPr>
        <w:t xml:space="preserve">Required indicator (red asterisk)</w:t>
      </w:r>
    </w:p>
    <w:p w:rsidR="00000000" w:rsidDel="00000000" w:rsidP="00000000" w:rsidRDefault="00000000" w:rsidRPr="00000000" w14:paraId="00000BD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0" w:beforeAutospacing="0" w:line="276" w:lineRule="auto"/>
        <w:ind w:left="720" w:right="0" w:hanging="360"/>
        <w:jc w:val="left"/>
        <w:rPr>
          <w:sz w:val="18"/>
          <w:szCs w:val="18"/>
          <w:highlight w:val="white"/>
          <w:u w:val="none"/>
        </w:rPr>
      </w:pPr>
      <w:r w:rsidDel="00000000" w:rsidR="00000000" w:rsidRPr="00000000">
        <w:rPr>
          <w:sz w:val="18"/>
          <w:szCs w:val="18"/>
          <w:highlight w:val="white"/>
          <w:rtl w:val="0"/>
        </w:rPr>
        <w:t xml:space="preserve">Upload button</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sz w:val="18"/>
          <w:szCs w:val="18"/>
          <w:highlight w:val="white"/>
        </w:rPr>
      </w:pPr>
      <w:r w:rsidDel="00000000" w:rsidR="00000000" w:rsidRPr="00000000">
        <w:rPr>
          <w:sz w:val="18"/>
          <w:szCs w:val="18"/>
          <w:highlight w:val="white"/>
          <w:rtl w:val="0"/>
        </w:rPr>
        <w:t xml:space="preserve">Cards are rendered dynamically from the admin's request. The number of cards varies.</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b w:val="1"/>
          <w:bCs w:val="1"/>
          <w:shd w:fill="c9daf8" w:val="clear"/>
        </w:rPr>
      </w:pPr>
      <w:r w:rsidDel="00000000" w:rsidR="00000000" w:rsidRPr="00000000">
        <w:rPr>
          <w:b w:val="1"/>
          <w:bCs w:val="1"/>
          <w:shd w:fill="c9daf8" w:val="clear"/>
          <w:rtl w:val="0"/>
        </w:rPr>
        <w:t xml:space="preserve">Bottom Action Bar</w:t>
      </w:r>
    </w:p>
    <w:p w:rsidR="00000000" w:rsidDel="00000000" w:rsidP="00000000" w:rsidRDefault="00000000" w:rsidRPr="00000000" w14:paraId="00000BE2">
      <w:pPr>
        <w:spacing w:after="60" w:before="60" w:lineRule="auto"/>
        <w:rPr>
          <w:b w:val="1"/>
          <w:bCs w:val="1"/>
          <w:shd w:fill="c9daf8" w:val="clear"/>
        </w:rPr>
      </w:pPr>
      <w:r w:rsidDel="00000000" w:rsidR="00000000" w:rsidRPr="00000000">
        <w:rPr>
          <w:rtl w:val="0"/>
        </w:rPr>
      </w:r>
    </w:p>
    <w:tbl>
      <w:tblPr>
        <w:tblStyle w:val="Table6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25"/>
        <w:gridCol w:w="3240"/>
        <w:tblGridChange w:id="0">
          <w:tblGrid>
            <w:gridCol w:w="2040"/>
            <w:gridCol w:w="2040"/>
            <w:gridCol w:w="2025"/>
            <w:gridCol w:w="324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Button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Position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Style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Behaviour</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Back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Bottom left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Secondary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Navigate to Step 2 (read-only view).</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Save Draft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Bottom centre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Secondary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Saves progress without submitting. Lead stays in awaiting_* status.</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Preview Customer Profile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Bottom right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Primary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Opens read-only full profile view of primary + co-borrower.</w:t>
            </w:r>
          </w:p>
        </w:tc>
      </w:tr>
      <w:tr>
        <w:trPr>
          <w:cantSplit w:val="0"/>
          <w:trHeight w:val="8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Submit for Verification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Floating / in Verification Action block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Primary, disabled until conditions met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B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rFonts w:ascii="Arial Unicode MS" w:cs="Arial Unicode MS" w:eastAsia="Arial Unicode MS" w:hAnsi="Arial Unicode MS"/>
                <w:sz w:val="19"/>
                <w:szCs w:val="19"/>
                <w:highlight w:val="white"/>
                <w:rtl w:val="0"/>
              </w:rPr>
              <w:t xml:space="preserve">Submits to admin. Status → pending_itarang_reverification.</w:t>
            </w:r>
          </w:p>
        </w:tc>
      </w:tr>
    </w:tbl>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b w:val="1"/>
          <w:bCs w:val="1"/>
          <w:sz w:val="32"/>
          <w:szCs w:val="32"/>
          <w:shd w:fill="d9ead3" w:val="clear"/>
        </w:rPr>
      </w:pPr>
      <w:r w:rsidDel="00000000" w:rsidR="00000000" w:rsidRPr="00000000">
        <w:rPr>
          <w:b w:val="1"/>
          <w:bCs w:val="1"/>
          <w:sz w:val="32"/>
          <w:szCs w:val="32"/>
          <w:shd w:fill="d9ead3" w:val="clear"/>
          <w:rtl w:val="0"/>
        </w:rPr>
        <w:t xml:space="preserve">ADMIN SIDE — STEP 3 APPEND VIEW</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sz w:val="18"/>
          <w:szCs w:val="18"/>
          <w:highlight w:val="white"/>
        </w:rPr>
      </w:pPr>
      <w:r w:rsidDel="00000000" w:rsidR="00000000" w:rsidRPr="00000000">
        <w:rPr>
          <w:sz w:val="18"/>
          <w:szCs w:val="18"/>
          <w:highlight w:val="white"/>
          <w:rtl w:val="0"/>
        </w:rPr>
        <w:t xml:space="preserve">When Admin opens a lead in status 'pending_itarang_reverification' that had a Step 3 request, the existing Admin KYC screen  is extended with new appended panels below the primary KYC panels. The primary KYC is read-only. No data is overwritten</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sz w:val="18"/>
          <w:szCs w:val="18"/>
          <w:highlight w:val="white"/>
        </w:rPr>
      </w:pPr>
      <w:r w:rsidDel="00000000" w:rsidR="00000000" w:rsidRPr="00000000">
        <w:rPr>
          <w:rtl w:val="0"/>
        </w:rPr>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b w:val="1"/>
          <w:bCs w:val="1"/>
          <w:shd w:fill="c9daf8" w:val="clear"/>
        </w:rPr>
      </w:pPr>
      <w:r w:rsidDel="00000000" w:rsidR="00000000" w:rsidRPr="00000000">
        <w:rPr>
          <w:b w:val="1"/>
          <w:bCs w:val="1"/>
          <w:shd w:fill="c9daf8" w:val="clear"/>
          <w:rtl w:val="0"/>
        </w:rPr>
        <w:t xml:space="preserve">Screen Layout — Appended Sections</w:t>
      </w:r>
    </w:p>
    <w:p w:rsidR="00000000" w:rsidDel="00000000" w:rsidP="00000000" w:rsidRDefault="00000000" w:rsidRPr="00000000" w14:paraId="00000BFC">
      <w:pPr>
        <w:spacing w:after="60" w:before="60" w:lineRule="auto"/>
        <w:rPr>
          <w:b w:val="1"/>
          <w:bCs w:val="1"/>
          <w:shd w:fill="c9daf8" w:val="clear"/>
        </w:rPr>
      </w:pPr>
      <w:r w:rsidDel="00000000" w:rsidR="00000000" w:rsidRPr="00000000">
        <w:rPr>
          <w:rtl w:val="0"/>
        </w:rPr>
      </w:r>
    </w:p>
    <w:tbl>
      <w:tblPr>
        <w:tblStyle w:val="Table7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3195"/>
        <w:gridCol w:w="3165"/>
        <w:tblGridChange w:id="0">
          <w:tblGrid>
            <w:gridCol w:w="2985"/>
            <w:gridCol w:w="3195"/>
            <w:gridCol w:w="316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Panel #</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Panel Title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B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Content</w:t>
            </w:r>
          </w:p>
        </w:tc>
      </w:tr>
      <w:tr>
        <w:trPr>
          <w:cantSplit w:val="0"/>
          <w:trHeight w:val="8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Primary Customer KYC (existing)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Original lead KYC — read-only. All original verification cards from Section 2.8. No changes.</w:t>
            </w:r>
          </w:p>
        </w:tc>
      </w:tr>
      <w:tr>
        <w:trPr>
          <w:cantSplit w:val="0"/>
          <w:trHeight w:val="8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Supporting Documents (Appended)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Shown only if supporting docs were requested. Displays all uploaded docs with admin review actions.</w:t>
            </w:r>
          </w:p>
        </w:tc>
      </w:tr>
      <w:tr>
        <w:trPr>
          <w:cantSplit w:val="0"/>
          <w:trHeight w:val="10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Co-Borrower KYC (Appended)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Shown only if co-borrower was requested. Full co-borrower profile, document cards, and verification execution cards.</w:t>
            </w:r>
          </w:p>
        </w:tc>
      </w:tr>
      <w:tr>
        <w:trPr>
          <w:cantSplit w:val="0"/>
          <w:trHeight w:val="8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Final Decision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Combined decision panel covering both supporting docs and co-borrower outcome.</w:t>
            </w:r>
          </w:p>
        </w:tc>
      </w:tr>
    </w:tbl>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C0D">
      <w:pPr>
        <w:rPr>
          <w:b w:val="1"/>
          <w:bCs w:val="1"/>
          <w:shd w:fill="c9daf8" w:val="clear"/>
        </w:rPr>
      </w:pPr>
      <w:r w:rsidDel="00000000" w:rsidR="00000000" w:rsidRPr="00000000">
        <w:rPr>
          <w:b w:val="1"/>
          <w:bCs w:val="1"/>
          <w:shd w:fill="c9daf8" w:val="clear"/>
          <w:rtl w:val="0"/>
        </w:rPr>
        <w:t xml:space="preserve">Panel 2 — Supporting Documents Review</w:t>
      </w:r>
    </w:p>
    <w:p w:rsidR="00000000" w:rsidDel="00000000" w:rsidP="00000000" w:rsidRDefault="00000000" w:rsidRPr="00000000" w14:paraId="00000C0E">
      <w:pPr>
        <w:rPr>
          <w:b w:val="1"/>
          <w:bCs w:val="1"/>
          <w:shd w:fill="c9daf8" w:val="clear"/>
        </w:rPr>
      </w:pPr>
      <w:r w:rsidDel="00000000" w:rsidR="00000000" w:rsidRPr="00000000">
        <w:rPr>
          <w:rtl w:val="0"/>
        </w:rPr>
      </w:r>
    </w:p>
    <w:p w:rsidR="00000000" w:rsidDel="00000000" w:rsidP="00000000" w:rsidRDefault="00000000" w:rsidRPr="00000000" w14:paraId="00000C0F">
      <w:pPr>
        <w:rPr>
          <w:sz w:val="18"/>
          <w:szCs w:val="18"/>
          <w:highlight w:val="white"/>
        </w:rPr>
      </w:pPr>
      <w:r w:rsidDel="00000000" w:rsidR="00000000" w:rsidRPr="00000000">
        <w:rPr>
          <w:sz w:val="18"/>
          <w:szCs w:val="18"/>
          <w:highlight w:val="white"/>
          <w:rtl w:val="0"/>
        </w:rPr>
        <w:t xml:space="preserve">For each uploaded supporting document, admin sees the document card followed by a three-button action block. Admin must act on each document individually before the Final Decision Panel becomes active</w:t>
      </w:r>
    </w:p>
    <w:p w:rsidR="00000000" w:rsidDel="00000000" w:rsidP="00000000" w:rsidRDefault="00000000" w:rsidRPr="00000000" w14:paraId="00000C10">
      <w:pPr>
        <w:pStyle w:val="Heading3"/>
        <w:keepNext w:val="0"/>
        <w:keepLines w:val="0"/>
        <w:spacing w:before="280" w:lineRule="auto"/>
        <w:rPr>
          <w:b w:val="1"/>
          <w:bCs w:val="1"/>
          <w:color w:val="000000"/>
          <w:sz w:val="26"/>
          <w:szCs w:val="26"/>
          <w:highlight w:val="white"/>
        </w:rPr>
      </w:pPr>
      <w:bookmarkStart w:colFirst="0" w:colLast="0" w:name="_wi3uj2xsonh7" w:id="58"/>
      <w:bookmarkEnd w:id="58"/>
      <w:r w:rsidDel="00000000" w:rsidR="00000000" w:rsidRPr="00000000">
        <w:rPr>
          <w:b w:val="1"/>
          <w:bCs w:val="1"/>
          <w:color w:val="1f497d"/>
          <w:sz w:val="22"/>
          <w:szCs w:val="22"/>
          <w:highlight w:val="white"/>
          <w:rtl w:val="0"/>
        </w:rPr>
        <w:t xml:space="preserve">Per-Document Card Fields</w:t>
      </w:r>
      <w:r w:rsidDel="00000000" w:rsidR="00000000" w:rsidRPr="00000000">
        <w:rPr>
          <w:rtl w:val="0"/>
        </w:rPr>
      </w:r>
    </w:p>
    <w:p w:rsidR="00000000" w:rsidDel="00000000" w:rsidP="00000000" w:rsidRDefault="00000000" w:rsidRPr="00000000" w14:paraId="00000C11">
      <w:pPr>
        <w:spacing w:after="40" w:before="40" w:lineRule="auto"/>
        <w:ind w:left="1080" w:hanging="360"/>
        <w:rPr>
          <w:sz w:val="18"/>
          <w:szCs w:val="18"/>
          <w:highlight w:val="white"/>
        </w:rPr>
      </w:pPr>
      <w:r w:rsidDel="00000000" w:rsidR="00000000" w:rsidRPr="00000000">
        <w:rPr>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Document name + admin's original request reason</w:t>
      </w:r>
    </w:p>
    <w:p w:rsidR="00000000" w:rsidDel="00000000" w:rsidP="00000000" w:rsidRDefault="00000000" w:rsidRPr="00000000" w14:paraId="00000C12">
      <w:pPr>
        <w:spacing w:after="40" w:before="40" w:lineRule="auto"/>
        <w:ind w:left="1080" w:hanging="360"/>
        <w:rPr>
          <w:sz w:val="18"/>
          <w:szCs w:val="18"/>
          <w:highlight w:val="white"/>
        </w:rPr>
      </w:pPr>
      <w:r w:rsidDel="00000000" w:rsidR="00000000" w:rsidRPr="00000000">
        <w:rPr>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Requested date | Uploaded date</w:t>
      </w:r>
    </w:p>
    <w:p w:rsidR="00000000" w:rsidDel="00000000" w:rsidP="00000000" w:rsidRDefault="00000000" w:rsidRPr="00000000" w14:paraId="00000C13">
      <w:pPr>
        <w:spacing w:after="40" w:before="40" w:lineRule="auto"/>
        <w:ind w:left="1080" w:hanging="360"/>
        <w:rPr>
          <w:sz w:val="18"/>
          <w:szCs w:val="18"/>
          <w:highlight w:val="white"/>
        </w:rPr>
      </w:pPr>
      <w:r w:rsidDel="00000000" w:rsidR="00000000" w:rsidRPr="00000000">
        <w:rPr>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[View Document] button — opens file in modal viewer</w:t>
      </w:r>
    </w:p>
    <w:p w:rsidR="00000000" w:rsidDel="00000000" w:rsidP="00000000" w:rsidRDefault="00000000" w:rsidRPr="00000000" w14:paraId="00000C14">
      <w:pPr>
        <w:spacing w:after="40" w:before="40" w:lineRule="auto"/>
        <w:ind w:left="1080" w:hanging="360"/>
        <w:rPr>
          <w:sz w:val="18"/>
          <w:szCs w:val="18"/>
          <w:highlight w:val="white"/>
        </w:rPr>
      </w:pPr>
      <w:r w:rsidDel="00000000" w:rsidR="00000000" w:rsidRPr="00000000">
        <w:rPr>
          <w:sz w:val="18"/>
          <w:szCs w:val="18"/>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8"/>
          <w:szCs w:val="18"/>
          <w:highlight w:val="white"/>
          <w:rtl w:val="0"/>
        </w:rPr>
        <w:t xml:space="preserve">Admin Notes field — free text, visible internally</w:t>
      </w:r>
    </w:p>
    <w:p w:rsidR="00000000" w:rsidDel="00000000" w:rsidP="00000000" w:rsidRDefault="00000000" w:rsidRPr="00000000" w14:paraId="00000C15">
      <w:pPr>
        <w:pStyle w:val="Heading3"/>
        <w:keepNext w:val="0"/>
        <w:keepLines w:val="0"/>
        <w:spacing w:before="200" w:lineRule="auto"/>
        <w:rPr>
          <w:b w:val="1"/>
          <w:bCs w:val="1"/>
          <w:color w:val="1f497d"/>
          <w:sz w:val="24"/>
          <w:szCs w:val="24"/>
          <w:highlight w:val="white"/>
        </w:rPr>
      </w:pPr>
      <w:bookmarkStart w:colFirst="0" w:colLast="0" w:name="_y55u9p3vdlf9" w:id="59"/>
      <w:bookmarkEnd w:id="59"/>
      <w:r w:rsidDel="00000000" w:rsidR="00000000" w:rsidRPr="00000000">
        <w:rPr>
          <w:b w:val="1"/>
          <w:bCs w:val="1"/>
          <w:color w:val="1f497d"/>
          <w:sz w:val="22"/>
          <w:szCs w:val="22"/>
          <w:highlight w:val="white"/>
          <w:rtl w:val="0"/>
        </w:rPr>
        <w:t xml:space="preserve">Per-Document Action Buttons (3 buttons per card)</w:t>
      </w:r>
      <w:r w:rsidDel="00000000" w:rsidR="00000000" w:rsidRPr="00000000">
        <w:rPr>
          <w:rtl w:val="0"/>
        </w:rPr>
      </w:r>
    </w:p>
    <w:p w:rsidR="00000000" w:rsidDel="00000000" w:rsidP="00000000" w:rsidRDefault="00000000" w:rsidRPr="00000000" w14:paraId="00000C16">
      <w:pPr>
        <w:rPr>
          <w:sz w:val="18"/>
          <w:szCs w:val="18"/>
          <w:highlight w:val="white"/>
        </w:rPr>
      </w:pPr>
      <w:r w:rsidDel="00000000" w:rsidR="00000000" w:rsidRPr="00000000">
        <w:rPr>
          <w:rtl w:val="0"/>
        </w:rPr>
      </w:r>
    </w:p>
    <w:tbl>
      <w:tblPr>
        <w:tblStyle w:val="Table71"/>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20"/>
        <w:gridCol w:w="2895"/>
        <w:gridCol w:w="3615"/>
        <w:tblGridChange w:id="0">
          <w:tblGrid>
            <w:gridCol w:w="2820"/>
            <w:gridCol w:w="2895"/>
            <w:gridCol w:w="361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Button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Label</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Behaviour</w:t>
            </w:r>
          </w:p>
        </w:tc>
      </w:tr>
      <w:tr>
        <w:trPr>
          <w:cantSplit w:val="0"/>
          <w:trHeight w:val="1230"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0C1A">
            <w:pPr>
              <w:rPr>
                <w:b w:val="1"/>
                <w:bCs w:val="1"/>
                <w:sz w:val="18"/>
                <w:szCs w:val="18"/>
                <w:highlight w:val="white"/>
              </w:rPr>
            </w:pPr>
            <w:r w:rsidDel="00000000" w:rsidR="00000000" w:rsidRPr="00000000">
              <w:rPr>
                <w:b w:val="1"/>
                <w:bCs w:val="1"/>
                <w:sz w:val="18"/>
                <w:szCs w:val="18"/>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1B">
            <w:pPr>
              <w:rPr>
                <w:b w:val="1"/>
                <w:bCs w:val="1"/>
                <w:sz w:val="18"/>
                <w:szCs w:val="18"/>
                <w:highlight w:val="white"/>
              </w:rPr>
            </w:pPr>
            <w:r w:rsidDel="00000000" w:rsidR="00000000" w:rsidRPr="00000000">
              <w:rPr>
                <w:b w:val="1"/>
                <w:bCs w:val="1"/>
                <w:sz w:val="18"/>
                <w:szCs w:val="18"/>
                <w:highlight w:val="white"/>
                <w:rtl w:val="0"/>
              </w:rPr>
              <w:t xml:space="preserve">Approve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1C">
            <w:pPr>
              <w:rPr>
                <w:sz w:val="18"/>
                <w:szCs w:val="18"/>
                <w:highlight w:val="white"/>
              </w:rPr>
            </w:pPr>
            <w:r w:rsidDel="00000000" w:rsidR="00000000" w:rsidRPr="00000000">
              <w:rPr>
                <w:rFonts w:ascii="Arial Unicode MS" w:cs="Arial Unicode MS" w:eastAsia="Arial Unicode MS" w:hAnsi="Arial Unicode MS"/>
                <w:sz w:val="18"/>
                <w:szCs w:val="18"/>
                <w:highlight w:val="white"/>
                <w:rtl w:val="0"/>
              </w:rPr>
              <w:t xml:space="preserve">Marks this specific document as accepted. Admin can add an optional approval note before confirming. Document status → 'verified'. Button turns green / disabled after action.</w:t>
            </w:r>
          </w:p>
        </w:tc>
      </w:tr>
      <w:tr>
        <w:trPr>
          <w:cantSplit w:val="0"/>
          <w:trHeight w:val="1230" w:hRule="atLeast"/>
          <w:tblHeader w:val="0"/>
        </w:trPr>
        <w:tc>
          <w:tcPr>
            <w:tcBorders>
              <w:left w:color="cccccc" w:space="0" w:sz="8" w:val="single"/>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0C1D">
            <w:pPr>
              <w:rPr>
                <w:b w:val="1"/>
                <w:bCs w:val="1"/>
                <w:sz w:val="18"/>
                <w:szCs w:val="18"/>
                <w:highlight w:val="white"/>
              </w:rPr>
            </w:pPr>
            <w:r w:rsidDel="00000000" w:rsidR="00000000" w:rsidRPr="00000000">
              <w:rPr>
                <w:b w:val="1"/>
                <w:bCs w:val="1"/>
                <w:sz w:val="18"/>
                <w:szCs w:val="18"/>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1E">
            <w:pPr>
              <w:rPr>
                <w:b w:val="1"/>
                <w:bCs w:val="1"/>
                <w:sz w:val="18"/>
                <w:szCs w:val="18"/>
                <w:highlight w:val="white"/>
              </w:rPr>
            </w:pPr>
            <w:r w:rsidDel="00000000" w:rsidR="00000000" w:rsidRPr="00000000">
              <w:rPr>
                <w:b w:val="1"/>
                <w:bCs w:val="1"/>
                <w:sz w:val="18"/>
                <w:szCs w:val="18"/>
                <w:highlight w:val="white"/>
                <w:rtl w:val="0"/>
              </w:rPr>
              <w:t xml:space="preserve">Reject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1F">
            <w:pPr>
              <w:rPr>
                <w:sz w:val="18"/>
                <w:szCs w:val="18"/>
                <w:highlight w:val="white"/>
              </w:rPr>
            </w:pPr>
            <w:r w:rsidDel="00000000" w:rsidR="00000000" w:rsidRPr="00000000">
              <w:rPr>
                <w:rFonts w:ascii="Arial Unicode MS" w:cs="Arial Unicode MS" w:eastAsia="Arial Unicode MS" w:hAnsi="Arial Unicode MS"/>
                <w:sz w:val="18"/>
                <w:szCs w:val="18"/>
                <w:highlight w:val="white"/>
                <w:rtl w:val="0"/>
              </w:rPr>
              <w:t xml:space="preserve">Marks this document as rejected. Admin must enter a rejection reason (mandatory text field). Document status → 'rejected'. Triggers re-upload request for this specific document on dealer side.</w:t>
            </w:r>
          </w:p>
        </w:tc>
      </w:tr>
      <w:tr>
        <w:trPr>
          <w:cantSplit w:val="0"/>
          <w:trHeight w:val="1650" w:hRule="atLeast"/>
          <w:tblHeader w:val="0"/>
        </w:trPr>
        <w:tc>
          <w:tcPr>
            <w:tcBorders>
              <w:left w:color="cccccc" w:space="0" w:sz="8" w:val="single"/>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0C20">
            <w:pPr>
              <w:rPr>
                <w:b w:val="1"/>
                <w:bCs w:val="1"/>
                <w:sz w:val="18"/>
                <w:szCs w:val="18"/>
                <w:highlight w:val="white"/>
              </w:rPr>
            </w:pPr>
            <w:r w:rsidDel="00000000" w:rsidR="00000000" w:rsidRPr="00000000">
              <w:rPr>
                <w:b w:val="1"/>
                <w:bCs w:val="1"/>
                <w:sz w:val="18"/>
                <w:szCs w:val="18"/>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21">
            <w:pPr>
              <w:rPr>
                <w:b w:val="1"/>
                <w:bCs w:val="1"/>
                <w:sz w:val="18"/>
                <w:szCs w:val="18"/>
                <w:highlight w:val="white"/>
              </w:rPr>
            </w:pPr>
            <w:r w:rsidDel="00000000" w:rsidR="00000000" w:rsidRPr="00000000">
              <w:rPr>
                <w:b w:val="1"/>
                <w:bCs w:val="1"/>
                <w:sz w:val="18"/>
                <w:szCs w:val="18"/>
                <w:highlight w:val="white"/>
                <w:rtl w:val="0"/>
              </w:rPr>
              <w:t xml:space="preserve">Request Docs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22">
            <w:pPr>
              <w:rPr>
                <w:sz w:val="18"/>
                <w:szCs w:val="18"/>
                <w:highlight w:val="white"/>
              </w:rPr>
            </w:pPr>
            <w:r w:rsidDel="00000000" w:rsidR="00000000" w:rsidRPr="00000000">
              <w:rPr>
                <w:rFonts w:ascii="Arial Unicode MS" w:cs="Arial Unicode MS" w:eastAsia="Arial Unicode MS" w:hAnsi="Arial Unicode MS"/>
                <w:sz w:val="18"/>
                <w:szCs w:val="18"/>
                <w:highlight w:val="white"/>
                <w:rtl w:val="0"/>
              </w:rPr>
              <w:t xml:space="preserve">Opens a mini-request form to ask for an additional/supplementary document related to this check (e.g. requesting a clearer scan, or an extra page). This triggers Step 3 to reopen on the dealer side with the new request appended. Lead status → 'awaiting_additional_docs'.</w:t>
            </w:r>
          </w:p>
        </w:tc>
      </w:tr>
    </w:tbl>
    <w:p w:rsidR="00000000" w:rsidDel="00000000" w:rsidP="00000000" w:rsidRDefault="00000000" w:rsidRPr="00000000" w14:paraId="00000C23">
      <w:pPr>
        <w:rPr>
          <w:sz w:val="18"/>
          <w:szCs w:val="18"/>
          <w:highlight w:val="white"/>
        </w:rPr>
      </w:pPr>
      <w:r w:rsidDel="00000000" w:rsidR="00000000" w:rsidRPr="00000000">
        <w:rPr>
          <w:rtl w:val="0"/>
        </w:rPr>
      </w:r>
    </w:p>
    <w:p w:rsidR="00000000" w:rsidDel="00000000" w:rsidP="00000000" w:rsidRDefault="00000000" w:rsidRPr="00000000" w14:paraId="00000C24">
      <w:pPr>
        <w:rPr>
          <w:sz w:val="20"/>
          <w:szCs w:val="20"/>
          <w:highlight w:val="white"/>
        </w:rPr>
      </w:pPr>
      <w:r w:rsidDel="00000000" w:rsidR="00000000" w:rsidRPr="00000000">
        <w:rPr>
          <w:sz w:val="20"/>
          <w:szCs w:val="20"/>
          <w:highlight w:val="white"/>
          <w:rtl w:val="0"/>
        </w:rPr>
        <w:t xml:space="preserve">All three buttons are mutually exclusive per document card. Once one action is taken, the other two are disabled for that card. Admin can undo and re-act until the Final Decision is submitted</w:t>
      </w:r>
    </w:p>
    <w:p w:rsidR="00000000" w:rsidDel="00000000" w:rsidP="00000000" w:rsidRDefault="00000000" w:rsidRPr="00000000" w14:paraId="00000C25">
      <w:pPr>
        <w:rPr>
          <w:sz w:val="20"/>
          <w:szCs w:val="20"/>
          <w:highlight w:val="white"/>
        </w:rPr>
      </w:pPr>
      <w:r w:rsidDel="00000000" w:rsidR="00000000" w:rsidRPr="00000000">
        <w:rPr>
          <w:rtl w:val="0"/>
        </w:rPr>
      </w:r>
    </w:p>
    <w:p w:rsidR="00000000" w:rsidDel="00000000" w:rsidP="00000000" w:rsidRDefault="00000000" w:rsidRPr="00000000" w14:paraId="00000C26">
      <w:pPr>
        <w:rPr>
          <w:b w:val="1"/>
          <w:bCs w:val="1"/>
          <w:color w:val="b45309"/>
          <w:sz w:val="20"/>
          <w:szCs w:val="20"/>
          <w:highlight w:val="white"/>
        </w:rPr>
      </w:pPr>
      <w:r w:rsidDel="00000000" w:rsidR="00000000" w:rsidRPr="00000000">
        <w:rPr>
          <w:rtl w:val="0"/>
        </w:rPr>
      </w:r>
    </w:p>
    <w:p w:rsidR="00000000" w:rsidDel="00000000" w:rsidP="00000000" w:rsidRDefault="00000000" w:rsidRPr="00000000" w14:paraId="00000C27">
      <w:pPr>
        <w:rPr>
          <w:b w:val="1"/>
          <w:bCs w:val="1"/>
          <w:color w:val="b45309"/>
          <w:sz w:val="20"/>
          <w:szCs w:val="20"/>
          <w:highlight w:val="white"/>
        </w:rPr>
      </w:pPr>
      <w:r w:rsidDel="00000000" w:rsidR="00000000" w:rsidRPr="00000000">
        <w:rPr>
          <w:b w:val="1"/>
          <w:bCs w:val="1"/>
          <w:color w:val="b45309"/>
          <w:sz w:val="20"/>
          <w:szCs w:val="20"/>
          <w:highlight w:val="white"/>
          <w:rtl w:val="0"/>
        </w:rPr>
        <w:t xml:space="preserve">Re-upload Loop</w:t>
      </w:r>
    </w:p>
    <w:p w:rsidR="00000000" w:rsidDel="00000000" w:rsidP="00000000" w:rsidRDefault="00000000" w:rsidRPr="00000000" w14:paraId="00000C28">
      <w:pPr>
        <w:rPr>
          <w:sz w:val="19"/>
          <w:szCs w:val="19"/>
          <w:highlight w:val="white"/>
        </w:rPr>
      </w:pPr>
      <w:r w:rsidDel="00000000" w:rsidR="00000000" w:rsidRPr="00000000">
        <w:rPr>
          <w:sz w:val="19"/>
          <w:szCs w:val="19"/>
          <w:highlight w:val="white"/>
          <w:rtl w:val="0"/>
        </w:rPr>
        <w:t xml:space="preserve">If Admin uses Reject or Request Docs on a supporting document, the lead status is set to 'awaiting_doc_reupload'. Step 3 re-opens on dealer side with the affected card highlighted in red and the admin's rejection reason visible. Step 4 remains blocked until re-upload and admin re-acceptance.</w:t>
      </w:r>
    </w:p>
    <w:p w:rsidR="00000000" w:rsidDel="00000000" w:rsidP="00000000" w:rsidRDefault="00000000" w:rsidRPr="00000000" w14:paraId="00000C29">
      <w:pPr>
        <w:rPr>
          <w:sz w:val="19"/>
          <w:szCs w:val="19"/>
          <w:highlight w:val="white"/>
        </w:rPr>
      </w:pPr>
      <w:r w:rsidDel="00000000" w:rsidR="00000000" w:rsidRPr="00000000">
        <w:rPr>
          <w:rtl w:val="0"/>
        </w:rPr>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b w:val="1"/>
          <w:bCs w:val="1"/>
          <w:shd w:fill="c9daf8" w:val="clear"/>
          <w:rtl w:val="0"/>
        </w:rPr>
        <w:t xml:space="preserve">Panel 3 — Co-Borrower KYC</w:t>
      </w:r>
      <w:r w:rsidDel="00000000" w:rsidR="00000000" w:rsidRPr="00000000">
        <w:rPr>
          <w:b w:val="1"/>
          <w:bCs w:val="1"/>
          <w:color w:val="1b7a8a"/>
          <w:sz w:val="28"/>
          <w:szCs w:val="28"/>
          <w:highlight w:val="white"/>
          <w:rtl w:val="0"/>
        </w:rPr>
        <w:t xml:space="preserve"> </w:t>
      </w:r>
      <w:r w:rsidDel="00000000" w:rsidR="00000000" w:rsidRPr="00000000">
        <w:rPr>
          <w:b w:val="1"/>
          <w:bCs w:val="1"/>
          <w:shd w:fill="c9daf8" w:val="clear"/>
          <w:rtl w:val="0"/>
        </w:rPr>
        <w:t xml:space="preserve">Review</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C2C">
      <w:pPr>
        <w:pStyle w:val="Heading3"/>
        <w:keepNext w:val="0"/>
        <w:keepLines w:val="0"/>
        <w:spacing w:before="200" w:lineRule="auto"/>
        <w:rPr>
          <w:b w:val="1"/>
          <w:bCs w:val="1"/>
          <w:color w:val="1f497d"/>
          <w:sz w:val="24"/>
          <w:szCs w:val="24"/>
          <w:shd w:fill="c9daf8" w:val="clear"/>
        </w:rPr>
      </w:pPr>
      <w:bookmarkStart w:colFirst="0" w:colLast="0" w:name="_q609bingu9uo" w:id="60"/>
      <w:bookmarkEnd w:id="60"/>
      <w:r w:rsidDel="00000000" w:rsidR="00000000" w:rsidRPr="00000000">
        <w:rPr>
          <w:b w:val="1"/>
          <w:bCs w:val="1"/>
          <w:color w:val="1f497d"/>
          <w:sz w:val="22"/>
          <w:szCs w:val="22"/>
          <w:highlight w:val="white"/>
          <w:rtl w:val="0"/>
        </w:rPr>
        <w:t xml:space="preserve">Co-Borrower Profile Summary</w:t>
      </w:r>
      <w:r w:rsidDel="00000000" w:rsidR="00000000" w:rsidRPr="00000000">
        <w:rPr>
          <w:rtl w:val="0"/>
        </w:rPr>
      </w:r>
    </w:p>
    <w:p w:rsidR="00000000" w:rsidDel="00000000" w:rsidP="00000000" w:rsidRDefault="00000000" w:rsidRPr="00000000" w14:paraId="00000C2D">
      <w:pPr>
        <w:spacing w:after="60" w:before="60" w:lineRule="auto"/>
        <w:rPr>
          <w:b w:val="1"/>
          <w:bCs w:val="1"/>
          <w:sz w:val="20"/>
          <w:szCs w:val="20"/>
          <w:shd w:fill="c9daf8" w:val="clear"/>
        </w:rPr>
      </w:pPr>
      <w:r w:rsidDel="00000000" w:rsidR="00000000" w:rsidRPr="00000000">
        <w:rPr>
          <w:sz w:val="19"/>
          <w:szCs w:val="19"/>
          <w:highlight w:val="white"/>
          <w:rtl w:val="0"/>
        </w:rPr>
        <w:t xml:space="preserve">Read-only display: Full Name, DOB, Phone, Relationship, PAN, Aadhaar (masked), Addresses.</w:t>
      </w:r>
      <w:r w:rsidDel="00000000" w:rsidR="00000000" w:rsidRPr="00000000">
        <w:rPr>
          <w:rtl w:val="0"/>
        </w:rPr>
      </w:r>
    </w:p>
    <w:p w:rsidR="00000000" w:rsidDel="00000000" w:rsidP="00000000" w:rsidRDefault="00000000" w:rsidRPr="00000000" w14:paraId="00000C2E">
      <w:pPr>
        <w:spacing w:before="8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0C2F">
      <w:pPr>
        <w:pStyle w:val="Heading3"/>
        <w:keepNext w:val="0"/>
        <w:keepLines w:val="0"/>
        <w:spacing w:before="200" w:lineRule="auto"/>
        <w:rPr>
          <w:b w:val="1"/>
          <w:bCs w:val="1"/>
          <w:color w:val="1f497d"/>
          <w:sz w:val="24"/>
          <w:szCs w:val="24"/>
          <w:shd w:fill="c9daf8" w:val="clear"/>
        </w:rPr>
      </w:pPr>
      <w:bookmarkStart w:colFirst="0" w:colLast="0" w:name="_suezdslqxzuj" w:id="61"/>
      <w:bookmarkEnd w:id="61"/>
      <w:r w:rsidDel="00000000" w:rsidR="00000000" w:rsidRPr="00000000">
        <w:rPr>
          <w:b w:val="1"/>
          <w:bCs w:val="1"/>
          <w:color w:val="1f497d"/>
          <w:sz w:val="22"/>
          <w:szCs w:val="22"/>
          <w:highlight w:val="white"/>
          <w:rtl w:val="0"/>
        </w:rPr>
        <w:t xml:space="preserve">Co-Borrower Document Cards — Per-Check Action Buttons</w:t>
      </w:r>
      <w:r w:rsidDel="00000000" w:rsidR="00000000" w:rsidRPr="00000000">
        <w:rPr>
          <w:rtl w:val="0"/>
        </w:rPr>
      </w:r>
    </w:p>
    <w:p w:rsidR="00000000" w:rsidDel="00000000" w:rsidP="00000000" w:rsidRDefault="00000000" w:rsidRPr="00000000" w14:paraId="00000C30">
      <w:pPr>
        <w:spacing w:after="60" w:before="60" w:lineRule="auto"/>
        <w:rPr>
          <w:b w:val="1"/>
          <w:bCs w:val="1"/>
          <w:sz w:val="20"/>
          <w:szCs w:val="20"/>
          <w:shd w:fill="c9daf8" w:val="clear"/>
        </w:rPr>
      </w:pPr>
      <w:r w:rsidDel="00000000" w:rsidR="00000000" w:rsidRPr="00000000">
        <w:rPr>
          <w:sz w:val="19"/>
          <w:szCs w:val="19"/>
          <w:highlight w:val="white"/>
          <w:rtl w:val="0"/>
        </w:rPr>
        <w:t xml:space="preserve">Each verification check (Aadhaar, PAN, Bank, CIBIL, Face Match, Address, Consent) is presented as a card with identical three-button action logic as per last section. Admin must act on each check independently:</w:t>
      </w:r>
      <w:r w:rsidDel="00000000" w:rsidR="00000000" w:rsidRPr="00000000">
        <w:rPr>
          <w:rtl w:val="0"/>
        </w:rPr>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C32">
      <w:pPr>
        <w:rPr>
          <w:b w:val="1"/>
          <w:bCs w:val="1"/>
          <w:shd w:fill="c9daf8" w:val="clear"/>
        </w:rPr>
      </w:pPr>
      <w:r w:rsidDel="00000000" w:rsidR="00000000" w:rsidRPr="00000000">
        <w:rPr>
          <w:rtl w:val="0"/>
        </w:rPr>
      </w:r>
    </w:p>
    <w:tbl>
      <w:tblPr>
        <w:tblStyle w:val="Table72"/>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20"/>
        <w:gridCol w:w="2895"/>
        <w:gridCol w:w="3615"/>
        <w:tblGridChange w:id="0">
          <w:tblGrid>
            <w:gridCol w:w="2820"/>
            <w:gridCol w:w="2895"/>
            <w:gridCol w:w="361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Button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Label</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shd w:fill="003366" w:val="clear"/>
              </w:rPr>
            </w:pPr>
            <w:r w:rsidDel="00000000" w:rsidR="00000000" w:rsidRPr="00000000">
              <w:rPr>
                <w:b w:val="1"/>
                <w:bCs w:val="1"/>
                <w:color w:val="ffffff"/>
                <w:sz w:val="20"/>
                <w:szCs w:val="20"/>
                <w:shd w:fill="003366" w:val="clear"/>
                <w:rtl w:val="0"/>
              </w:rPr>
              <w:t xml:space="preserve">Behaviour</w:t>
            </w:r>
          </w:p>
        </w:tc>
      </w:tr>
      <w:tr>
        <w:trPr>
          <w:cantSplit w:val="0"/>
          <w:trHeight w:val="810"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0C36">
            <w:pPr>
              <w:rPr>
                <w:b w:val="1"/>
                <w:bCs w:val="1"/>
                <w:sz w:val="18"/>
                <w:szCs w:val="18"/>
                <w:shd w:fill="c9daf8" w:val="clear"/>
              </w:rPr>
            </w:pPr>
            <w:r w:rsidDel="00000000" w:rsidR="00000000" w:rsidRPr="00000000">
              <w:rPr>
                <w:b w:val="1"/>
                <w:bCs w:val="1"/>
                <w:sz w:val="18"/>
                <w:szCs w:val="18"/>
                <w:shd w:fill="c9daf8" w:val="clear"/>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37">
            <w:pPr>
              <w:rPr>
                <w:b w:val="1"/>
                <w:bCs w:val="1"/>
                <w:sz w:val="18"/>
                <w:szCs w:val="18"/>
                <w:shd w:fill="c9daf8" w:val="clear"/>
              </w:rPr>
            </w:pPr>
            <w:r w:rsidDel="00000000" w:rsidR="00000000" w:rsidRPr="00000000">
              <w:rPr>
                <w:b w:val="1"/>
                <w:bCs w:val="1"/>
                <w:sz w:val="18"/>
                <w:szCs w:val="18"/>
                <w:shd w:fill="c9daf8" w:val="clear"/>
                <w:rtl w:val="0"/>
              </w:rPr>
              <w:t xml:space="preserve">Approve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38">
            <w:pPr>
              <w:rPr>
                <w:b w:val="1"/>
                <w:bCs w:val="1"/>
                <w:sz w:val="18"/>
                <w:szCs w:val="18"/>
                <w:shd w:fill="c9daf8" w:val="clear"/>
              </w:rPr>
            </w:pPr>
            <w:r w:rsidDel="00000000" w:rsidR="00000000" w:rsidRPr="00000000">
              <w:rPr>
                <w:rFonts w:ascii="Arial Unicode MS" w:cs="Arial Unicode MS" w:eastAsia="Arial Unicode MS" w:hAnsi="Arial Unicode MS"/>
                <w:b w:val="1"/>
                <w:bCs w:val="1"/>
                <w:sz w:val="18"/>
                <w:szCs w:val="18"/>
                <w:shd w:fill="c9daf8" w:val="clear"/>
                <w:rtl w:val="0"/>
              </w:rPr>
              <w:t xml:space="preserve">Approves this specific check / document for the co-borrower. Admin may add an optional note. Check status → 'verified'.</w:t>
            </w:r>
          </w:p>
        </w:tc>
      </w:tr>
      <w:tr>
        <w:trPr>
          <w:cantSplit w:val="0"/>
          <w:trHeight w:val="1230" w:hRule="atLeast"/>
          <w:tblHeader w:val="0"/>
        </w:trPr>
        <w:tc>
          <w:tcPr>
            <w:tcBorders>
              <w:left w:color="cccccc" w:space="0" w:sz="8" w:val="single"/>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0C39">
            <w:pPr>
              <w:rPr>
                <w:b w:val="1"/>
                <w:bCs w:val="1"/>
                <w:sz w:val="18"/>
                <w:szCs w:val="18"/>
                <w:shd w:fill="c9daf8" w:val="clear"/>
              </w:rPr>
            </w:pPr>
            <w:r w:rsidDel="00000000" w:rsidR="00000000" w:rsidRPr="00000000">
              <w:rPr>
                <w:b w:val="1"/>
                <w:bCs w:val="1"/>
                <w:sz w:val="18"/>
                <w:szCs w:val="18"/>
                <w:shd w:fill="c9daf8" w:val="clear"/>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3A">
            <w:pPr>
              <w:rPr>
                <w:b w:val="1"/>
                <w:bCs w:val="1"/>
                <w:sz w:val="18"/>
                <w:szCs w:val="18"/>
                <w:shd w:fill="c9daf8" w:val="clear"/>
              </w:rPr>
            </w:pPr>
            <w:r w:rsidDel="00000000" w:rsidR="00000000" w:rsidRPr="00000000">
              <w:rPr>
                <w:b w:val="1"/>
                <w:bCs w:val="1"/>
                <w:sz w:val="18"/>
                <w:szCs w:val="18"/>
                <w:shd w:fill="c9daf8" w:val="clear"/>
                <w:rtl w:val="0"/>
              </w:rPr>
              <w:t xml:space="preserve">Reject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3B">
            <w:pPr>
              <w:rPr>
                <w:b w:val="1"/>
                <w:bCs w:val="1"/>
                <w:sz w:val="18"/>
                <w:szCs w:val="18"/>
                <w:shd w:fill="c9daf8" w:val="clear"/>
              </w:rPr>
            </w:pPr>
            <w:r w:rsidDel="00000000" w:rsidR="00000000" w:rsidRPr="00000000">
              <w:rPr>
                <w:rFonts w:ascii="Arial Unicode MS" w:cs="Arial Unicode MS" w:eastAsia="Arial Unicode MS" w:hAnsi="Arial Unicode MS"/>
                <w:b w:val="1"/>
                <w:bCs w:val="1"/>
                <w:sz w:val="18"/>
                <w:szCs w:val="18"/>
                <w:shd w:fill="c9daf8" w:val="clear"/>
                <w:rtl w:val="0"/>
              </w:rPr>
              <w:t xml:space="preserve">Rejects this check. Mandatory rejection reason text required. Check status → 'rejected'. If CIBIL is rejected (score &lt;700), this feeds into the co-borrower rejection decision.</w:t>
            </w:r>
          </w:p>
        </w:tc>
      </w:tr>
      <w:tr>
        <w:trPr>
          <w:cantSplit w:val="0"/>
          <w:trHeight w:val="1650" w:hRule="atLeast"/>
          <w:tblHeader w:val="0"/>
        </w:trPr>
        <w:tc>
          <w:tcPr>
            <w:tcBorders>
              <w:left w:color="cccccc" w:space="0" w:sz="8" w:val="single"/>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0C3C">
            <w:pPr>
              <w:rPr>
                <w:b w:val="1"/>
                <w:bCs w:val="1"/>
                <w:sz w:val="18"/>
                <w:szCs w:val="18"/>
                <w:shd w:fill="c9daf8" w:val="clear"/>
              </w:rPr>
            </w:pPr>
            <w:r w:rsidDel="00000000" w:rsidR="00000000" w:rsidRPr="00000000">
              <w:rPr>
                <w:b w:val="1"/>
                <w:bCs w:val="1"/>
                <w:sz w:val="18"/>
                <w:szCs w:val="18"/>
                <w:shd w:fill="c9daf8" w:val="clear"/>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3D">
            <w:pPr>
              <w:rPr>
                <w:b w:val="1"/>
                <w:bCs w:val="1"/>
                <w:sz w:val="18"/>
                <w:szCs w:val="18"/>
                <w:shd w:fill="c9daf8" w:val="clear"/>
              </w:rPr>
            </w:pPr>
            <w:r w:rsidDel="00000000" w:rsidR="00000000" w:rsidRPr="00000000">
              <w:rPr>
                <w:b w:val="1"/>
                <w:bCs w:val="1"/>
                <w:sz w:val="18"/>
                <w:szCs w:val="18"/>
                <w:shd w:fill="c9daf8" w:val="clear"/>
                <w:rtl w:val="0"/>
              </w:rPr>
              <w:t xml:space="preserve">Request Docs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3E">
            <w:pPr>
              <w:rPr>
                <w:b w:val="1"/>
                <w:bCs w:val="1"/>
                <w:sz w:val="18"/>
                <w:szCs w:val="18"/>
                <w:shd w:fill="c9daf8" w:val="clear"/>
              </w:rPr>
            </w:pPr>
            <w:r w:rsidDel="00000000" w:rsidR="00000000" w:rsidRPr="00000000">
              <w:rPr>
                <w:rFonts w:ascii="Arial Unicode MS" w:cs="Arial Unicode MS" w:eastAsia="Arial Unicode MS" w:hAnsi="Arial Unicode MS"/>
                <w:b w:val="1"/>
                <w:bCs w:val="1"/>
                <w:sz w:val="18"/>
                <w:szCs w:val="18"/>
                <w:shd w:fill="c9daf8" w:val="clear"/>
                <w:rtl w:val="0"/>
              </w:rPr>
              <w:t xml:space="preserve">Requests supplementary documentation for this specific check from the dealer. E.g. if Address Proof fails, admin can request an alternative address document. This triggers Step 3 to reopen on dealer side. Lead status → 'awaiting_additional_docs'.</w:t>
            </w:r>
          </w:p>
        </w:tc>
      </w:tr>
    </w:tbl>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C40">
      <w:pPr>
        <w:pStyle w:val="Heading3"/>
        <w:keepNext w:val="0"/>
        <w:keepLines w:val="0"/>
        <w:spacing w:before="200" w:lineRule="auto"/>
        <w:rPr>
          <w:b w:val="1"/>
          <w:bCs w:val="1"/>
          <w:color w:val="1f497d"/>
          <w:sz w:val="22"/>
          <w:szCs w:val="22"/>
          <w:highlight w:val="white"/>
        </w:rPr>
      </w:pPr>
      <w:bookmarkStart w:colFirst="0" w:colLast="0" w:name="_ovk0gcmr0zg3" w:id="62"/>
      <w:bookmarkEnd w:id="62"/>
      <w:r w:rsidDel="00000000" w:rsidR="00000000" w:rsidRPr="00000000">
        <w:rPr>
          <w:b w:val="1"/>
          <w:bCs w:val="1"/>
          <w:color w:val="1f497d"/>
          <w:sz w:val="22"/>
          <w:szCs w:val="22"/>
          <w:highlight w:val="white"/>
          <w:rtl w:val="0"/>
        </w:rPr>
        <w:t xml:space="preserve">Co-Borrower API Verification Cards</w:t>
      </w:r>
    </w:p>
    <w:p w:rsidR="00000000" w:rsidDel="00000000" w:rsidP="00000000" w:rsidRDefault="00000000" w:rsidRPr="00000000" w14:paraId="00000C41">
      <w:pPr>
        <w:spacing w:after="60" w:before="60" w:lineRule="auto"/>
        <w:rPr>
          <w:sz w:val="20"/>
          <w:szCs w:val="20"/>
        </w:rPr>
      </w:pPr>
      <w:r w:rsidDel="00000000" w:rsidR="00000000" w:rsidRPr="00000000">
        <w:rPr>
          <w:sz w:val="20"/>
          <w:szCs w:val="20"/>
          <w:rtl w:val="0"/>
        </w:rPr>
        <w:t xml:space="preserve">Same verification cards as primary applicant. Each card includes the three action buttons above:</w:t>
      </w:r>
    </w:p>
    <w:p w:rsidR="00000000" w:rsidDel="00000000" w:rsidP="00000000" w:rsidRDefault="00000000" w:rsidRPr="00000000" w14:paraId="00000C42">
      <w:pPr>
        <w:rPr/>
      </w:pPr>
      <w:r w:rsidDel="00000000" w:rsidR="00000000" w:rsidRPr="00000000">
        <w:rPr>
          <w:rtl w:val="0"/>
        </w:rPr>
      </w:r>
    </w:p>
    <w:tbl>
      <w:tblPr>
        <w:tblStyle w:val="Table73"/>
        <w:tblW w:w="85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0"/>
        <w:gridCol w:w="2535"/>
        <w:gridCol w:w="4050"/>
        <w:tblGridChange w:id="0">
          <w:tblGrid>
            <w:gridCol w:w="1980"/>
            <w:gridCol w:w="2535"/>
            <w:gridCol w:w="405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43">
            <w:pPr>
              <w:rPr>
                <w:b w:val="1"/>
                <w:bCs w:val="1"/>
                <w:color w:val="ffffff"/>
                <w:sz w:val="18"/>
                <w:szCs w:val="18"/>
              </w:rPr>
            </w:pPr>
            <w:r w:rsidDel="00000000" w:rsidR="00000000" w:rsidRPr="00000000">
              <w:rPr>
                <w:b w:val="1"/>
                <w:bCs w:val="1"/>
                <w:color w:val="ffffff"/>
                <w:sz w:val="18"/>
                <w:szCs w:val="18"/>
                <w:rtl w:val="0"/>
              </w:rPr>
              <w:t xml:space="preserv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44">
            <w:pPr>
              <w:rPr>
                <w:b w:val="1"/>
                <w:bCs w:val="1"/>
                <w:color w:val="ffffff"/>
                <w:sz w:val="18"/>
                <w:szCs w:val="18"/>
              </w:rPr>
            </w:pPr>
            <w:r w:rsidDel="00000000" w:rsidR="00000000" w:rsidRPr="00000000">
              <w:rPr>
                <w:b w:val="1"/>
                <w:bCs w:val="1"/>
                <w:color w:val="ffffff"/>
                <w:sz w:val="18"/>
                <w:szCs w:val="18"/>
                <w:rtl w:val="0"/>
              </w:rPr>
              <w:t xml:space="preserve">Verification Card</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45">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46">
            <w:pPr>
              <w:rPr>
                <w:sz w:val="18"/>
                <w:szCs w:val="18"/>
              </w:rPr>
            </w:pPr>
            <w:r w:rsidDel="00000000" w:rsidR="00000000" w:rsidRPr="00000000">
              <w:rPr>
                <w:sz w:val="18"/>
                <w:szCs w:val="18"/>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47">
            <w:pPr>
              <w:rPr>
                <w:sz w:val="18"/>
                <w:szCs w:val="18"/>
              </w:rPr>
            </w:pPr>
            <w:r w:rsidDel="00000000" w:rsidR="00000000" w:rsidRPr="00000000">
              <w:rPr>
                <w:sz w:val="18"/>
                <w:szCs w:val="18"/>
                <w:rtl w:val="0"/>
              </w:rPr>
              <w:t xml:space="preserve">Aadhaar (Digilocker SSO)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48">
            <w:pPr>
              <w:rPr>
                <w:sz w:val="18"/>
                <w:szCs w:val="18"/>
              </w:rPr>
            </w:pPr>
            <w:r w:rsidDel="00000000" w:rsidR="00000000" w:rsidRPr="00000000">
              <w:rPr>
                <w:sz w:val="18"/>
                <w:szCs w:val="18"/>
                <w:rtl w:val="0"/>
              </w:rPr>
              <w:t xml:space="preserve">Uses co-borrower Aadhaar number</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49">
            <w:pPr>
              <w:rPr>
                <w:sz w:val="18"/>
                <w:szCs w:val="18"/>
              </w:rPr>
            </w:pPr>
            <w:r w:rsidDel="00000000" w:rsidR="00000000" w:rsidRPr="00000000">
              <w:rPr>
                <w:sz w:val="18"/>
                <w:szCs w:val="18"/>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4A">
            <w:pPr>
              <w:rPr>
                <w:sz w:val="18"/>
                <w:szCs w:val="18"/>
              </w:rPr>
            </w:pPr>
            <w:r w:rsidDel="00000000" w:rsidR="00000000" w:rsidRPr="00000000">
              <w:rPr>
                <w:sz w:val="18"/>
                <w:szCs w:val="18"/>
                <w:rtl w:val="0"/>
              </w:rPr>
              <w:t xml:space="preserve">PAN Verification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4B">
            <w:pPr>
              <w:rPr>
                <w:sz w:val="18"/>
                <w:szCs w:val="18"/>
              </w:rPr>
            </w:pPr>
            <w:r w:rsidDel="00000000" w:rsidR="00000000" w:rsidRPr="00000000">
              <w:rPr>
                <w:sz w:val="18"/>
                <w:szCs w:val="18"/>
                <w:rtl w:val="0"/>
              </w:rPr>
              <w:t xml:space="preserve">Cross-match with Aadhaar name</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4C">
            <w:pPr>
              <w:rPr>
                <w:sz w:val="18"/>
                <w:szCs w:val="18"/>
              </w:rPr>
            </w:pPr>
            <w:r w:rsidDel="00000000" w:rsidR="00000000" w:rsidRPr="00000000">
              <w:rPr>
                <w:sz w:val="18"/>
                <w:szCs w:val="18"/>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4D">
            <w:pPr>
              <w:rPr>
                <w:sz w:val="18"/>
                <w:szCs w:val="18"/>
              </w:rPr>
            </w:pPr>
            <w:r w:rsidDel="00000000" w:rsidR="00000000" w:rsidRPr="00000000">
              <w:rPr>
                <w:sz w:val="18"/>
                <w:szCs w:val="18"/>
                <w:rtl w:val="0"/>
              </w:rPr>
              <w:t xml:space="preserve">Face Match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4E">
            <w:pPr>
              <w:rPr>
                <w:sz w:val="18"/>
                <w:szCs w:val="18"/>
              </w:rPr>
            </w:pPr>
            <w:r w:rsidDel="00000000" w:rsidR="00000000" w:rsidRPr="00000000">
              <w:rPr>
                <w:sz w:val="18"/>
                <w:szCs w:val="18"/>
                <w:rtl w:val="0"/>
              </w:rPr>
              <w:t xml:space="preserve">Passport photo vs Aadhaar photo</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4F">
            <w:pPr>
              <w:rPr>
                <w:sz w:val="18"/>
                <w:szCs w:val="18"/>
              </w:rPr>
            </w:pPr>
            <w:r w:rsidDel="00000000" w:rsidR="00000000" w:rsidRPr="00000000">
              <w:rPr>
                <w:sz w:val="18"/>
                <w:szCs w:val="18"/>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50">
            <w:pPr>
              <w:rPr>
                <w:sz w:val="18"/>
                <w:szCs w:val="18"/>
              </w:rPr>
            </w:pPr>
            <w:r w:rsidDel="00000000" w:rsidR="00000000" w:rsidRPr="00000000">
              <w:rPr>
                <w:sz w:val="18"/>
                <w:szCs w:val="18"/>
                <w:rtl w:val="0"/>
              </w:rPr>
              <w:t xml:space="preserve">Bank Account Verification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51">
            <w:pPr>
              <w:rPr>
                <w:sz w:val="18"/>
                <w:szCs w:val="18"/>
              </w:rPr>
            </w:pPr>
            <w:r w:rsidDel="00000000" w:rsidR="00000000" w:rsidRPr="00000000">
              <w:rPr>
                <w:sz w:val="18"/>
                <w:szCs w:val="18"/>
                <w:rtl w:val="0"/>
              </w:rPr>
              <w:t xml:space="preserve">Penny drop to confirm account</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52">
            <w:pPr>
              <w:rPr>
                <w:sz w:val="18"/>
                <w:szCs w:val="18"/>
              </w:rPr>
            </w:pPr>
            <w:r w:rsidDel="00000000" w:rsidR="00000000" w:rsidRPr="00000000">
              <w:rPr>
                <w:sz w:val="18"/>
                <w:szCs w:val="18"/>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53">
            <w:pPr>
              <w:rPr>
                <w:sz w:val="18"/>
                <w:szCs w:val="18"/>
              </w:rPr>
            </w:pPr>
            <w:r w:rsidDel="00000000" w:rsidR="00000000" w:rsidRPr="00000000">
              <w:rPr>
                <w:sz w:val="18"/>
                <w:szCs w:val="18"/>
                <w:rtl w:val="0"/>
              </w:rPr>
              <w:t xml:space="preserve">Address Proof Verification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54">
            <w:pPr>
              <w:rPr>
                <w:sz w:val="18"/>
                <w:szCs w:val="18"/>
              </w:rPr>
            </w:pPr>
            <w:r w:rsidDel="00000000" w:rsidR="00000000" w:rsidRPr="00000000">
              <w:rPr>
                <w:sz w:val="18"/>
                <w:szCs w:val="18"/>
                <w:rtl w:val="0"/>
              </w:rPr>
              <w:t xml:space="preserve">OCR + manual check</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55">
            <w:pPr>
              <w:rPr>
                <w:sz w:val="18"/>
                <w:szCs w:val="18"/>
              </w:rPr>
            </w:pPr>
            <w:r w:rsidDel="00000000" w:rsidR="00000000" w:rsidRPr="00000000">
              <w:rPr>
                <w:sz w:val="18"/>
                <w:szCs w:val="18"/>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56">
            <w:pPr>
              <w:rPr>
                <w:sz w:val="18"/>
                <w:szCs w:val="18"/>
              </w:rPr>
            </w:pPr>
            <w:r w:rsidDel="00000000" w:rsidR="00000000" w:rsidRPr="00000000">
              <w:rPr>
                <w:sz w:val="18"/>
                <w:szCs w:val="18"/>
                <w:rtl w:val="0"/>
              </w:rPr>
              <w:t xml:space="preserve">CIBIL Score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57">
            <w:pPr>
              <w:rPr>
                <w:sz w:val="18"/>
                <w:szCs w:val="18"/>
              </w:rPr>
            </w:pPr>
            <w:r w:rsidDel="00000000" w:rsidR="00000000" w:rsidRPr="00000000">
              <w:rPr>
                <w:rFonts w:ascii="Arial Unicode MS" w:cs="Arial Unicode MS" w:eastAsia="Arial Unicode MS" w:hAnsi="Arial Unicode MS"/>
                <w:sz w:val="18"/>
                <w:szCs w:val="18"/>
                <w:rtl w:val="0"/>
              </w:rPr>
              <w:t xml:space="preserve">Key decision: co-borrower must score ≥700</w:t>
            </w:r>
          </w:p>
        </w:tc>
      </w:tr>
    </w:tbl>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b w:val="1"/>
          <w:bCs w:val="1"/>
          <w:shd w:fill="c9daf8" w:val="clear"/>
          <w:rtl w:val="0"/>
        </w:rPr>
        <w:t xml:space="preserve">Panel 4 — Step 3 Final Decision Panel</w:t>
      </w:r>
    </w:p>
    <w:p w:rsidR="00000000" w:rsidDel="00000000" w:rsidP="00000000" w:rsidRDefault="00000000" w:rsidRPr="00000000" w14:paraId="00000C5A">
      <w:pPr>
        <w:rPr>
          <w:b w:val="1"/>
          <w:bCs w:val="1"/>
          <w:sz w:val="20"/>
          <w:szCs w:val="20"/>
          <w:shd w:fill="c9daf8" w:val="clear"/>
        </w:rPr>
      </w:pPr>
      <w:r w:rsidDel="00000000" w:rsidR="00000000" w:rsidRPr="00000000">
        <w:rPr>
          <w:sz w:val="18"/>
          <w:szCs w:val="18"/>
          <w:rtl w:val="0"/>
        </w:rPr>
        <w:t xml:space="preserve">The Final Decision Panel is always visible at the bottom of the Admin Step 3 review screen. It becomes actionable only after admin has taken an Approve / Reject / Request Docs action on every individual check card above. It contains exactly three actions:</w:t>
      </w:r>
      <w:r w:rsidDel="00000000" w:rsidR="00000000" w:rsidRPr="00000000">
        <w:rPr>
          <w:rtl w:val="0"/>
        </w:rPr>
      </w:r>
    </w:p>
    <w:p w:rsidR="00000000" w:rsidDel="00000000" w:rsidP="00000000" w:rsidRDefault="00000000" w:rsidRPr="00000000" w14:paraId="00000C5B">
      <w:pPr>
        <w:rPr>
          <w:b w:val="1"/>
          <w:bCs w:val="1"/>
          <w:shd w:fill="c9daf8" w:val="clear"/>
        </w:rPr>
      </w:pPr>
      <w:r w:rsidDel="00000000" w:rsidR="00000000" w:rsidRPr="00000000">
        <w:rPr>
          <w:rtl w:val="0"/>
        </w:rPr>
      </w:r>
    </w:p>
    <w:tbl>
      <w:tblPr>
        <w:tblStyle w:val="Table74"/>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30"/>
        <w:gridCol w:w="2085"/>
        <w:gridCol w:w="3570"/>
        <w:gridCol w:w="2145"/>
        <w:tblGridChange w:id="0">
          <w:tblGrid>
            <w:gridCol w:w="1530"/>
            <w:gridCol w:w="2085"/>
            <w:gridCol w:w="3570"/>
            <w:gridCol w:w="214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5C">
            <w:pPr>
              <w:rPr>
                <w:b w:val="1"/>
                <w:bCs w:val="1"/>
                <w:color w:val="ffffff"/>
                <w:sz w:val="18"/>
                <w:szCs w:val="18"/>
              </w:rPr>
            </w:pPr>
            <w:r w:rsidDel="00000000" w:rsidR="00000000" w:rsidRPr="00000000">
              <w:rPr>
                <w:b w:val="1"/>
                <w:bCs w:val="1"/>
                <w:color w:val="ffffff"/>
                <w:sz w:val="18"/>
                <w:szCs w:val="18"/>
                <w:rtl w:val="0"/>
              </w:rPr>
              <w:t xml:space="preserv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5D">
            <w:pPr>
              <w:rPr>
                <w:b w:val="1"/>
                <w:bCs w:val="1"/>
                <w:color w:val="ffffff"/>
                <w:sz w:val="18"/>
                <w:szCs w:val="18"/>
              </w:rPr>
            </w:pPr>
            <w:r w:rsidDel="00000000" w:rsidR="00000000" w:rsidRPr="00000000">
              <w:rPr>
                <w:b w:val="1"/>
                <w:bCs w:val="1"/>
                <w:color w:val="ffffff"/>
                <w:sz w:val="18"/>
                <w:szCs w:val="18"/>
                <w:rtl w:val="0"/>
              </w:rPr>
              <w:t xml:space="preserve">Button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5E">
            <w:pPr>
              <w:rPr>
                <w:b w:val="1"/>
                <w:bCs w:val="1"/>
                <w:color w:val="ffffff"/>
                <w:sz w:val="18"/>
                <w:szCs w:val="18"/>
              </w:rPr>
            </w:pPr>
            <w:r w:rsidDel="00000000" w:rsidR="00000000" w:rsidRPr="00000000">
              <w:rPr>
                <w:b w:val="1"/>
                <w:bCs w:val="1"/>
                <w:color w:val="ffffff"/>
                <w:sz w:val="18"/>
                <w:szCs w:val="18"/>
                <w:rtl w:val="0"/>
              </w:rPr>
              <w:t xml:space="preserve">Lead Status Written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5F">
            <w:pPr>
              <w:rPr>
                <w:b w:val="1"/>
                <w:bCs w:val="1"/>
                <w:color w:val="ffffff"/>
                <w:sz w:val="18"/>
                <w:szCs w:val="18"/>
              </w:rPr>
            </w:pPr>
            <w:r w:rsidDel="00000000" w:rsidR="00000000" w:rsidRPr="00000000">
              <w:rPr>
                <w:b w:val="1"/>
                <w:bCs w:val="1"/>
                <w:color w:val="ffffff"/>
                <w:sz w:val="18"/>
                <w:szCs w:val="18"/>
                <w:rtl w:val="0"/>
              </w:rPr>
              <w:t xml:space="preserve">Behaviour &amp; Notes</w:t>
            </w:r>
          </w:p>
        </w:tc>
      </w:tr>
      <w:tr>
        <w:trPr>
          <w:cantSplit w:val="0"/>
          <w:trHeight w:val="1860"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0C60">
            <w:pPr>
              <w:rPr>
                <w:b w:val="1"/>
                <w:bCs w:val="1"/>
                <w:sz w:val="18"/>
                <w:szCs w:val="18"/>
                <w:shd w:fill="c9daf8" w:val="clear"/>
              </w:rPr>
            </w:pPr>
            <w:r w:rsidDel="00000000" w:rsidR="00000000" w:rsidRPr="00000000">
              <w:rPr>
                <w:b w:val="1"/>
                <w:bCs w:val="1"/>
                <w:sz w:val="18"/>
                <w:szCs w:val="18"/>
                <w:shd w:fill="c9daf8" w:val="clear"/>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61">
            <w:pPr>
              <w:rPr>
                <w:b w:val="1"/>
                <w:bCs w:val="1"/>
                <w:sz w:val="18"/>
                <w:szCs w:val="18"/>
                <w:shd w:fill="c9daf8" w:val="clear"/>
              </w:rPr>
            </w:pPr>
            <w:r w:rsidDel="00000000" w:rsidR="00000000" w:rsidRPr="00000000">
              <w:rPr>
                <w:b w:val="1"/>
                <w:bCs w:val="1"/>
                <w:sz w:val="18"/>
                <w:szCs w:val="18"/>
                <w:shd w:fill="c9daf8" w:val="clear"/>
                <w:rtl w:val="0"/>
              </w:rPr>
              <w:t xml:space="preserve">Approve Lead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62">
            <w:pPr>
              <w:rPr>
                <w:b w:val="1"/>
                <w:bCs w:val="1"/>
                <w:sz w:val="18"/>
                <w:szCs w:val="18"/>
                <w:shd w:fill="c9daf8" w:val="clear"/>
              </w:rPr>
            </w:pPr>
            <w:r w:rsidDel="00000000" w:rsidR="00000000" w:rsidRPr="00000000">
              <w:rPr>
                <w:rFonts w:ascii="Arial Unicode MS" w:cs="Arial Unicode MS" w:eastAsia="Arial Unicode MS" w:hAnsi="Arial Unicode MS"/>
                <w:b w:val="1"/>
                <w:bCs w:val="1"/>
                <w:sz w:val="18"/>
                <w:szCs w:val="18"/>
                <w:shd w:fill="c9daf8" w:val="clear"/>
                <w:rtl w:val="0"/>
              </w:rPr>
              <w:t xml:space="preserve">step_3_cleared → Step 4 (Product Selection) unlocked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63">
            <w:pPr>
              <w:rPr>
                <w:b w:val="1"/>
                <w:bCs w:val="1"/>
                <w:sz w:val="18"/>
                <w:szCs w:val="18"/>
                <w:shd w:fill="c9daf8" w:val="clear"/>
              </w:rPr>
            </w:pPr>
            <w:r w:rsidDel="00000000" w:rsidR="00000000" w:rsidRPr="00000000">
              <w:rPr>
                <w:b w:val="1"/>
                <w:bCs w:val="1"/>
                <w:sz w:val="18"/>
                <w:szCs w:val="18"/>
                <w:shd w:fill="c9daf8" w:val="clear"/>
                <w:rtl w:val="0"/>
              </w:rPr>
              <w:t xml:space="preserve">All checks passed. Mandatory admin notes field before confirming. Triggers dealer + customer notification: 'KYC approved — proceed to product selection.'</w:t>
            </w:r>
          </w:p>
        </w:tc>
      </w:tr>
      <w:tr>
        <w:trPr>
          <w:cantSplit w:val="0"/>
          <w:trHeight w:val="1650" w:hRule="atLeast"/>
          <w:tblHeader w:val="0"/>
        </w:trPr>
        <w:tc>
          <w:tcPr>
            <w:tcBorders>
              <w:left w:color="cccccc" w:space="0" w:sz="8" w:val="single"/>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0C64">
            <w:pPr>
              <w:rPr>
                <w:b w:val="1"/>
                <w:bCs w:val="1"/>
                <w:sz w:val="18"/>
                <w:szCs w:val="18"/>
                <w:shd w:fill="c9daf8" w:val="clear"/>
              </w:rPr>
            </w:pPr>
            <w:r w:rsidDel="00000000" w:rsidR="00000000" w:rsidRPr="00000000">
              <w:rPr>
                <w:b w:val="1"/>
                <w:bCs w:val="1"/>
                <w:sz w:val="18"/>
                <w:szCs w:val="18"/>
                <w:shd w:fill="c9daf8" w:val="clear"/>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65">
            <w:pPr>
              <w:rPr>
                <w:b w:val="1"/>
                <w:bCs w:val="1"/>
                <w:sz w:val="18"/>
                <w:szCs w:val="18"/>
                <w:shd w:fill="c9daf8" w:val="clear"/>
              </w:rPr>
            </w:pPr>
            <w:r w:rsidDel="00000000" w:rsidR="00000000" w:rsidRPr="00000000">
              <w:rPr>
                <w:b w:val="1"/>
                <w:bCs w:val="1"/>
                <w:sz w:val="18"/>
                <w:szCs w:val="18"/>
                <w:shd w:fill="c9daf8" w:val="clear"/>
                <w:rtl w:val="0"/>
              </w:rPr>
              <w:t xml:space="preserve">Reject Lead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66">
            <w:pPr>
              <w:rPr>
                <w:b w:val="1"/>
                <w:bCs w:val="1"/>
                <w:sz w:val="18"/>
                <w:szCs w:val="18"/>
                <w:shd w:fill="c9daf8" w:val="clear"/>
              </w:rPr>
            </w:pPr>
            <w:r w:rsidDel="00000000" w:rsidR="00000000" w:rsidRPr="00000000">
              <w:rPr>
                <w:rFonts w:ascii="Arial Unicode MS" w:cs="Arial Unicode MS" w:eastAsia="Arial Unicode MS" w:hAnsi="Arial Unicode MS"/>
                <w:b w:val="1"/>
                <w:bCs w:val="1"/>
                <w:sz w:val="18"/>
                <w:szCs w:val="18"/>
                <w:shd w:fill="c9daf8" w:val="clear"/>
                <w:rtl w:val="0"/>
              </w:rPr>
              <w:t xml:space="preserve">kyc_rejected → Lead closed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67">
            <w:pPr>
              <w:rPr>
                <w:b w:val="1"/>
                <w:bCs w:val="1"/>
                <w:sz w:val="18"/>
                <w:szCs w:val="18"/>
                <w:shd w:fill="c9daf8" w:val="clear"/>
              </w:rPr>
            </w:pPr>
            <w:r w:rsidDel="00000000" w:rsidR="00000000" w:rsidRPr="00000000">
              <w:rPr>
                <w:b w:val="1"/>
                <w:bCs w:val="1"/>
                <w:sz w:val="18"/>
                <w:szCs w:val="18"/>
                <w:shd w:fill="c9daf8" w:val="clear"/>
                <w:rtl w:val="0"/>
              </w:rPr>
              <w:t xml:space="preserve">Full KYC rejection. Mandatory rejection reason. Lead is marked closed. Triggers dealer + customer notification. No further action possible on this lead.</w:t>
            </w:r>
          </w:p>
        </w:tc>
      </w:tr>
      <w:tr>
        <w:trPr>
          <w:cantSplit w:val="0"/>
          <w:trHeight w:val="3750" w:hRule="atLeast"/>
          <w:tblHeader w:val="0"/>
        </w:trPr>
        <w:tc>
          <w:tcPr>
            <w:tcBorders>
              <w:left w:color="cccccc" w:space="0" w:sz="8" w:val="single"/>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0C68">
            <w:pPr>
              <w:rPr>
                <w:b w:val="1"/>
                <w:bCs w:val="1"/>
                <w:sz w:val="18"/>
                <w:szCs w:val="18"/>
                <w:shd w:fill="c9daf8" w:val="clear"/>
              </w:rPr>
            </w:pPr>
            <w:r w:rsidDel="00000000" w:rsidR="00000000" w:rsidRPr="00000000">
              <w:rPr>
                <w:b w:val="1"/>
                <w:bCs w:val="1"/>
                <w:sz w:val="18"/>
                <w:szCs w:val="18"/>
                <w:shd w:fill="c9daf8" w:val="clear"/>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69">
            <w:pPr>
              <w:rPr>
                <w:b w:val="1"/>
                <w:bCs w:val="1"/>
                <w:sz w:val="18"/>
                <w:szCs w:val="18"/>
                <w:shd w:fill="c9daf8" w:val="clear"/>
              </w:rPr>
            </w:pPr>
            <w:r w:rsidDel="00000000" w:rsidR="00000000" w:rsidRPr="00000000">
              <w:rPr>
                <w:b w:val="1"/>
                <w:bCs w:val="1"/>
                <w:sz w:val="18"/>
                <w:szCs w:val="18"/>
                <w:shd w:fill="c9daf8" w:val="clear"/>
                <w:rtl w:val="0"/>
              </w:rPr>
              <w:t xml:space="preserve">Dealer Action Required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6A">
            <w:pPr>
              <w:rPr>
                <w:b w:val="1"/>
                <w:bCs w:val="1"/>
                <w:sz w:val="18"/>
                <w:szCs w:val="18"/>
                <w:shd w:fill="c9daf8" w:val="clear"/>
              </w:rPr>
            </w:pPr>
            <w:r w:rsidDel="00000000" w:rsidR="00000000" w:rsidRPr="00000000">
              <w:rPr>
                <w:b w:val="1"/>
                <w:bCs w:val="1"/>
                <w:sz w:val="18"/>
                <w:szCs w:val="18"/>
                <w:shd w:fill="c9daf8" w:val="clear"/>
                <w:rtl w:val="0"/>
              </w:rPr>
              <w:t xml:space="preserve">awaiting_additional_docs | awaiting_co_borrower_replacement | awaiting_doc_reupload — whichever applies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6B">
            <w:pPr>
              <w:rPr>
                <w:b w:val="1"/>
                <w:bCs w:val="1"/>
                <w:sz w:val="18"/>
                <w:szCs w:val="18"/>
                <w:shd w:fill="c9daf8" w:val="clear"/>
              </w:rPr>
            </w:pPr>
            <w:r w:rsidDel="00000000" w:rsidR="00000000" w:rsidRPr="00000000">
              <w:rPr>
                <w:b w:val="1"/>
                <w:bCs w:val="1"/>
                <w:sz w:val="18"/>
                <w:szCs w:val="18"/>
                <w:shd w:fill="c9daf8" w:val="clear"/>
                <w:rtl w:val="0"/>
              </w:rPr>
              <w:t xml:space="preserve">Used when one or more individual checks were Rejected or had 'Request Docs' triggered. Saves the admin's per-check decisions and pushes the combined outstanding requests back to the dealer. Step 3 re-opens on dealer side showing exactly which items need action. Dealer is notified via SMS + email + dashboard push.</w:t>
            </w:r>
          </w:p>
        </w:tc>
      </w:tr>
    </w:tbl>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C6D">
      <w:pPr>
        <w:rPr>
          <w:b w:val="1"/>
          <w:bCs w:val="1"/>
          <w:color w:val="1f497d"/>
          <w:sz w:val="20"/>
          <w:szCs w:val="20"/>
          <w:highlight w:val="white"/>
        </w:rPr>
      </w:pPr>
      <w:r w:rsidDel="00000000" w:rsidR="00000000" w:rsidRPr="00000000">
        <w:rPr>
          <w:b w:val="1"/>
          <w:bCs w:val="1"/>
          <w:color w:val="1f497d"/>
          <w:sz w:val="20"/>
          <w:szCs w:val="20"/>
          <w:highlight w:val="white"/>
          <w:rtl w:val="0"/>
        </w:rPr>
        <w:t xml:space="preserve">Business Rule — Save vs Approve</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sz w:val="19"/>
          <w:szCs w:val="19"/>
          <w:highlight w:val="white"/>
          <w:rtl w:val="0"/>
        </w:rPr>
        <w:t xml:space="preserve">Approve Lead is only enabled when ALL individual check cards have been approved (green). If any card is in Rejected or Request Docs state, only Save (Dealer Action Required) and Reject Lead are available. This prevents partial approvals from slipping through.</w:t>
      </w:r>
      <w:r w:rsidDel="00000000" w:rsidR="00000000" w:rsidRPr="00000000">
        <w:rPr>
          <w:rtl w:val="0"/>
        </w:rPr>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C70">
      <w:pPr>
        <w:rPr>
          <w:color w:val="b45309"/>
          <w:sz w:val="20"/>
          <w:szCs w:val="20"/>
          <w:highlight w:val="white"/>
        </w:rPr>
      </w:pPr>
      <w:r w:rsidDel="00000000" w:rsidR="00000000" w:rsidRPr="00000000">
        <w:rPr>
          <w:color w:val="b45309"/>
          <w:sz w:val="20"/>
          <w:szCs w:val="20"/>
          <w:highlight w:val="white"/>
          <w:rtl w:val="0"/>
        </w:rPr>
        <w:t xml:space="preserve">Co-Borrower Replacement via Save</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When the admin</w:t>
      </w:r>
      <w:r w:rsidDel="00000000" w:rsidR="00000000" w:rsidRPr="00000000">
        <w:rPr>
          <w:sz w:val="19"/>
          <w:szCs w:val="19"/>
          <w:highlight w:val="white"/>
          <w:rtl w:val="0"/>
        </w:rPr>
        <w:t xml:space="preserve"> rejects the co-borrower's CIBIL or identity check and uses Save (Dealer Action Required), the system sets status 'awaiting_co_borrower_replacement'. Dealer Step 3 shows a banner: 'Previous co-borrower rejected. Reason: [admin reason]. Please submit a new co-borrower.' The co_borrower_requests table increments attempt_number.</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rtl w:val="0"/>
        </w:rPr>
      </w:r>
    </w:p>
    <w:p w:rsidR="00000000" w:rsidDel="00000000" w:rsidP="00000000" w:rsidRDefault="00000000" w:rsidRPr="00000000" w14:paraId="00000C73">
      <w:pPr>
        <w:spacing w:after="60" w:before="60" w:lineRule="auto"/>
        <w:rPr>
          <w:sz w:val="20"/>
          <w:szCs w:val="20"/>
          <w:highlight w:val="white"/>
        </w:rPr>
      </w:pPr>
      <w:r w:rsidDel="00000000" w:rsidR="00000000" w:rsidRPr="00000000">
        <w:rPr>
          <w:sz w:val="20"/>
          <w:szCs w:val="20"/>
          <w:highlight w:val="white"/>
          <w:rtl w:val="0"/>
        </w:rPr>
        <w:t xml:space="preserve">Admin Notes field (global, applies to the final decision — separate from per-card notes). Required for Approve Lead and Reject Lead actions.</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shd w:fill="d9ead3" w:val="clear"/>
        </w:rPr>
      </w:pPr>
      <w:r w:rsidDel="00000000" w:rsidR="00000000" w:rsidRPr="00000000">
        <w:rPr>
          <w:rtl w:val="0"/>
        </w:rPr>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shd w:fill="d9ead3" w:val="clear"/>
        </w:rPr>
      </w:pPr>
      <w:r w:rsidDel="00000000" w:rsidR="00000000" w:rsidRPr="00000000">
        <w:rPr>
          <w:b w:val="1"/>
          <w:bCs w:val="1"/>
          <w:sz w:val="32"/>
          <w:szCs w:val="32"/>
          <w:shd w:fill="d9ead3" w:val="clear"/>
          <w:rtl w:val="0"/>
        </w:rPr>
        <w:t xml:space="preserve">NOTIFICATIONS</w:t>
      </w:r>
    </w:p>
    <w:p w:rsidR="00000000" w:rsidDel="00000000" w:rsidP="00000000" w:rsidRDefault="00000000" w:rsidRPr="00000000" w14:paraId="00000C76">
      <w:pPr>
        <w:rPr>
          <w:b w:val="1"/>
          <w:bCs w:val="1"/>
          <w:sz w:val="32"/>
          <w:szCs w:val="32"/>
          <w:shd w:fill="d9ead3" w:val="clear"/>
        </w:rPr>
      </w:pPr>
      <w:r w:rsidDel="00000000" w:rsidR="00000000" w:rsidRPr="00000000">
        <w:rPr>
          <w:rtl w:val="0"/>
        </w:rPr>
      </w:r>
    </w:p>
    <w:tbl>
      <w:tblPr>
        <w:tblStyle w:val="Table7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65"/>
        <w:gridCol w:w="3075"/>
        <w:gridCol w:w="3105"/>
        <w:tblGridChange w:id="0">
          <w:tblGrid>
            <w:gridCol w:w="3165"/>
            <w:gridCol w:w="3075"/>
            <w:gridCol w:w="310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Event</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Recipient</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Channels</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7A">
            <w:pPr>
              <w:rPr>
                <w:b w:val="1"/>
                <w:bCs w:val="1"/>
                <w:sz w:val="18"/>
                <w:szCs w:val="18"/>
                <w:highlight w:val="white"/>
              </w:rPr>
            </w:pPr>
            <w:r w:rsidDel="00000000" w:rsidR="00000000" w:rsidRPr="00000000">
              <w:rPr>
                <w:b w:val="1"/>
                <w:bCs w:val="1"/>
                <w:sz w:val="18"/>
                <w:szCs w:val="18"/>
                <w:highlight w:val="white"/>
                <w:rtl w:val="0"/>
              </w:rPr>
              <w:t xml:space="preserve">Admin requests Step 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7B">
            <w:pPr>
              <w:rPr>
                <w:b w:val="1"/>
                <w:bCs w:val="1"/>
                <w:sz w:val="18"/>
                <w:szCs w:val="18"/>
                <w:highlight w:val="white"/>
              </w:rPr>
            </w:pPr>
            <w:r w:rsidDel="00000000" w:rsidR="00000000" w:rsidRPr="00000000">
              <w:rPr>
                <w:b w:val="1"/>
                <w:bCs w:val="1"/>
                <w:sz w:val="18"/>
                <w:szCs w:val="18"/>
                <w:highlight w:val="white"/>
                <w:rtl w:val="0"/>
              </w:rPr>
              <w:t xml:space="preserve">Dealer + Customer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7C">
            <w:pPr>
              <w:rPr>
                <w:b w:val="1"/>
                <w:bCs w:val="1"/>
                <w:sz w:val="18"/>
                <w:szCs w:val="18"/>
                <w:highlight w:val="white"/>
              </w:rPr>
            </w:pPr>
            <w:r w:rsidDel="00000000" w:rsidR="00000000" w:rsidRPr="00000000">
              <w:rPr>
                <w:b w:val="1"/>
                <w:bCs w:val="1"/>
                <w:sz w:val="18"/>
                <w:szCs w:val="18"/>
                <w:highlight w:val="white"/>
                <w:rtl w:val="0"/>
              </w:rPr>
              <w:t xml:space="preserve">SMS to customer, Email to dealer, Dashboard push</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7D">
            <w:pPr>
              <w:rPr>
                <w:b w:val="1"/>
                <w:bCs w:val="1"/>
                <w:sz w:val="18"/>
                <w:szCs w:val="18"/>
                <w:highlight w:val="white"/>
              </w:rPr>
            </w:pPr>
            <w:r w:rsidDel="00000000" w:rsidR="00000000" w:rsidRPr="00000000">
              <w:rPr>
                <w:b w:val="1"/>
                <w:bCs w:val="1"/>
                <w:sz w:val="18"/>
                <w:szCs w:val="18"/>
                <w:highlight w:val="white"/>
                <w:rtl w:val="0"/>
              </w:rPr>
              <w:t xml:space="preserve">Dealer submits Step 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7E">
            <w:pPr>
              <w:rPr>
                <w:b w:val="1"/>
                <w:bCs w:val="1"/>
                <w:sz w:val="18"/>
                <w:szCs w:val="18"/>
                <w:highlight w:val="white"/>
              </w:rPr>
            </w:pPr>
            <w:r w:rsidDel="00000000" w:rsidR="00000000" w:rsidRPr="00000000">
              <w:rPr>
                <w:b w:val="1"/>
                <w:bCs w:val="1"/>
                <w:sz w:val="18"/>
                <w:szCs w:val="18"/>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7F">
            <w:pPr>
              <w:rPr>
                <w:b w:val="1"/>
                <w:bCs w:val="1"/>
                <w:sz w:val="18"/>
                <w:szCs w:val="18"/>
                <w:highlight w:val="white"/>
              </w:rPr>
            </w:pPr>
            <w:r w:rsidDel="00000000" w:rsidR="00000000" w:rsidRPr="00000000">
              <w:rPr>
                <w:b w:val="1"/>
                <w:bCs w:val="1"/>
                <w:sz w:val="18"/>
                <w:szCs w:val="18"/>
                <w:highlight w:val="white"/>
                <w:rtl w:val="0"/>
              </w:rPr>
              <w:t xml:space="preserve">Dashboard notification + queue entry</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0">
            <w:pPr>
              <w:rPr>
                <w:b w:val="1"/>
                <w:bCs w:val="1"/>
                <w:sz w:val="18"/>
                <w:szCs w:val="18"/>
                <w:highlight w:val="white"/>
              </w:rPr>
            </w:pPr>
            <w:r w:rsidDel="00000000" w:rsidR="00000000" w:rsidRPr="00000000">
              <w:rPr>
                <w:b w:val="1"/>
                <w:bCs w:val="1"/>
                <w:sz w:val="18"/>
                <w:szCs w:val="18"/>
                <w:highlight w:val="white"/>
                <w:rtl w:val="0"/>
              </w:rPr>
              <w:t xml:space="preserve">Supporting doc rejected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1">
            <w:pPr>
              <w:rPr>
                <w:b w:val="1"/>
                <w:bCs w:val="1"/>
                <w:sz w:val="18"/>
                <w:szCs w:val="18"/>
                <w:highlight w:val="white"/>
              </w:rPr>
            </w:pPr>
            <w:r w:rsidDel="00000000" w:rsidR="00000000" w:rsidRPr="00000000">
              <w:rPr>
                <w:b w:val="1"/>
                <w:bCs w:val="1"/>
                <w:sz w:val="18"/>
                <w:szCs w:val="18"/>
                <w:highlight w:val="white"/>
                <w:rtl w:val="0"/>
              </w:rPr>
              <w:t xml:space="preserve">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2">
            <w:pPr>
              <w:rPr>
                <w:b w:val="1"/>
                <w:bCs w:val="1"/>
                <w:sz w:val="18"/>
                <w:szCs w:val="18"/>
                <w:highlight w:val="white"/>
              </w:rPr>
            </w:pPr>
            <w:r w:rsidDel="00000000" w:rsidR="00000000" w:rsidRPr="00000000">
              <w:rPr>
                <w:b w:val="1"/>
                <w:bCs w:val="1"/>
                <w:sz w:val="18"/>
                <w:szCs w:val="18"/>
                <w:highlight w:val="white"/>
                <w:rtl w:val="0"/>
              </w:rPr>
              <w:t xml:space="preserve">Dashboard push + Email</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3">
            <w:pPr>
              <w:rPr>
                <w:b w:val="1"/>
                <w:bCs w:val="1"/>
                <w:sz w:val="18"/>
                <w:szCs w:val="18"/>
                <w:highlight w:val="white"/>
              </w:rPr>
            </w:pPr>
            <w:r w:rsidDel="00000000" w:rsidR="00000000" w:rsidRPr="00000000">
              <w:rPr>
                <w:b w:val="1"/>
                <w:bCs w:val="1"/>
                <w:sz w:val="18"/>
                <w:szCs w:val="18"/>
                <w:highlight w:val="white"/>
                <w:rtl w:val="0"/>
              </w:rPr>
              <w:t xml:space="preserve">Co-borrower rejected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4">
            <w:pPr>
              <w:rPr>
                <w:b w:val="1"/>
                <w:bCs w:val="1"/>
                <w:sz w:val="18"/>
                <w:szCs w:val="18"/>
                <w:highlight w:val="white"/>
              </w:rPr>
            </w:pPr>
            <w:r w:rsidDel="00000000" w:rsidR="00000000" w:rsidRPr="00000000">
              <w:rPr>
                <w:b w:val="1"/>
                <w:bCs w:val="1"/>
                <w:sz w:val="18"/>
                <w:szCs w:val="18"/>
                <w:highlight w:val="white"/>
                <w:rtl w:val="0"/>
              </w:rPr>
              <w:t xml:space="preserve">Dealer + Customer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5">
            <w:pPr>
              <w:rPr>
                <w:b w:val="1"/>
                <w:bCs w:val="1"/>
                <w:sz w:val="18"/>
                <w:szCs w:val="18"/>
                <w:highlight w:val="white"/>
              </w:rPr>
            </w:pPr>
            <w:r w:rsidDel="00000000" w:rsidR="00000000" w:rsidRPr="00000000">
              <w:rPr>
                <w:b w:val="1"/>
                <w:bCs w:val="1"/>
                <w:sz w:val="18"/>
                <w:szCs w:val="18"/>
                <w:highlight w:val="white"/>
                <w:rtl w:val="0"/>
              </w:rPr>
              <w:t xml:space="preserve">SMS + Email + Dashboard</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6">
            <w:pPr>
              <w:rPr>
                <w:b w:val="1"/>
                <w:bCs w:val="1"/>
                <w:sz w:val="18"/>
                <w:szCs w:val="18"/>
                <w:highlight w:val="white"/>
              </w:rPr>
            </w:pPr>
            <w:r w:rsidDel="00000000" w:rsidR="00000000" w:rsidRPr="00000000">
              <w:rPr>
                <w:b w:val="1"/>
                <w:bCs w:val="1"/>
                <w:sz w:val="18"/>
                <w:szCs w:val="18"/>
                <w:highlight w:val="white"/>
                <w:rtl w:val="0"/>
              </w:rPr>
              <w:t xml:space="preserve">Step 3 approved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7">
            <w:pPr>
              <w:rPr>
                <w:b w:val="1"/>
                <w:bCs w:val="1"/>
                <w:sz w:val="18"/>
                <w:szCs w:val="18"/>
                <w:highlight w:val="white"/>
              </w:rPr>
            </w:pPr>
            <w:r w:rsidDel="00000000" w:rsidR="00000000" w:rsidRPr="00000000">
              <w:rPr>
                <w:b w:val="1"/>
                <w:bCs w:val="1"/>
                <w:sz w:val="18"/>
                <w:szCs w:val="18"/>
                <w:highlight w:val="white"/>
                <w:rtl w:val="0"/>
              </w:rPr>
              <w:t xml:space="preserve">Dealer + Customer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8">
            <w:pPr>
              <w:rPr>
                <w:b w:val="1"/>
                <w:bCs w:val="1"/>
                <w:sz w:val="18"/>
                <w:szCs w:val="18"/>
                <w:highlight w:val="white"/>
              </w:rPr>
            </w:pPr>
            <w:r w:rsidDel="00000000" w:rsidR="00000000" w:rsidRPr="00000000">
              <w:rPr>
                <w:b w:val="1"/>
                <w:bCs w:val="1"/>
                <w:sz w:val="18"/>
                <w:szCs w:val="18"/>
                <w:highlight w:val="white"/>
                <w:rtl w:val="0"/>
              </w:rPr>
              <w:t xml:space="preserve">SMS + Email + Dashboard</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9">
            <w:pPr>
              <w:rPr>
                <w:b w:val="1"/>
                <w:bCs w:val="1"/>
                <w:sz w:val="18"/>
                <w:szCs w:val="18"/>
                <w:highlight w:val="white"/>
              </w:rPr>
            </w:pPr>
            <w:r w:rsidDel="00000000" w:rsidR="00000000" w:rsidRPr="00000000">
              <w:rPr>
                <w:b w:val="1"/>
                <w:bCs w:val="1"/>
                <w:sz w:val="18"/>
                <w:szCs w:val="18"/>
                <w:highlight w:val="white"/>
                <w:rtl w:val="0"/>
              </w:rPr>
              <w:t xml:space="preserve">Deadline approaching (24h)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A">
            <w:pPr>
              <w:rPr>
                <w:b w:val="1"/>
                <w:bCs w:val="1"/>
                <w:sz w:val="18"/>
                <w:szCs w:val="18"/>
                <w:highlight w:val="white"/>
              </w:rPr>
            </w:pPr>
            <w:r w:rsidDel="00000000" w:rsidR="00000000" w:rsidRPr="00000000">
              <w:rPr>
                <w:b w:val="1"/>
                <w:bCs w:val="1"/>
                <w:sz w:val="18"/>
                <w:szCs w:val="18"/>
                <w:highlight w:val="white"/>
                <w:rtl w:val="0"/>
              </w:rPr>
              <w:t xml:space="preserve">Dealer + Customer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8B">
            <w:pPr>
              <w:rPr>
                <w:b w:val="1"/>
                <w:bCs w:val="1"/>
                <w:sz w:val="18"/>
                <w:szCs w:val="18"/>
                <w:highlight w:val="white"/>
              </w:rPr>
            </w:pPr>
            <w:r w:rsidDel="00000000" w:rsidR="00000000" w:rsidRPr="00000000">
              <w:rPr>
                <w:b w:val="1"/>
                <w:bCs w:val="1"/>
                <w:sz w:val="18"/>
                <w:szCs w:val="18"/>
                <w:highlight w:val="white"/>
                <w:rtl w:val="0"/>
              </w:rPr>
              <w:t xml:space="preserve">SMS + Dashboard reminder</w:t>
            </w:r>
          </w:p>
        </w:tc>
      </w:tr>
    </w:tbl>
    <w:p w:rsidR="00000000" w:rsidDel="00000000" w:rsidP="00000000" w:rsidRDefault="00000000" w:rsidRPr="00000000" w14:paraId="00000C8C">
      <w:pPr>
        <w:spacing w:before="200" w:lineRule="auto"/>
        <w:rPr>
          <w:b w:val="1"/>
          <w:bCs w:val="1"/>
          <w:sz w:val="20"/>
          <w:szCs w:val="20"/>
          <w:shd w:fill="d9ead3" w:val="clear"/>
        </w:rPr>
      </w:pPr>
      <w:r w:rsidDel="00000000" w:rsidR="00000000" w:rsidRPr="00000000">
        <w:rPr>
          <w:b w:val="1"/>
          <w:bCs w:val="1"/>
          <w:sz w:val="20"/>
          <w:szCs w:val="20"/>
          <w:shd w:fill="d9ead3" w:val="clear"/>
          <w:rtl w:val="0"/>
        </w:rPr>
        <w:t xml:space="preserve"> </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b w:val="1"/>
          <w:bCs w:val="1"/>
          <w:shd w:fill="c9daf8" w:val="clear"/>
          <w:rtl w:val="0"/>
        </w:rPr>
        <w:t xml:space="preserve">STATUS FLOW — COMPLETE STEP 3 LIFECYCLE</w:t>
      </w:r>
    </w:p>
    <w:p w:rsidR="00000000" w:rsidDel="00000000" w:rsidP="00000000" w:rsidRDefault="00000000" w:rsidRPr="00000000" w14:paraId="00000C8E">
      <w:pPr>
        <w:rPr>
          <w:b w:val="1"/>
          <w:bCs w:val="1"/>
          <w:shd w:fill="c9daf8" w:val="clear"/>
        </w:rPr>
      </w:pPr>
      <w:r w:rsidDel="00000000" w:rsidR="00000000" w:rsidRPr="00000000">
        <w:rPr>
          <w:rtl w:val="0"/>
        </w:rPr>
      </w:r>
    </w:p>
    <w:tbl>
      <w:tblPr>
        <w:tblStyle w:val="Table76"/>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0"/>
        <w:gridCol w:w="2130"/>
        <w:gridCol w:w="3600"/>
        <w:tblGridChange w:id="0">
          <w:tblGrid>
            <w:gridCol w:w="3600"/>
            <w:gridCol w:w="2130"/>
            <w:gridCol w:w="360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Status</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Triggered By</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Next Status</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2">
            <w:pPr>
              <w:rPr>
                <w:b w:val="1"/>
                <w:bCs w:val="1"/>
                <w:sz w:val="18"/>
                <w:szCs w:val="18"/>
                <w:highlight w:val="white"/>
              </w:rPr>
            </w:pPr>
            <w:r w:rsidDel="00000000" w:rsidR="00000000" w:rsidRPr="00000000">
              <w:rPr>
                <w:b w:val="1"/>
                <w:bCs w:val="1"/>
                <w:sz w:val="18"/>
                <w:szCs w:val="18"/>
                <w:highlight w:val="white"/>
                <w:rtl w:val="0"/>
              </w:rPr>
              <w:t xml:space="preserve">awaiting_additional_docs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3">
            <w:pPr>
              <w:rPr>
                <w:b w:val="1"/>
                <w:bCs w:val="1"/>
                <w:sz w:val="18"/>
                <w:szCs w:val="18"/>
                <w:highlight w:val="white"/>
              </w:rPr>
            </w:pPr>
            <w:r w:rsidDel="00000000" w:rsidR="00000000" w:rsidRPr="00000000">
              <w:rPr>
                <w:b w:val="1"/>
                <w:bCs w:val="1"/>
                <w:sz w:val="18"/>
                <w:szCs w:val="18"/>
                <w:highlight w:val="white"/>
                <w:rtl w:val="0"/>
              </w:rPr>
              <w:t xml:space="preserve">Admin — Request Docs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4">
            <w:pPr>
              <w:rPr>
                <w:b w:val="1"/>
                <w:bCs w:val="1"/>
                <w:sz w:val="18"/>
                <w:szCs w:val="18"/>
                <w:highlight w:val="white"/>
              </w:rPr>
            </w:pPr>
            <w:r w:rsidDel="00000000" w:rsidR="00000000" w:rsidRPr="00000000">
              <w:rPr>
                <w:b w:val="1"/>
                <w:bCs w:val="1"/>
                <w:sz w:val="18"/>
                <w:szCs w:val="18"/>
                <w:highlight w:val="white"/>
                <w:rtl w:val="0"/>
              </w:rPr>
              <w:t xml:space="preserve">pending_itarang_reverification</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5">
            <w:pPr>
              <w:rPr>
                <w:b w:val="1"/>
                <w:bCs w:val="1"/>
                <w:sz w:val="18"/>
                <w:szCs w:val="18"/>
                <w:highlight w:val="white"/>
              </w:rPr>
            </w:pPr>
            <w:r w:rsidDel="00000000" w:rsidR="00000000" w:rsidRPr="00000000">
              <w:rPr>
                <w:b w:val="1"/>
                <w:bCs w:val="1"/>
                <w:sz w:val="18"/>
                <w:szCs w:val="18"/>
                <w:highlight w:val="white"/>
                <w:rtl w:val="0"/>
              </w:rPr>
              <w:t xml:space="preserve">awaiting_co_borrower_kyc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6">
            <w:pPr>
              <w:rPr>
                <w:b w:val="1"/>
                <w:bCs w:val="1"/>
                <w:sz w:val="18"/>
                <w:szCs w:val="18"/>
                <w:highlight w:val="white"/>
              </w:rPr>
            </w:pPr>
            <w:r w:rsidDel="00000000" w:rsidR="00000000" w:rsidRPr="00000000">
              <w:rPr>
                <w:b w:val="1"/>
                <w:bCs w:val="1"/>
                <w:sz w:val="18"/>
                <w:szCs w:val="18"/>
                <w:highlight w:val="white"/>
                <w:rtl w:val="0"/>
              </w:rPr>
              <w:t xml:space="preserve">Admin — Request Co-Borrower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7">
            <w:pPr>
              <w:rPr>
                <w:b w:val="1"/>
                <w:bCs w:val="1"/>
                <w:sz w:val="18"/>
                <w:szCs w:val="18"/>
                <w:highlight w:val="white"/>
              </w:rPr>
            </w:pPr>
            <w:r w:rsidDel="00000000" w:rsidR="00000000" w:rsidRPr="00000000">
              <w:rPr>
                <w:b w:val="1"/>
                <w:bCs w:val="1"/>
                <w:sz w:val="18"/>
                <w:szCs w:val="18"/>
                <w:highlight w:val="white"/>
                <w:rtl w:val="0"/>
              </w:rPr>
              <w:t xml:space="preserve">pending_itarang_reverification</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8">
            <w:pPr>
              <w:rPr>
                <w:b w:val="1"/>
                <w:bCs w:val="1"/>
                <w:sz w:val="18"/>
                <w:szCs w:val="18"/>
                <w:highlight w:val="white"/>
              </w:rPr>
            </w:pPr>
            <w:r w:rsidDel="00000000" w:rsidR="00000000" w:rsidRPr="00000000">
              <w:rPr>
                <w:b w:val="1"/>
                <w:bCs w:val="1"/>
                <w:sz w:val="18"/>
                <w:szCs w:val="18"/>
                <w:highlight w:val="white"/>
                <w:rtl w:val="0"/>
              </w:rPr>
              <w:t xml:space="preserve">awaiting_both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9">
            <w:pPr>
              <w:rPr>
                <w:b w:val="1"/>
                <w:bCs w:val="1"/>
                <w:sz w:val="18"/>
                <w:szCs w:val="18"/>
                <w:highlight w:val="white"/>
              </w:rPr>
            </w:pPr>
            <w:r w:rsidDel="00000000" w:rsidR="00000000" w:rsidRPr="00000000">
              <w:rPr>
                <w:b w:val="1"/>
                <w:bCs w:val="1"/>
                <w:sz w:val="18"/>
                <w:szCs w:val="18"/>
                <w:highlight w:val="white"/>
                <w:rtl w:val="0"/>
              </w:rPr>
              <w:t xml:space="preserve">Admin — Request Both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A">
            <w:pPr>
              <w:rPr>
                <w:b w:val="1"/>
                <w:bCs w:val="1"/>
                <w:sz w:val="18"/>
                <w:szCs w:val="18"/>
                <w:highlight w:val="white"/>
              </w:rPr>
            </w:pPr>
            <w:r w:rsidDel="00000000" w:rsidR="00000000" w:rsidRPr="00000000">
              <w:rPr>
                <w:b w:val="1"/>
                <w:bCs w:val="1"/>
                <w:sz w:val="18"/>
                <w:szCs w:val="18"/>
                <w:highlight w:val="white"/>
                <w:rtl w:val="0"/>
              </w:rPr>
              <w:t xml:space="preserve">pending_itarang_reverification</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B">
            <w:pPr>
              <w:rPr>
                <w:b w:val="1"/>
                <w:bCs w:val="1"/>
                <w:sz w:val="18"/>
                <w:szCs w:val="18"/>
                <w:highlight w:val="white"/>
              </w:rPr>
            </w:pPr>
            <w:r w:rsidDel="00000000" w:rsidR="00000000" w:rsidRPr="00000000">
              <w:rPr>
                <w:b w:val="1"/>
                <w:bCs w:val="1"/>
                <w:sz w:val="18"/>
                <w:szCs w:val="18"/>
                <w:highlight w:val="white"/>
                <w:rtl w:val="0"/>
              </w:rPr>
              <w:t xml:space="preserve">pending_itarang_reverification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C">
            <w:pPr>
              <w:rPr>
                <w:b w:val="1"/>
                <w:bCs w:val="1"/>
                <w:sz w:val="18"/>
                <w:szCs w:val="18"/>
                <w:highlight w:val="white"/>
              </w:rPr>
            </w:pPr>
            <w:r w:rsidDel="00000000" w:rsidR="00000000" w:rsidRPr="00000000">
              <w:rPr>
                <w:b w:val="1"/>
                <w:bCs w:val="1"/>
                <w:sz w:val="18"/>
                <w:szCs w:val="18"/>
                <w:highlight w:val="white"/>
                <w:rtl w:val="0"/>
              </w:rPr>
              <w:t xml:space="preserve">Dealer — Submit Step 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D">
            <w:pPr>
              <w:rPr>
                <w:b w:val="1"/>
                <w:bCs w:val="1"/>
                <w:sz w:val="18"/>
                <w:szCs w:val="18"/>
                <w:highlight w:val="white"/>
              </w:rPr>
            </w:pPr>
            <w:r w:rsidDel="00000000" w:rsidR="00000000" w:rsidRPr="00000000">
              <w:rPr>
                <w:b w:val="1"/>
                <w:bCs w:val="1"/>
                <w:sz w:val="18"/>
                <w:szCs w:val="18"/>
                <w:highlight w:val="white"/>
                <w:rtl w:val="0"/>
              </w:rPr>
              <w:t xml:space="preserve">reverification_in_progress</w:t>
            </w:r>
          </w:p>
        </w:tc>
      </w:tr>
      <w:tr>
        <w:trPr>
          <w:cantSplit w:val="0"/>
          <w:trHeight w:val="8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E">
            <w:pPr>
              <w:rPr>
                <w:b w:val="1"/>
                <w:bCs w:val="1"/>
                <w:sz w:val="18"/>
                <w:szCs w:val="18"/>
                <w:highlight w:val="white"/>
              </w:rPr>
            </w:pPr>
            <w:r w:rsidDel="00000000" w:rsidR="00000000" w:rsidRPr="00000000">
              <w:rPr>
                <w:b w:val="1"/>
                <w:bCs w:val="1"/>
                <w:sz w:val="18"/>
                <w:szCs w:val="18"/>
                <w:highlight w:val="white"/>
                <w:rtl w:val="0"/>
              </w:rPr>
              <w:t xml:space="preserve">reverification_in_progress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9F">
            <w:pPr>
              <w:rPr>
                <w:b w:val="1"/>
                <w:bCs w:val="1"/>
                <w:sz w:val="18"/>
                <w:szCs w:val="18"/>
                <w:highlight w:val="white"/>
              </w:rPr>
            </w:pPr>
            <w:r w:rsidDel="00000000" w:rsidR="00000000" w:rsidRPr="00000000">
              <w:rPr>
                <w:b w:val="1"/>
                <w:bCs w:val="1"/>
                <w:sz w:val="18"/>
                <w:szCs w:val="18"/>
                <w:highlight w:val="white"/>
                <w:rtl w:val="0"/>
              </w:rPr>
              <w:t xml:space="preserve">Admin — Reviewing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0">
            <w:pPr>
              <w:rPr>
                <w:b w:val="1"/>
                <w:bCs w:val="1"/>
                <w:sz w:val="18"/>
                <w:szCs w:val="18"/>
                <w:highlight w:val="white"/>
              </w:rPr>
            </w:pPr>
            <w:r w:rsidDel="00000000" w:rsidR="00000000" w:rsidRPr="00000000">
              <w:rPr>
                <w:b w:val="1"/>
                <w:bCs w:val="1"/>
                <w:sz w:val="18"/>
                <w:szCs w:val="18"/>
                <w:highlight w:val="white"/>
                <w:rtl w:val="0"/>
              </w:rPr>
              <w:t xml:space="preserve">step_3_cleared | awaiting_doc_reupload | awaiting_co_borrower_replacement | kyc_rejected</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1">
            <w:pPr>
              <w:rPr>
                <w:b w:val="1"/>
                <w:bCs w:val="1"/>
                <w:sz w:val="18"/>
                <w:szCs w:val="18"/>
                <w:highlight w:val="white"/>
              </w:rPr>
            </w:pPr>
            <w:r w:rsidDel="00000000" w:rsidR="00000000" w:rsidRPr="00000000">
              <w:rPr>
                <w:b w:val="1"/>
                <w:bCs w:val="1"/>
                <w:sz w:val="18"/>
                <w:szCs w:val="18"/>
                <w:highlight w:val="white"/>
                <w:rtl w:val="0"/>
              </w:rPr>
              <w:t xml:space="preserve">awaiting_doc_reupload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2">
            <w:pPr>
              <w:rPr>
                <w:b w:val="1"/>
                <w:bCs w:val="1"/>
                <w:sz w:val="18"/>
                <w:szCs w:val="18"/>
                <w:highlight w:val="white"/>
              </w:rPr>
            </w:pPr>
            <w:r w:rsidDel="00000000" w:rsidR="00000000" w:rsidRPr="00000000">
              <w:rPr>
                <w:b w:val="1"/>
                <w:bCs w:val="1"/>
                <w:sz w:val="18"/>
                <w:szCs w:val="18"/>
                <w:highlight w:val="white"/>
                <w:rtl w:val="0"/>
              </w:rPr>
              <w:t xml:space="preserve">Admin — Doc Rejected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3">
            <w:pPr>
              <w:rPr>
                <w:b w:val="1"/>
                <w:bCs w:val="1"/>
                <w:sz w:val="18"/>
                <w:szCs w:val="18"/>
                <w:highlight w:val="white"/>
              </w:rPr>
            </w:pPr>
            <w:r w:rsidDel="00000000" w:rsidR="00000000" w:rsidRPr="00000000">
              <w:rPr>
                <w:b w:val="1"/>
                <w:bCs w:val="1"/>
                <w:sz w:val="18"/>
                <w:szCs w:val="18"/>
                <w:highlight w:val="white"/>
                <w:rtl w:val="0"/>
              </w:rPr>
              <w:t xml:space="preserve">pending_itarang_reverification (on re-submit)</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4">
            <w:pPr>
              <w:rPr>
                <w:b w:val="1"/>
                <w:bCs w:val="1"/>
                <w:sz w:val="18"/>
                <w:szCs w:val="18"/>
                <w:highlight w:val="white"/>
              </w:rPr>
            </w:pPr>
            <w:r w:rsidDel="00000000" w:rsidR="00000000" w:rsidRPr="00000000">
              <w:rPr>
                <w:b w:val="1"/>
                <w:bCs w:val="1"/>
                <w:sz w:val="18"/>
                <w:szCs w:val="18"/>
                <w:highlight w:val="white"/>
                <w:rtl w:val="0"/>
              </w:rPr>
              <w:t xml:space="preserve">awaiting_co_borrower_replacement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5">
            <w:pPr>
              <w:rPr>
                <w:b w:val="1"/>
                <w:bCs w:val="1"/>
                <w:sz w:val="18"/>
                <w:szCs w:val="18"/>
                <w:highlight w:val="white"/>
              </w:rPr>
            </w:pPr>
            <w:r w:rsidDel="00000000" w:rsidR="00000000" w:rsidRPr="00000000">
              <w:rPr>
                <w:b w:val="1"/>
                <w:bCs w:val="1"/>
                <w:sz w:val="18"/>
                <w:szCs w:val="18"/>
                <w:highlight w:val="white"/>
                <w:rtl w:val="0"/>
              </w:rPr>
              <w:t xml:space="preserve">Admin — Co-Borrower Rejected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6">
            <w:pPr>
              <w:rPr>
                <w:b w:val="1"/>
                <w:bCs w:val="1"/>
                <w:sz w:val="18"/>
                <w:szCs w:val="18"/>
                <w:highlight w:val="white"/>
              </w:rPr>
            </w:pPr>
            <w:r w:rsidDel="00000000" w:rsidR="00000000" w:rsidRPr="00000000">
              <w:rPr>
                <w:b w:val="1"/>
                <w:bCs w:val="1"/>
                <w:sz w:val="18"/>
                <w:szCs w:val="18"/>
                <w:highlight w:val="white"/>
                <w:rtl w:val="0"/>
              </w:rPr>
              <w:t xml:space="preserve">pending_itarang_reverification (on new co-borrower submit)</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7">
            <w:pPr>
              <w:rPr>
                <w:b w:val="1"/>
                <w:bCs w:val="1"/>
                <w:sz w:val="18"/>
                <w:szCs w:val="18"/>
                <w:highlight w:val="white"/>
              </w:rPr>
            </w:pPr>
            <w:r w:rsidDel="00000000" w:rsidR="00000000" w:rsidRPr="00000000">
              <w:rPr>
                <w:b w:val="1"/>
                <w:bCs w:val="1"/>
                <w:sz w:val="18"/>
                <w:szCs w:val="18"/>
                <w:highlight w:val="white"/>
                <w:rtl w:val="0"/>
              </w:rPr>
              <w:t xml:space="preserve">step_3_cleared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8">
            <w:pPr>
              <w:rPr>
                <w:b w:val="1"/>
                <w:bCs w:val="1"/>
                <w:sz w:val="18"/>
                <w:szCs w:val="18"/>
                <w:highlight w:val="white"/>
              </w:rPr>
            </w:pPr>
            <w:r w:rsidDel="00000000" w:rsidR="00000000" w:rsidRPr="00000000">
              <w:rPr>
                <w:b w:val="1"/>
                <w:bCs w:val="1"/>
                <w:sz w:val="18"/>
                <w:szCs w:val="18"/>
                <w:highlight w:val="white"/>
                <w:rtl w:val="0"/>
              </w:rPr>
              <w:t xml:space="preserve">Admin — Approve Step 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9">
            <w:pPr>
              <w:rPr>
                <w:b w:val="1"/>
                <w:bCs w:val="1"/>
                <w:sz w:val="18"/>
                <w:szCs w:val="18"/>
                <w:highlight w:val="white"/>
              </w:rPr>
            </w:pPr>
            <w:r w:rsidDel="00000000" w:rsidR="00000000" w:rsidRPr="00000000">
              <w:rPr>
                <w:b w:val="1"/>
                <w:bCs w:val="1"/>
                <w:sz w:val="18"/>
                <w:szCs w:val="18"/>
                <w:highlight w:val="white"/>
                <w:rtl w:val="0"/>
              </w:rPr>
              <w:t xml:space="preserve">Lead proceeds to Step 4: Product Selection</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A">
            <w:pPr>
              <w:rPr>
                <w:b w:val="1"/>
                <w:bCs w:val="1"/>
                <w:sz w:val="18"/>
                <w:szCs w:val="18"/>
                <w:highlight w:val="white"/>
              </w:rPr>
            </w:pPr>
            <w:r w:rsidDel="00000000" w:rsidR="00000000" w:rsidRPr="00000000">
              <w:rPr>
                <w:b w:val="1"/>
                <w:bCs w:val="1"/>
                <w:sz w:val="18"/>
                <w:szCs w:val="18"/>
                <w:highlight w:val="white"/>
                <w:rtl w:val="0"/>
              </w:rPr>
              <w:t xml:space="preserve">kyc_rejected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B">
            <w:pPr>
              <w:rPr>
                <w:b w:val="1"/>
                <w:bCs w:val="1"/>
                <w:sz w:val="18"/>
                <w:szCs w:val="18"/>
                <w:highlight w:val="white"/>
              </w:rPr>
            </w:pPr>
            <w:r w:rsidDel="00000000" w:rsidR="00000000" w:rsidRPr="00000000">
              <w:rPr>
                <w:b w:val="1"/>
                <w:bCs w:val="1"/>
                <w:sz w:val="18"/>
                <w:szCs w:val="18"/>
                <w:highlight w:val="white"/>
                <w:rtl w:val="0"/>
              </w:rPr>
              <w:t xml:space="preserve">Admin — Full Rejection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AC">
            <w:pPr>
              <w:rPr>
                <w:b w:val="1"/>
                <w:bCs w:val="1"/>
                <w:sz w:val="18"/>
                <w:szCs w:val="18"/>
                <w:highlight w:val="white"/>
              </w:rPr>
            </w:pPr>
            <w:r w:rsidDel="00000000" w:rsidR="00000000" w:rsidRPr="00000000">
              <w:rPr>
                <w:b w:val="1"/>
                <w:bCs w:val="1"/>
                <w:sz w:val="18"/>
                <w:szCs w:val="18"/>
                <w:highlight w:val="white"/>
                <w:rtl w:val="0"/>
              </w:rPr>
              <w:t xml:space="preserve">Lead closed</w:t>
            </w:r>
          </w:p>
        </w:tc>
      </w:tr>
    </w:tbl>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b w:val="1"/>
          <w:bCs w:val="1"/>
          <w:shd w:fill="c9daf8" w:val="clear"/>
          <w:rtl w:val="0"/>
        </w:rPr>
        <w:t xml:space="preserve">DATABASE SCHEMA</w:t>
      </w:r>
    </w:p>
    <w:p w:rsidR="00000000" w:rsidDel="00000000" w:rsidP="00000000" w:rsidRDefault="00000000" w:rsidRPr="00000000" w14:paraId="00000CAF">
      <w:pPr>
        <w:pStyle w:val="Heading2"/>
        <w:keepNext w:val="0"/>
        <w:keepLines w:val="0"/>
        <w:spacing w:before="280" w:lineRule="auto"/>
        <w:rPr>
          <w:b w:val="1"/>
          <w:bCs w:val="1"/>
          <w:color w:val="1b7a8a"/>
          <w:sz w:val="28"/>
          <w:szCs w:val="28"/>
          <w:highlight w:val="white"/>
        </w:rPr>
      </w:pPr>
      <w:bookmarkStart w:colFirst="0" w:colLast="0" w:name="_ou3521kq13r3" w:id="63"/>
      <w:bookmarkEnd w:id="63"/>
      <w:r w:rsidDel="00000000" w:rsidR="00000000" w:rsidRPr="00000000">
        <w:rPr>
          <w:b w:val="1"/>
          <w:bCs w:val="1"/>
          <w:color w:val="1b7a8a"/>
          <w:sz w:val="28"/>
          <w:szCs w:val="28"/>
          <w:highlight w:val="white"/>
          <w:rtl w:val="0"/>
        </w:rPr>
        <w:t xml:space="preserve">additional_document_requests</w:t>
      </w:r>
    </w:p>
    <w:tbl>
      <w:tblPr>
        <w:tblStyle w:val="Table7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10"/>
        <w:gridCol w:w="2865"/>
        <w:gridCol w:w="3270"/>
        <w:tblGridChange w:id="0">
          <w:tblGrid>
            <w:gridCol w:w="3210"/>
            <w:gridCol w:w="2865"/>
            <w:gridCol w:w="327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Column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3">
            <w:pPr>
              <w:rPr>
                <w:b w:val="1"/>
                <w:bCs w:val="1"/>
                <w:sz w:val="18"/>
                <w:szCs w:val="18"/>
                <w:highlight w:val="white"/>
              </w:rPr>
            </w:pPr>
            <w:r w:rsidDel="00000000" w:rsidR="00000000" w:rsidRPr="00000000">
              <w:rPr>
                <w:b w:val="1"/>
                <w:bCs w:val="1"/>
                <w:sz w:val="18"/>
                <w:szCs w:val="18"/>
                <w:highlight w:val="white"/>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4">
            <w:pPr>
              <w:rPr>
                <w:b w:val="1"/>
                <w:bCs w:val="1"/>
                <w:sz w:val="18"/>
                <w:szCs w:val="18"/>
                <w:highlight w:val="white"/>
              </w:rPr>
            </w:pPr>
            <w:r w:rsidDel="00000000" w:rsidR="00000000" w:rsidRPr="00000000">
              <w:rPr>
                <w:b w:val="1"/>
                <w:bCs w:val="1"/>
                <w:sz w:val="18"/>
                <w:szCs w:val="18"/>
                <w:highlight w:val="white"/>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5">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6">
            <w:pPr>
              <w:rPr>
                <w:b w:val="1"/>
                <w:bCs w:val="1"/>
                <w:sz w:val="18"/>
                <w:szCs w:val="18"/>
                <w:highlight w:val="white"/>
              </w:rPr>
            </w:pPr>
            <w:r w:rsidDel="00000000" w:rsidR="00000000" w:rsidRPr="00000000">
              <w:rPr>
                <w:b w:val="1"/>
                <w:bCs w:val="1"/>
                <w:sz w:val="18"/>
                <w:szCs w:val="18"/>
                <w:highlight w:val="white"/>
                <w:rtl w:val="0"/>
              </w:rPr>
              <w:t xml:space="preserve">request_id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7">
            <w:pPr>
              <w:rPr>
                <w:b w:val="1"/>
                <w:bCs w:val="1"/>
                <w:sz w:val="18"/>
                <w:szCs w:val="18"/>
                <w:highlight w:val="white"/>
              </w:rPr>
            </w:pPr>
            <w:r w:rsidDel="00000000" w:rsidR="00000000" w:rsidRPr="00000000">
              <w:rPr>
                <w:b w:val="1"/>
                <w:bCs w:val="1"/>
                <w:sz w:val="18"/>
                <w:szCs w:val="18"/>
                <w:highlight w:val="white"/>
                <w:rtl w:val="0"/>
              </w:rPr>
              <w:t xml:space="preserve">VARCHAR(50)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8">
            <w:pPr>
              <w:rPr>
                <w:b w:val="1"/>
                <w:bCs w:val="1"/>
                <w:sz w:val="18"/>
                <w:szCs w:val="18"/>
                <w:highlight w:val="white"/>
              </w:rPr>
            </w:pPr>
            <w:r w:rsidDel="00000000" w:rsidR="00000000" w:rsidRPr="00000000">
              <w:rPr>
                <w:b w:val="1"/>
                <w:bCs w:val="1"/>
                <w:sz w:val="18"/>
                <w:szCs w:val="18"/>
                <w:highlight w:val="white"/>
                <w:rtl w:val="0"/>
              </w:rPr>
              <w:t xml:space="preserve">ADR-YYYYMMDD-NNN</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9">
            <w:pPr>
              <w:rPr>
                <w:b w:val="1"/>
                <w:bCs w:val="1"/>
                <w:sz w:val="18"/>
                <w:szCs w:val="18"/>
                <w:highlight w:val="white"/>
              </w:rPr>
            </w:pPr>
            <w:r w:rsidDel="00000000" w:rsidR="00000000" w:rsidRPr="00000000">
              <w:rPr>
                <w:b w:val="1"/>
                <w:bCs w:val="1"/>
                <w:sz w:val="18"/>
                <w:szCs w:val="18"/>
                <w:highlight w:val="white"/>
                <w:rtl w:val="0"/>
              </w:rPr>
              <w:t xml:space="preserve">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A">
            <w:pPr>
              <w:rPr>
                <w:b w:val="1"/>
                <w:bCs w:val="1"/>
                <w:sz w:val="18"/>
                <w:szCs w:val="18"/>
                <w:highlight w:val="white"/>
              </w:rPr>
            </w:pPr>
            <w:r w:rsidDel="00000000" w:rsidR="00000000" w:rsidRPr="00000000">
              <w:rPr>
                <w:b w:val="1"/>
                <w:bCs w:val="1"/>
                <w:sz w:val="18"/>
                <w:szCs w:val="18"/>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B">
            <w:pPr>
              <w:rPr>
                <w:b w:val="1"/>
                <w:bCs w:val="1"/>
                <w:sz w:val="18"/>
                <w:szCs w:val="18"/>
                <w:highlight w:val="white"/>
              </w:rPr>
            </w:pPr>
            <w:r w:rsidDel="00000000" w:rsidR="00000000" w:rsidRPr="00000000">
              <w:rPr>
                <w:b w:val="1"/>
                <w:bCs w:val="1"/>
                <w:sz w:val="18"/>
                <w:szCs w:val="18"/>
                <w:highlight w:val="white"/>
                <w:rtl w:val="0"/>
              </w:rPr>
              <w:t xml:space="preserve">references leads(id)</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C">
            <w:pPr>
              <w:rPr>
                <w:b w:val="1"/>
                <w:bCs w:val="1"/>
                <w:sz w:val="18"/>
                <w:szCs w:val="18"/>
                <w:highlight w:val="white"/>
              </w:rPr>
            </w:pPr>
            <w:r w:rsidDel="00000000" w:rsidR="00000000" w:rsidRPr="00000000">
              <w:rPr>
                <w:b w:val="1"/>
                <w:bCs w:val="1"/>
                <w:sz w:val="18"/>
                <w:szCs w:val="18"/>
                <w:highlight w:val="white"/>
                <w:rtl w:val="0"/>
              </w:rPr>
              <w:t xml:space="preserve">requested_by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D">
            <w:pPr>
              <w:rPr>
                <w:b w:val="1"/>
                <w:bCs w:val="1"/>
                <w:sz w:val="18"/>
                <w:szCs w:val="18"/>
                <w:highlight w:val="white"/>
              </w:rPr>
            </w:pPr>
            <w:r w:rsidDel="00000000" w:rsidR="00000000" w:rsidRPr="00000000">
              <w:rPr>
                <w:b w:val="1"/>
                <w:bCs w:val="1"/>
                <w:sz w:val="18"/>
                <w:szCs w:val="18"/>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E">
            <w:pPr>
              <w:rPr>
                <w:b w:val="1"/>
                <w:bCs w:val="1"/>
                <w:sz w:val="18"/>
                <w:szCs w:val="18"/>
                <w:highlight w:val="white"/>
              </w:rPr>
            </w:pPr>
            <w:r w:rsidDel="00000000" w:rsidR="00000000" w:rsidRPr="00000000">
              <w:rPr>
                <w:b w:val="1"/>
                <w:bCs w:val="1"/>
                <w:sz w:val="18"/>
                <w:szCs w:val="18"/>
                <w:highlight w:val="white"/>
                <w:rtl w:val="0"/>
              </w:rPr>
              <w:t xml:space="preserve">references admin_users(id)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BF">
            <w:pPr>
              <w:rPr>
                <w:b w:val="1"/>
                <w:bCs w:val="1"/>
                <w:sz w:val="18"/>
                <w:szCs w:val="18"/>
                <w:highlight w:val="white"/>
              </w:rPr>
            </w:pPr>
            <w:r w:rsidDel="00000000" w:rsidR="00000000" w:rsidRPr="00000000">
              <w:rPr>
                <w:b w:val="1"/>
                <w:bCs w:val="1"/>
                <w:sz w:val="18"/>
                <w:szCs w:val="18"/>
                <w:highlight w:val="white"/>
                <w:rtl w:val="0"/>
              </w:rPr>
              <w:t xml:space="preserve">requested_at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0">
            <w:pPr>
              <w:rPr>
                <w:b w:val="1"/>
                <w:bCs w:val="1"/>
                <w:sz w:val="18"/>
                <w:szCs w:val="18"/>
                <w:highlight w:val="white"/>
              </w:rPr>
            </w:pPr>
            <w:r w:rsidDel="00000000" w:rsidR="00000000" w:rsidRPr="00000000">
              <w:rPr>
                <w:b w:val="1"/>
                <w:bCs w:val="1"/>
                <w:sz w:val="18"/>
                <w:szCs w:val="18"/>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1">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2">
            <w:pPr>
              <w:rPr>
                <w:b w:val="1"/>
                <w:bCs w:val="1"/>
                <w:sz w:val="18"/>
                <w:szCs w:val="18"/>
                <w:highlight w:val="white"/>
              </w:rPr>
            </w:pPr>
            <w:r w:rsidDel="00000000" w:rsidR="00000000" w:rsidRPr="00000000">
              <w:rPr>
                <w:b w:val="1"/>
                <w:bCs w:val="1"/>
                <w:sz w:val="18"/>
                <w:szCs w:val="18"/>
                <w:highlight w:val="white"/>
                <w:rtl w:val="0"/>
              </w:rPr>
              <w:t xml:space="preserve">request_type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3">
            <w:pPr>
              <w:rPr>
                <w:b w:val="1"/>
                <w:bCs w:val="1"/>
                <w:sz w:val="18"/>
                <w:szCs w:val="18"/>
                <w:highlight w:val="white"/>
              </w:rPr>
            </w:pPr>
            <w:r w:rsidDel="00000000" w:rsidR="00000000" w:rsidRPr="00000000">
              <w:rPr>
                <w:b w:val="1"/>
                <w:bCs w:val="1"/>
                <w:sz w:val="18"/>
                <w:szCs w:val="18"/>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4">
            <w:pPr>
              <w:rPr>
                <w:b w:val="1"/>
                <w:bCs w:val="1"/>
                <w:sz w:val="18"/>
                <w:szCs w:val="18"/>
                <w:highlight w:val="white"/>
              </w:rPr>
            </w:pPr>
            <w:r w:rsidDel="00000000" w:rsidR="00000000" w:rsidRPr="00000000">
              <w:rPr>
                <w:b w:val="1"/>
                <w:bCs w:val="1"/>
                <w:sz w:val="18"/>
                <w:szCs w:val="18"/>
                <w:highlight w:val="white"/>
                <w:rtl w:val="0"/>
              </w:rPr>
              <w:t xml:space="preserve">'supporting_documents' | 'co_borrower' | 'both'</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5">
            <w:pPr>
              <w:rPr>
                <w:b w:val="1"/>
                <w:bCs w:val="1"/>
                <w:sz w:val="18"/>
                <w:szCs w:val="18"/>
                <w:highlight w:val="white"/>
              </w:rPr>
            </w:pPr>
            <w:r w:rsidDel="00000000" w:rsidR="00000000" w:rsidRPr="00000000">
              <w:rPr>
                <w:b w:val="1"/>
                <w:bCs w:val="1"/>
                <w:sz w:val="18"/>
                <w:szCs w:val="18"/>
                <w:highlight w:val="white"/>
                <w:rtl w:val="0"/>
              </w:rPr>
              <w:t xml:space="preserve">documents_requested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6">
            <w:pPr>
              <w:rPr>
                <w:b w:val="1"/>
                <w:bCs w:val="1"/>
                <w:sz w:val="18"/>
                <w:szCs w:val="18"/>
                <w:highlight w:val="white"/>
              </w:rPr>
            </w:pPr>
            <w:r w:rsidDel="00000000" w:rsidR="00000000" w:rsidRPr="00000000">
              <w:rPr>
                <w:b w:val="1"/>
                <w:bCs w:val="1"/>
                <w:sz w:val="18"/>
                <w:szCs w:val="18"/>
                <w:highlight w:val="white"/>
                <w:rtl w:val="0"/>
              </w:rPr>
              <w:t xml:space="preserve">JSON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7">
            <w:pPr>
              <w:rPr>
                <w:b w:val="1"/>
                <w:bCs w:val="1"/>
                <w:sz w:val="18"/>
                <w:szCs w:val="18"/>
                <w:highlight w:val="white"/>
              </w:rPr>
            </w:pPr>
            <w:r w:rsidDel="00000000" w:rsidR="00000000" w:rsidRPr="00000000">
              <w:rPr>
                <w:b w:val="1"/>
                <w:bCs w:val="1"/>
                <w:sz w:val="18"/>
                <w:szCs w:val="18"/>
                <w:highlight w:val="white"/>
                <w:rtl w:val="0"/>
              </w:rPr>
              <w:t xml:space="preserve">Array of {documentCode, reason, required}</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8">
            <w:pPr>
              <w:rPr>
                <w:b w:val="1"/>
                <w:bCs w:val="1"/>
                <w:sz w:val="18"/>
                <w:szCs w:val="18"/>
                <w:highlight w:val="white"/>
              </w:rPr>
            </w:pPr>
            <w:r w:rsidDel="00000000" w:rsidR="00000000" w:rsidRPr="00000000">
              <w:rPr>
                <w:b w:val="1"/>
                <w:bCs w:val="1"/>
                <w:sz w:val="18"/>
                <w:szCs w:val="18"/>
                <w:highlight w:val="white"/>
                <w:rtl w:val="0"/>
              </w:rPr>
              <w:t xml:space="preserve">admin_reason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9">
            <w:pPr>
              <w:rPr>
                <w:b w:val="1"/>
                <w:bCs w:val="1"/>
                <w:sz w:val="18"/>
                <w:szCs w:val="18"/>
                <w:highlight w:val="white"/>
              </w:rPr>
            </w:pPr>
            <w:r w:rsidDel="00000000" w:rsidR="00000000" w:rsidRPr="00000000">
              <w:rPr>
                <w:b w:val="1"/>
                <w:bCs w:val="1"/>
                <w:sz w:val="18"/>
                <w:szCs w:val="18"/>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A">
            <w:pPr>
              <w:rPr>
                <w:b w:val="1"/>
                <w:bCs w:val="1"/>
                <w:sz w:val="18"/>
                <w:szCs w:val="18"/>
                <w:highlight w:val="white"/>
              </w:rPr>
            </w:pPr>
            <w:r w:rsidDel="00000000" w:rsidR="00000000" w:rsidRPr="00000000">
              <w:rPr>
                <w:b w:val="1"/>
                <w:bCs w:val="1"/>
                <w:sz w:val="18"/>
                <w:szCs w:val="18"/>
                <w:highlight w:val="white"/>
                <w:rtl w:val="0"/>
              </w:rPr>
              <w:t xml:space="preserve">Visible to dealer</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B">
            <w:pPr>
              <w:rPr>
                <w:b w:val="1"/>
                <w:bCs w:val="1"/>
                <w:sz w:val="18"/>
                <w:szCs w:val="18"/>
                <w:highlight w:val="white"/>
              </w:rPr>
            </w:pPr>
            <w:r w:rsidDel="00000000" w:rsidR="00000000" w:rsidRPr="00000000">
              <w:rPr>
                <w:b w:val="1"/>
                <w:bCs w:val="1"/>
                <w:sz w:val="18"/>
                <w:szCs w:val="18"/>
                <w:highlight w:val="white"/>
                <w:rtl w:val="0"/>
              </w:rPr>
              <w:t xml:space="preserve">deadline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C">
            <w:pPr>
              <w:rPr>
                <w:b w:val="1"/>
                <w:bCs w:val="1"/>
                <w:sz w:val="18"/>
                <w:szCs w:val="18"/>
                <w:highlight w:val="white"/>
              </w:rPr>
            </w:pPr>
            <w:r w:rsidDel="00000000" w:rsidR="00000000" w:rsidRPr="00000000">
              <w:rPr>
                <w:b w:val="1"/>
                <w:bCs w:val="1"/>
                <w:sz w:val="18"/>
                <w:szCs w:val="18"/>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D">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E">
            <w:pPr>
              <w:rPr>
                <w:b w:val="1"/>
                <w:bCs w:val="1"/>
                <w:sz w:val="18"/>
                <w:szCs w:val="18"/>
                <w:highlight w:val="white"/>
              </w:rPr>
            </w:pPr>
            <w:r w:rsidDel="00000000" w:rsidR="00000000" w:rsidRPr="00000000">
              <w:rPr>
                <w:b w:val="1"/>
                <w:bCs w:val="1"/>
                <w:sz w:val="18"/>
                <w:szCs w:val="18"/>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CF">
            <w:pPr>
              <w:rPr>
                <w:b w:val="1"/>
                <w:bCs w:val="1"/>
                <w:sz w:val="18"/>
                <w:szCs w:val="18"/>
                <w:highlight w:val="white"/>
              </w:rPr>
            </w:pPr>
            <w:r w:rsidDel="00000000" w:rsidR="00000000" w:rsidRPr="00000000">
              <w:rPr>
                <w:b w:val="1"/>
                <w:bCs w:val="1"/>
                <w:sz w:val="18"/>
                <w:szCs w:val="18"/>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0">
            <w:pPr>
              <w:rPr>
                <w:b w:val="1"/>
                <w:bCs w:val="1"/>
                <w:sz w:val="18"/>
                <w:szCs w:val="18"/>
                <w:highlight w:val="white"/>
              </w:rPr>
            </w:pPr>
            <w:r w:rsidDel="00000000" w:rsidR="00000000" w:rsidRPr="00000000">
              <w:rPr>
                <w:b w:val="1"/>
                <w:bCs w:val="1"/>
                <w:sz w:val="18"/>
                <w:szCs w:val="18"/>
                <w:highlight w:val="white"/>
                <w:rtl w:val="0"/>
              </w:rPr>
              <w:t xml:space="preserve">'pending' | 'partially_uploaded' | 'complete' | 'overdue'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1">
            <w:pPr>
              <w:rPr>
                <w:b w:val="1"/>
                <w:bCs w:val="1"/>
                <w:sz w:val="18"/>
                <w:szCs w:val="18"/>
                <w:highlight w:val="white"/>
              </w:rPr>
            </w:pPr>
            <w:r w:rsidDel="00000000" w:rsidR="00000000" w:rsidRPr="00000000">
              <w:rPr>
                <w:b w:val="1"/>
                <w:bCs w:val="1"/>
                <w:sz w:val="18"/>
                <w:szCs w:val="18"/>
                <w:highlight w:val="white"/>
                <w:rtl w:val="0"/>
              </w:rPr>
              <w:t xml:space="preserve">completed_at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2">
            <w:pPr>
              <w:rPr>
                <w:b w:val="1"/>
                <w:bCs w:val="1"/>
                <w:sz w:val="18"/>
                <w:szCs w:val="18"/>
                <w:highlight w:val="white"/>
              </w:rPr>
            </w:pPr>
            <w:r w:rsidDel="00000000" w:rsidR="00000000" w:rsidRPr="00000000">
              <w:rPr>
                <w:b w:val="1"/>
                <w:bCs w:val="1"/>
                <w:sz w:val="18"/>
                <w:szCs w:val="18"/>
                <w:highlight w:val="white"/>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3">
            <w:pPr>
              <w:rPr>
                <w:b w:val="1"/>
                <w:bCs w:val="1"/>
                <w:sz w:val="20"/>
                <w:szCs w:val="20"/>
                <w:highlight w:val="white"/>
              </w:rPr>
            </w:pPr>
            <w:r w:rsidDel="00000000" w:rsidR="00000000" w:rsidRPr="00000000">
              <w:rPr>
                <w:b w:val="1"/>
                <w:bCs w:val="1"/>
                <w:sz w:val="20"/>
                <w:szCs w:val="20"/>
                <w:highlight w:val="white"/>
                <w:rtl w:val="0"/>
              </w:rPr>
              <w:t xml:space="preserve"> </w:t>
            </w:r>
          </w:p>
        </w:tc>
      </w:tr>
    </w:tbl>
    <w:p w:rsidR="00000000" w:rsidDel="00000000" w:rsidP="00000000" w:rsidRDefault="00000000" w:rsidRPr="00000000" w14:paraId="00000CD4">
      <w:pPr>
        <w:spacing w:before="120" w:lineRule="auto"/>
        <w:rPr>
          <w:b w:val="1"/>
          <w:bCs w:val="1"/>
          <w:color w:val="1b7a8a"/>
          <w:sz w:val="28"/>
          <w:szCs w:val="28"/>
          <w:highlight w:val="white"/>
        </w:rPr>
      </w:pPr>
      <w:r w:rsidDel="00000000" w:rsidR="00000000" w:rsidRPr="00000000">
        <w:rPr>
          <w:b w:val="1"/>
          <w:bCs w:val="1"/>
          <w:sz w:val="20"/>
          <w:szCs w:val="20"/>
          <w:highlight w:val="white"/>
          <w:rtl w:val="0"/>
        </w:rPr>
        <w:t xml:space="preserve"> </w:t>
      </w:r>
      <w:r w:rsidDel="00000000" w:rsidR="00000000" w:rsidRPr="00000000">
        <w:rPr>
          <w:b w:val="1"/>
          <w:bCs w:val="1"/>
          <w:color w:val="1b7a8a"/>
          <w:sz w:val="28"/>
          <w:szCs w:val="28"/>
          <w:highlight w:val="white"/>
          <w:rtl w:val="0"/>
        </w:rPr>
        <w:t xml:space="preserve">additional_document_uploads</w:t>
      </w:r>
    </w:p>
    <w:tbl>
      <w:tblPr>
        <w:tblStyle w:val="Table7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835"/>
        <w:gridCol w:w="3600"/>
        <w:tblGridChange w:id="0">
          <w:tblGrid>
            <w:gridCol w:w="2925"/>
            <w:gridCol w:w="2835"/>
            <w:gridCol w:w="360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Column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8">
            <w:pPr>
              <w:rPr>
                <w:b w:val="1"/>
                <w:bCs w:val="1"/>
                <w:sz w:val="18"/>
                <w:szCs w:val="18"/>
                <w:highlight w:val="white"/>
              </w:rPr>
            </w:pPr>
            <w:r w:rsidDel="00000000" w:rsidR="00000000" w:rsidRPr="00000000">
              <w:rPr>
                <w:b w:val="1"/>
                <w:bCs w:val="1"/>
                <w:sz w:val="18"/>
                <w:szCs w:val="18"/>
                <w:highlight w:val="white"/>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9">
            <w:pPr>
              <w:rPr>
                <w:b w:val="1"/>
                <w:bCs w:val="1"/>
                <w:sz w:val="18"/>
                <w:szCs w:val="18"/>
                <w:highlight w:val="white"/>
              </w:rPr>
            </w:pPr>
            <w:r w:rsidDel="00000000" w:rsidR="00000000" w:rsidRPr="00000000">
              <w:rPr>
                <w:b w:val="1"/>
                <w:bCs w:val="1"/>
                <w:sz w:val="18"/>
                <w:szCs w:val="18"/>
                <w:highlight w:val="white"/>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A">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B">
            <w:pPr>
              <w:rPr>
                <w:b w:val="1"/>
                <w:bCs w:val="1"/>
                <w:sz w:val="18"/>
                <w:szCs w:val="18"/>
                <w:highlight w:val="white"/>
              </w:rPr>
            </w:pPr>
            <w:r w:rsidDel="00000000" w:rsidR="00000000" w:rsidRPr="00000000">
              <w:rPr>
                <w:b w:val="1"/>
                <w:bCs w:val="1"/>
                <w:sz w:val="18"/>
                <w:szCs w:val="18"/>
                <w:highlight w:val="white"/>
                <w:rtl w:val="0"/>
              </w:rPr>
              <w:t xml:space="preserve">request_id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C">
            <w:pPr>
              <w:rPr>
                <w:b w:val="1"/>
                <w:bCs w:val="1"/>
                <w:sz w:val="18"/>
                <w:szCs w:val="18"/>
                <w:highlight w:val="white"/>
              </w:rPr>
            </w:pPr>
            <w:r w:rsidDel="00000000" w:rsidR="00000000" w:rsidRPr="00000000">
              <w:rPr>
                <w:b w:val="1"/>
                <w:bCs w:val="1"/>
                <w:sz w:val="18"/>
                <w:szCs w:val="18"/>
                <w:highlight w:val="white"/>
                <w:rtl w:val="0"/>
              </w:rPr>
              <w:t xml:space="preserve">VARCHAR(50)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D">
            <w:pPr>
              <w:rPr>
                <w:b w:val="1"/>
                <w:bCs w:val="1"/>
                <w:sz w:val="18"/>
                <w:szCs w:val="18"/>
                <w:highlight w:val="white"/>
              </w:rPr>
            </w:pPr>
            <w:r w:rsidDel="00000000" w:rsidR="00000000" w:rsidRPr="00000000">
              <w:rPr>
                <w:b w:val="1"/>
                <w:bCs w:val="1"/>
                <w:sz w:val="18"/>
                <w:szCs w:val="18"/>
                <w:highlight w:val="white"/>
                <w:rtl w:val="0"/>
              </w:rPr>
              <w:t xml:space="preserve">references additional_document_requests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E">
            <w:pPr>
              <w:rPr>
                <w:b w:val="1"/>
                <w:bCs w:val="1"/>
                <w:sz w:val="18"/>
                <w:szCs w:val="18"/>
                <w:highlight w:val="white"/>
              </w:rPr>
            </w:pPr>
            <w:r w:rsidDel="00000000" w:rsidR="00000000" w:rsidRPr="00000000">
              <w:rPr>
                <w:b w:val="1"/>
                <w:bCs w:val="1"/>
                <w:sz w:val="18"/>
                <w:szCs w:val="18"/>
                <w:highlight w:val="white"/>
                <w:rtl w:val="0"/>
              </w:rPr>
              <w:t xml:space="preserve">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DF">
            <w:pPr>
              <w:rPr>
                <w:b w:val="1"/>
                <w:bCs w:val="1"/>
                <w:sz w:val="18"/>
                <w:szCs w:val="18"/>
                <w:highlight w:val="white"/>
              </w:rPr>
            </w:pPr>
            <w:r w:rsidDel="00000000" w:rsidR="00000000" w:rsidRPr="00000000">
              <w:rPr>
                <w:b w:val="1"/>
                <w:bCs w:val="1"/>
                <w:sz w:val="18"/>
                <w:szCs w:val="18"/>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0">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1">
            <w:pPr>
              <w:rPr>
                <w:b w:val="1"/>
                <w:bCs w:val="1"/>
                <w:sz w:val="18"/>
                <w:szCs w:val="18"/>
                <w:highlight w:val="white"/>
              </w:rPr>
            </w:pPr>
            <w:r w:rsidDel="00000000" w:rsidR="00000000" w:rsidRPr="00000000">
              <w:rPr>
                <w:b w:val="1"/>
                <w:bCs w:val="1"/>
                <w:sz w:val="18"/>
                <w:szCs w:val="18"/>
                <w:highlight w:val="white"/>
                <w:rtl w:val="0"/>
              </w:rPr>
              <w:t xml:space="preserve">document_code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2">
            <w:pPr>
              <w:rPr>
                <w:b w:val="1"/>
                <w:bCs w:val="1"/>
                <w:sz w:val="18"/>
                <w:szCs w:val="18"/>
                <w:highlight w:val="white"/>
              </w:rPr>
            </w:pPr>
            <w:r w:rsidDel="00000000" w:rsidR="00000000" w:rsidRPr="00000000">
              <w:rPr>
                <w:b w:val="1"/>
                <w:bCs w:val="1"/>
                <w:sz w:val="18"/>
                <w:szCs w:val="18"/>
                <w:highlight w:val="white"/>
                <w:rtl w:val="0"/>
              </w:rPr>
              <w:t xml:space="preserve">VARCHAR(50)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3">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4">
            <w:pPr>
              <w:rPr>
                <w:b w:val="1"/>
                <w:bCs w:val="1"/>
                <w:sz w:val="18"/>
                <w:szCs w:val="18"/>
                <w:highlight w:val="white"/>
              </w:rPr>
            </w:pPr>
            <w:r w:rsidDel="00000000" w:rsidR="00000000" w:rsidRPr="00000000">
              <w:rPr>
                <w:b w:val="1"/>
                <w:bCs w:val="1"/>
                <w:sz w:val="18"/>
                <w:szCs w:val="18"/>
                <w:highlight w:val="white"/>
                <w:rtl w:val="0"/>
              </w:rPr>
              <w:t xml:space="preserve">file_url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5">
            <w:pPr>
              <w:rPr>
                <w:b w:val="1"/>
                <w:bCs w:val="1"/>
                <w:sz w:val="18"/>
                <w:szCs w:val="18"/>
                <w:highlight w:val="white"/>
              </w:rPr>
            </w:pPr>
            <w:r w:rsidDel="00000000" w:rsidR="00000000" w:rsidRPr="00000000">
              <w:rPr>
                <w:b w:val="1"/>
                <w:bCs w:val="1"/>
                <w:sz w:val="18"/>
                <w:szCs w:val="18"/>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6">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7">
            <w:pPr>
              <w:rPr>
                <w:b w:val="1"/>
                <w:bCs w:val="1"/>
                <w:sz w:val="18"/>
                <w:szCs w:val="18"/>
                <w:highlight w:val="white"/>
              </w:rPr>
            </w:pPr>
            <w:r w:rsidDel="00000000" w:rsidR="00000000" w:rsidRPr="00000000">
              <w:rPr>
                <w:b w:val="1"/>
                <w:bCs w:val="1"/>
                <w:sz w:val="18"/>
                <w:szCs w:val="18"/>
                <w:highlight w:val="white"/>
                <w:rtl w:val="0"/>
              </w:rPr>
              <w:t xml:space="preserve">file_size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8">
            <w:pPr>
              <w:rPr>
                <w:b w:val="1"/>
                <w:bCs w:val="1"/>
                <w:sz w:val="18"/>
                <w:szCs w:val="18"/>
                <w:highlight w:val="white"/>
              </w:rPr>
            </w:pPr>
            <w:r w:rsidDel="00000000" w:rsidR="00000000" w:rsidRPr="00000000">
              <w:rPr>
                <w:b w:val="1"/>
                <w:bCs w:val="1"/>
                <w:sz w:val="18"/>
                <w:szCs w:val="18"/>
                <w:highlight w:val="white"/>
                <w:rtl w:val="0"/>
              </w:rPr>
              <w:t xml:space="preserve">INT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9">
            <w:pPr>
              <w:rPr>
                <w:b w:val="1"/>
                <w:bCs w:val="1"/>
                <w:sz w:val="18"/>
                <w:szCs w:val="18"/>
                <w:highlight w:val="white"/>
              </w:rPr>
            </w:pPr>
            <w:r w:rsidDel="00000000" w:rsidR="00000000" w:rsidRPr="00000000">
              <w:rPr>
                <w:b w:val="1"/>
                <w:bCs w:val="1"/>
                <w:sz w:val="18"/>
                <w:szCs w:val="18"/>
                <w:highlight w:val="white"/>
                <w:rtl w:val="0"/>
              </w:rPr>
              <w:t xml:space="preserve">bytes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A">
            <w:pPr>
              <w:rPr>
                <w:b w:val="1"/>
                <w:bCs w:val="1"/>
                <w:sz w:val="18"/>
                <w:szCs w:val="18"/>
                <w:highlight w:val="white"/>
              </w:rPr>
            </w:pPr>
            <w:r w:rsidDel="00000000" w:rsidR="00000000" w:rsidRPr="00000000">
              <w:rPr>
                <w:b w:val="1"/>
                <w:bCs w:val="1"/>
                <w:sz w:val="18"/>
                <w:szCs w:val="18"/>
                <w:highlight w:val="white"/>
                <w:rtl w:val="0"/>
              </w:rPr>
              <w:t xml:space="preserve">uploaded_at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B">
            <w:pPr>
              <w:rPr>
                <w:b w:val="1"/>
                <w:bCs w:val="1"/>
                <w:sz w:val="18"/>
                <w:szCs w:val="18"/>
                <w:highlight w:val="white"/>
              </w:rPr>
            </w:pPr>
            <w:r w:rsidDel="00000000" w:rsidR="00000000" w:rsidRPr="00000000">
              <w:rPr>
                <w:b w:val="1"/>
                <w:bCs w:val="1"/>
                <w:sz w:val="18"/>
                <w:szCs w:val="18"/>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C">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D">
            <w:pPr>
              <w:rPr>
                <w:b w:val="1"/>
                <w:bCs w:val="1"/>
                <w:sz w:val="18"/>
                <w:szCs w:val="18"/>
                <w:highlight w:val="white"/>
              </w:rPr>
            </w:pPr>
            <w:r w:rsidDel="00000000" w:rsidR="00000000" w:rsidRPr="00000000">
              <w:rPr>
                <w:b w:val="1"/>
                <w:bCs w:val="1"/>
                <w:sz w:val="18"/>
                <w:szCs w:val="18"/>
                <w:highlight w:val="white"/>
                <w:rtl w:val="0"/>
              </w:rPr>
              <w:t xml:space="preserve">uploaded_by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E">
            <w:pPr>
              <w:rPr>
                <w:b w:val="1"/>
                <w:bCs w:val="1"/>
                <w:sz w:val="18"/>
                <w:szCs w:val="18"/>
                <w:highlight w:val="white"/>
              </w:rPr>
            </w:pPr>
            <w:r w:rsidDel="00000000" w:rsidR="00000000" w:rsidRPr="00000000">
              <w:rPr>
                <w:b w:val="1"/>
                <w:bCs w:val="1"/>
                <w:sz w:val="18"/>
                <w:szCs w:val="18"/>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EF">
            <w:pPr>
              <w:rPr>
                <w:b w:val="1"/>
                <w:bCs w:val="1"/>
                <w:sz w:val="18"/>
                <w:szCs w:val="18"/>
                <w:highlight w:val="white"/>
              </w:rPr>
            </w:pPr>
            <w:r w:rsidDel="00000000" w:rsidR="00000000" w:rsidRPr="00000000">
              <w:rPr>
                <w:b w:val="1"/>
                <w:bCs w:val="1"/>
                <w:sz w:val="18"/>
                <w:szCs w:val="18"/>
                <w:highlight w:val="white"/>
                <w:rtl w:val="0"/>
              </w:rPr>
              <w:t xml:space="preserve">references dealer_users</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0">
            <w:pPr>
              <w:rPr>
                <w:b w:val="1"/>
                <w:bCs w:val="1"/>
                <w:sz w:val="18"/>
                <w:szCs w:val="18"/>
                <w:highlight w:val="white"/>
              </w:rPr>
            </w:pPr>
            <w:r w:rsidDel="00000000" w:rsidR="00000000" w:rsidRPr="00000000">
              <w:rPr>
                <w:b w:val="1"/>
                <w:bCs w:val="1"/>
                <w:sz w:val="18"/>
                <w:szCs w:val="18"/>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1">
            <w:pPr>
              <w:rPr>
                <w:b w:val="1"/>
                <w:bCs w:val="1"/>
                <w:sz w:val="18"/>
                <w:szCs w:val="18"/>
                <w:highlight w:val="white"/>
              </w:rPr>
            </w:pPr>
            <w:r w:rsidDel="00000000" w:rsidR="00000000" w:rsidRPr="00000000">
              <w:rPr>
                <w:b w:val="1"/>
                <w:bCs w:val="1"/>
                <w:sz w:val="18"/>
                <w:szCs w:val="18"/>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2">
            <w:pPr>
              <w:rPr>
                <w:b w:val="1"/>
                <w:bCs w:val="1"/>
                <w:sz w:val="18"/>
                <w:szCs w:val="18"/>
                <w:highlight w:val="white"/>
              </w:rPr>
            </w:pPr>
            <w:r w:rsidDel="00000000" w:rsidR="00000000" w:rsidRPr="00000000">
              <w:rPr>
                <w:b w:val="1"/>
                <w:bCs w:val="1"/>
                <w:sz w:val="18"/>
                <w:szCs w:val="18"/>
                <w:highlight w:val="white"/>
                <w:rtl w:val="0"/>
              </w:rPr>
              <w:t xml:space="preserve">'uploaded' | 'verified' | 'rejected'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3">
            <w:pPr>
              <w:rPr>
                <w:b w:val="1"/>
                <w:bCs w:val="1"/>
                <w:sz w:val="18"/>
                <w:szCs w:val="18"/>
                <w:highlight w:val="white"/>
              </w:rPr>
            </w:pPr>
            <w:r w:rsidDel="00000000" w:rsidR="00000000" w:rsidRPr="00000000">
              <w:rPr>
                <w:b w:val="1"/>
                <w:bCs w:val="1"/>
                <w:sz w:val="18"/>
                <w:szCs w:val="18"/>
                <w:highlight w:val="white"/>
                <w:rtl w:val="0"/>
              </w:rPr>
              <w:t xml:space="preserve">verified_by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4">
            <w:pPr>
              <w:rPr>
                <w:b w:val="1"/>
                <w:bCs w:val="1"/>
                <w:sz w:val="18"/>
                <w:szCs w:val="18"/>
                <w:highlight w:val="white"/>
              </w:rPr>
            </w:pPr>
            <w:r w:rsidDel="00000000" w:rsidR="00000000" w:rsidRPr="00000000">
              <w:rPr>
                <w:b w:val="1"/>
                <w:bCs w:val="1"/>
                <w:sz w:val="18"/>
                <w:szCs w:val="18"/>
                <w:highlight w:val="white"/>
                <w:rtl w:val="0"/>
              </w:rPr>
              <w:t xml:space="preserve">INT NULL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5">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6">
            <w:pPr>
              <w:rPr>
                <w:b w:val="1"/>
                <w:bCs w:val="1"/>
                <w:sz w:val="18"/>
                <w:szCs w:val="18"/>
                <w:highlight w:val="white"/>
              </w:rPr>
            </w:pPr>
            <w:r w:rsidDel="00000000" w:rsidR="00000000" w:rsidRPr="00000000">
              <w:rPr>
                <w:b w:val="1"/>
                <w:bCs w:val="1"/>
                <w:sz w:val="18"/>
                <w:szCs w:val="18"/>
                <w:highlight w:val="white"/>
                <w:rtl w:val="0"/>
              </w:rPr>
              <w:t xml:space="preserve">verified_at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7">
            <w:pPr>
              <w:rPr>
                <w:b w:val="1"/>
                <w:bCs w:val="1"/>
                <w:sz w:val="18"/>
                <w:szCs w:val="18"/>
                <w:highlight w:val="white"/>
              </w:rPr>
            </w:pPr>
            <w:r w:rsidDel="00000000" w:rsidR="00000000" w:rsidRPr="00000000">
              <w:rPr>
                <w:b w:val="1"/>
                <w:bCs w:val="1"/>
                <w:sz w:val="18"/>
                <w:szCs w:val="18"/>
                <w:highlight w:val="white"/>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8">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9">
            <w:pPr>
              <w:rPr>
                <w:b w:val="1"/>
                <w:bCs w:val="1"/>
                <w:sz w:val="18"/>
                <w:szCs w:val="18"/>
                <w:highlight w:val="white"/>
              </w:rPr>
            </w:pPr>
            <w:r w:rsidDel="00000000" w:rsidR="00000000" w:rsidRPr="00000000">
              <w:rPr>
                <w:b w:val="1"/>
                <w:bCs w:val="1"/>
                <w:sz w:val="18"/>
                <w:szCs w:val="18"/>
                <w:highlight w:val="white"/>
                <w:rtl w:val="0"/>
              </w:rPr>
              <w:t xml:space="preserve">rejection_reason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A">
            <w:pPr>
              <w:rPr>
                <w:b w:val="1"/>
                <w:bCs w:val="1"/>
                <w:sz w:val="18"/>
                <w:szCs w:val="18"/>
                <w:highlight w:val="white"/>
              </w:rPr>
            </w:pPr>
            <w:r w:rsidDel="00000000" w:rsidR="00000000" w:rsidRPr="00000000">
              <w:rPr>
                <w:b w:val="1"/>
                <w:bCs w:val="1"/>
                <w:sz w:val="18"/>
                <w:szCs w:val="18"/>
                <w:highlight w:val="white"/>
                <w:rtl w:val="0"/>
              </w:rPr>
              <w:t xml:space="preserve">TEXT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CFB">
            <w:pPr>
              <w:rPr>
                <w:b w:val="1"/>
                <w:bCs w:val="1"/>
                <w:sz w:val="20"/>
                <w:szCs w:val="20"/>
                <w:highlight w:val="white"/>
              </w:rPr>
            </w:pPr>
            <w:r w:rsidDel="00000000" w:rsidR="00000000" w:rsidRPr="00000000">
              <w:rPr>
                <w:b w:val="1"/>
                <w:bCs w:val="1"/>
                <w:sz w:val="20"/>
                <w:szCs w:val="20"/>
                <w:highlight w:val="white"/>
                <w:rtl w:val="0"/>
              </w:rPr>
              <w:t xml:space="preserve"> </w:t>
            </w:r>
          </w:p>
        </w:tc>
      </w:tr>
    </w:tbl>
    <w:p w:rsidR="00000000" w:rsidDel="00000000" w:rsidP="00000000" w:rsidRDefault="00000000" w:rsidRPr="00000000" w14:paraId="00000CFC">
      <w:pPr>
        <w:spacing w:before="120" w:lineRule="auto"/>
        <w:rPr>
          <w:b w:val="1"/>
          <w:bCs w:val="1"/>
          <w:color w:val="1b7a8a"/>
          <w:sz w:val="28"/>
          <w:szCs w:val="28"/>
          <w:highlight w:val="white"/>
        </w:rPr>
      </w:pPr>
      <w:r w:rsidDel="00000000" w:rsidR="00000000" w:rsidRPr="00000000">
        <w:rPr>
          <w:b w:val="1"/>
          <w:bCs w:val="1"/>
          <w:sz w:val="20"/>
          <w:szCs w:val="20"/>
          <w:highlight w:val="white"/>
          <w:rtl w:val="0"/>
        </w:rPr>
        <w:t xml:space="preserve"> </w:t>
      </w:r>
      <w:r w:rsidDel="00000000" w:rsidR="00000000" w:rsidRPr="00000000">
        <w:rPr>
          <w:b w:val="1"/>
          <w:bCs w:val="1"/>
          <w:color w:val="1b7a8a"/>
          <w:sz w:val="28"/>
          <w:szCs w:val="28"/>
          <w:highlight w:val="white"/>
          <w:rtl w:val="0"/>
        </w:rPr>
        <w:t xml:space="preserve">co_borrower_requests</w:t>
      </w:r>
    </w:p>
    <w:tbl>
      <w:tblPr>
        <w:tblStyle w:val="Table7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70"/>
        <w:gridCol w:w="3030"/>
        <w:gridCol w:w="3045"/>
        <w:tblGridChange w:id="0">
          <w:tblGrid>
            <w:gridCol w:w="3270"/>
            <w:gridCol w:w="3030"/>
            <w:gridCol w:w="304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Column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C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0">
            <w:pPr>
              <w:rPr>
                <w:b w:val="1"/>
                <w:bCs w:val="1"/>
                <w:sz w:val="18"/>
                <w:szCs w:val="18"/>
                <w:highlight w:val="white"/>
              </w:rPr>
            </w:pPr>
            <w:r w:rsidDel="00000000" w:rsidR="00000000" w:rsidRPr="00000000">
              <w:rPr>
                <w:b w:val="1"/>
                <w:bCs w:val="1"/>
                <w:sz w:val="18"/>
                <w:szCs w:val="18"/>
                <w:highlight w:val="white"/>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1">
            <w:pPr>
              <w:rPr>
                <w:b w:val="1"/>
                <w:bCs w:val="1"/>
                <w:sz w:val="18"/>
                <w:szCs w:val="18"/>
                <w:highlight w:val="white"/>
              </w:rPr>
            </w:pPr>
            <w:r w:rsidDel="00000000" w:rsidR="00000000" w:rsidRPr="00000000">
              <w:rPr>
                <w:b w:val="1"/>
                <w:bCs w:val="1"/>
                <w:sz w:val="18"/>
                <w:szCs w:val="18"/>
                <w:highlight w:val="white"/>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2">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3">
            <w:pPr>
              <w:rPr>
                <w:b w:val="1"/>
                <w:bCs w:val="1"/>
                <w:sz w:val="18"/>
                <w:szCs w:val="18"/>
                <w:highlight w:val="white"/>
              </w:rPr>
            </w:pPr>
            <w:r w:rsidDel="00000000" w:rsidR="00000000" w:rsidRPr="00000000">
              <w:rPr>
                <w:b w:val="1"/>
                <w:bCs w:val="1"/>
                <w:sz w:val="18"/>
                <w:szCs w:val="18"/>
                <w:highlight w:val="white"/>
                <w:rtl w:val="0"/>
              </w:rPr>
              <w:t xml:space="preserve">request_id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4">
            <w:pPr>
              <w:rPr>
                <w:b w:val="1"/>
                <w:bCs w:val="1"/>
                <w:sz w:val="18"/>
                <w:szCs w:val="18"/>
                <w:highlight w:val="white"/>
              </w:rPr>
            </w:pPr>
            <w:r w:rsidDel="00000000" w:rsidR="00000000" w:rsidRPr="00000000">
              <w:rPr>
                <w:b w:val="1"/>
                <w:bCs w:val="1"/>
                <w:sz w:val="18"/>
                <w:szCs w:val="18"/>
                <w:highlight w:val="white"/>
                <w:rtl w:val="0"/>
              </w:rPr>
              <w:t xml:space="preserve">VARCHAR(50)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5">
            <w:pPr>
              <w:rPr>
                <w:b w:val="1"/>
                <w:bCs w:val="1"/>
                <w:sz w:val="18"/>
                <w:szCs w:val="18"/>
                <w:highlight w:val="white"/>
              </w:rPr>
            </w:pPr>
            <w:r w:rsidDel="00000000" w:rsidR="00000000" w:rsidRPr="00000000">
              <w:rPr>
                <w:b w:val="1"/>
                <w:bCs w:val="1"/>
                <w:sz w:val="18"/>
                <w:szCs w:val="18"/>
                <w:highlight w:val="white"/>
                <w:rtl w:val="0"/>
              </w:rPr>
              <w:t xml:space="preserve">CBR-YYYYMMDD-NNN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6">
            <w:pPr>
              <w:rPr>
                <w:b w:val="1"/>
                <w:bCs w:val="1"/>
                <w:sz w:val="18"/>
                <w:szCs w:val="18"/>
                <w:highlight w:val="white"/>
              </w:rPr>
            </w:pPr>
            <w:r w:rsidDel="00000000" w:rsidR="00000000" w:rsidRPr="00000000">
              <w:rPr>
                <w:b w:val="1"/>
                <w:bCs w:val="1"/>
                <w:sz w:val="18"/>
                <w:szCs w:val="18"/>
                <w:highlight w:val="white"/>
                <w:rtl w:val="0"/>
              </w:rPr>
              <w:t xml:space="preserve">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7">
            <w:pPr>
              <w:rPr>
                <w:b w:val="1"/>
                <w:bCs w:val="1"/>
                <w:sz w:val="18"/>
                <w:szCs w:val="18"/>
                <w:highlight w:val="white"/>
              </w:rPr>
            </w:pPr>
            <w:r w:rsidDel="00000000" w:rsidR="00000000" w:rsidRPr="00000000">
              <w:rPr>
                <w:b w:val="1"/>
                <w:bCs w:val="1"/>
                <w:sz w:val="18"/>
                <w:szCs w:val="18"/>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8">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9">
            <w:pPr>
              <w:rPr>
                <w:b w:val="1"/>
                <w:bCs w:val="1"/>
                <w:sz w:val="18"/>
                <w:szCs w:val="18"/>
                <w:highlight w:val="white"/>
              </w:rPr>
            </w:pPr>
            <w:r w:rsidDel="00000000" w:rsidR="00000000" w:rsidRPr="00000000">
              <w:rPr>
                <w:b w:val="1"/>
                <w:bCs w:val="1"/>
                <w:sz w:val="18"/>
                <w:szCs w:val="18"/>
                <w:highlight w:val="white"/>
                <w:rtl w:val="0"/>
              </w:rPr>
              <w:t xml:space="preserve">requested_by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A">
            <w:pPr>
              <w:rPr>
                <w:b w:val="1"/>
                <w:bCs w:val="1"/>
                <w:sz w:val="18"/>
                <w:szCs w:val="18"/>
                <w:highlight w:val="white"/>
              </w:rPr>
            </w:pPr>
            <w:r w:rsidDel="00000000" w:rsidR="00000000" w:rsidRPr="00000000">
              <w:rPr>
                <w:b w:val="1"/>
                <w:bCs w:val="1"/>
                <w:sz w:val="18"/>
                <w:szCs w:val="18"/>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B">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C">
            <w:pPr>
              <w:rPr>
                <w:b w:val="1"/>
                <w:bCs w:val="1"/>
                <w:sz w:val="18"/>
                <w:szCs w:val="18"/>
                <w:highlight w:val="white"/>
              </w:rPr>
            </w:pPr>
            <w:r w:rsidDel="00000000" w:rsidR="00000000" w:rsidRPr="00000000">
              <w:rPr>
                <w:b w:val="1"/>
                <w:bCs w:val="1"/>
                <w:sz w:val="18"/>
                <w:szCs w:val="18"/>
                <w:highlight w:val="white"/>
                <w:rtl w:val="0"/>
              </w:rPr>
              <w:t xml:space="preserve">requested_at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D">
            <w:pPr>
              <w:rPr>
                <w:b w:val="1"/>
                <w:bCs w:val="1"/>
                <w:sz w:val="18"/>
                <w:szCs w:val="18"/>
                <w:highlight w:val="white"/>
              </w:rPr>
            </w:pPr>
            <w:r w:rsidDel="00000000" w:rsidR="00000000" w:rsidRPr="00000000">
              <w:rPr>
                <w:b w:val="1"/>
                <w:bCs w:val="1"/>
                <w:sz w:val="18"/>
                <w:szCs w:val="18"/>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E">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0F">
            <w:pPr>
              <w:rPr>
                <w:b w:val="1"/>
                <w:bCs w:val="1"/>
                <w:sz w:val="18"/>
                <w:szCs w:val="18"/>
                <w:highlight w:val="white"/>
              </w:rPr>
            </w:pPr>
            <w:r w:rsidDel="00000000" w:rsidR="00000000" w:rsidRPr="00000000">
              <w:rPr>
                <w:b w:val="1"/>
                <w:bCs w:val="1"/>
                <w:sz w:val="18"/>
                <w:szCs w:val="18"/>
                <w:highlight w:val="white"/>
                <w:rtl w:val="0"/>
              </w:rPr>
              <w:t xml:space="preserve">reason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0">
            <w:pPr>
              <w:rPr>
                <w:b w:val="1"/>
                <w:bCs w:val="1"/>
                <w:sz w:val="18"/>
                <w:szCs w:val="18"/>
                <w:highlight w:val="white"/>
              </w:rPr>
            </w:pPr>
            <w:r w:rsidDel="00000000" w:rsidR="00000000" w:rsidRPr="00000000">
              <w:rPr>
                <w:b w:val="1"/>
                <w:bCs w:val="1"/>
                <w:sz w:val="18"/>
                <w:szCs w:val="18"/>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1">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2">
            <w:pPr>
              <w:rPr>
                <w:b w:val="1"/>
                <w:bCs w:val="1"/>
                <w:sz w:val="18"/>
                <w:szCs w:val="18"/>
                <w:highlight w:val="white"/>
              </w:rPr>
            </w:pPr>
            <w:r w:rsidDel="00000000" w:rsidR="00000000" w:rsidRPr="00000000">
              <w:rPr>
                <w:b w:val="1"/>
                <w:bCs w:val="1"/>
                <w:sz w:val="18"/>
                <w:szCs w:val="18"/>
                <w:highlight w:val="white"/>
                <w:rtl w:val="0"/>
              </w:rPr>
              <w:t xml:space="preserve">requirements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3">
            <w:pPr>
              <w:rPr>
                <w:b w:val="1"/>
                <w:bCs w:val="1"/>
                <w:sz w:val="18"/>
                <w:szCs w:val="18"/>
                <w:highlight w:val="white"/>
              </w:rPr>
            </w:pPr>
            <w:r w:rsidDel="00000000" w:rsidR="00000000" w:rsidRPr="00000000">
              <w:rPr>
                <w:b w:val="1"/>
                <w:bCs w:val="1"/>
                <w:sz w:val="18"/>
                <w:szCs w:val="18"/>
                <w:highlight w:val="white"/>
                <w:rtl w:val="0"/>
              </w:rPr>
              <w:t xml:space="preserve">JSON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4">
            <w:pPr>
              <w:rPr>
                <w:b w:val="1"/>
                <w:bCs w:val="1"/>
                <w:sz w:val="18"/>
                <w:szCs w:val="18"/>
                <w:highlight w:val="white"/>
              </w:rPr>
            </w:pPr>
            <w:r w:rsidDel="00000000" w:rsidR="00000000" w:rsidRPr="00000000">
              <w:rPr>
                <w:b w:val="1"/>
                <w:bCs w:val="1"/>
                <w:sz w:val="18"/>
                <w:szCs w:val="18"/>
                <w:highlight w:val="white"/>
                <w:rtl w:val="0"/>
              </w:rPr>
              <w:t xml:space="preserve">{minCibilScore, relationship[], incomeProof}</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5">
            <w:pPr>
              <w:rPr>
                <w:b w:val="1"/>
                <w:bCs w:val="1"/>
                <w:sz w:val="18"/>
                <w:szCs w:val="18"/>
                <w:highlight w:val="white"/>
              </w:rPr>
            </w:pPr>
            <w:r w:rsidDel="00000000" w:rsidR="00000000" w:rsidRPr="00000000">
              <w:rPr>
                <w:b w:val="1"/>
                <w:bCs w:val="1"/>
                <w:sz w:val="18"/>
                <w:szCs w:val="18"/>
                <w:highlight w:val="white"/>
                <w:rtl w:val="0"/>
              </w:rPr>
              <w:t xml:space="preserve">required_documents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6">
            <w:pPr>
              <w:rPr>
                <w:b w:val="1"/>
                <w:bCs w:val="1"/>
                <w:sz w:val="18"/>
                <w:szCs w:val="18"/>
                <w:highlight w:val="white"/>
              </w:rPr>
            </w:pPr>
            <w:r w:rsidDel="00000000" w:rsidR="00000000" w:rsidRPr="00000000">
              <w:rPr>
                <w:b w:val="1"/>
                <w:bCs w:val="1"/>
                <w:sz w:val="18"/>
                <w:szCs w:val="18"/>
                <w:highlight w:val="white"/>
                <w:rtl w:val="0"/>
              </w:rPr>
              <w:t xml:space="preserve">JSON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7">
            <w:pPr>
              <w:rPr>
                <w:b w:val="1"/>
                <w:bCs w:val="1"/>
                <w:sz w:val="18"/>
                <w:szCs w:val="18"/>
                <w:highlight w:val="white"/>
              </w:rPr>
            </w:pPr>
            <w:r w:rsidDel="00000000" w:rsidR="00000000" w:rsidRPr="00000000">
              <w:rPr>
                <w:b w:val="1"/>
                <w:bCs w:val="1"/>
                <w:sz w:val="18"/>
                <w:szCs w:val="18"/>
                <w:highlight w:val="white"/>
                <w:rtl w:val="0"/>
              </w:rPr>
              <w:t xml:space="preserve">Array of document codes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8">
            <w:pPr>
              <w:rPr>
                <w:b w:val="1"/>
                <w:bCs w:val="1"/>
                <w:sz w:val="18"/>
                <w:szCs w:val="18"/>
                <w:highlight w:val="white"/>
              </w:rPr>
            </w:pPr>
            <w:r w:rsidDel="00000000" w:rsidR="00000000" w:rsidRPr="00000000">
              <w:rPr>
                <w:b w:val="1"/>
                <w:bCs w:val="1"/>
                <w:sz w:val="18"/>
                <w:szCs w:val="18"/>
                <w:highlight w:val="white"/>
                <w:rtl w:val="0"/>
              </w:rPr>
              <w:t xml:space="preserve">deadline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9">
            <w:pPr>
              <w:rPr>
                <w:b w:val="1"/>
                <w:bCs w:val="1"/>
                <w:sz w:val="18"/>
                <w:szCs w:val="18"/>
                <w:highlight w:val="white"/>
              </w:rPr>
            </w:pPr>
            <w:r w:rsidDel="00000000" w:rsidR="00000000" w:rsidRPr="00000000">
              <w:rPr>
                <w:b w:val="1"/>
                <w:bCs w:val="1"/>
                <w:sz w:val="18"/>
                <w:szCs w:val="18"/>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A">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B">
            <w:pPr>
              <w:rPr>
                <w:b w:val="1"/>
                <w:bCs w:val="1"/>
                <w:sz w:val="18"/>
                <w:szCs w:val="18"/>
                <w:highlight w:val="white"/>
              </w:rPr>
            </w:pPr>
            <w:r w:rsidDel="00000000" w:rsidR="00000000" w:rsidRPr="00000000">
              <w:rPr>
                <w:b w:val="1"/>
                <w:bCs w:val="1"/>
                <w:sz w:val="18"/>
                <w:szCs w:val="18"/>
                <w:highlight w:val="white"/>
                <w:rtl w:val="0"/>
              </w:rPr>
              <w:t xml:space="preserve">attempt_number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C">
            <w:pPr>
              <w:rPr>
                <w:b w:val="1"/>
                <w:bCs w:val="1"/>
                <w:sz w:val="18"/>
                <w:szCs w:val="18"/>
                <w:highlight w:val="white"/>
              </w:rPr>
            </w:pPr>
            <w:r w:rsidDel="00000000" w:rsidR="00000000" w:rsidRPr="00000000">
              <w:rPr>
                <w:b w:val="1"/>
                <w:bCs w:val="1"/>
                <w:sz w:val="18"/>
                <w:szCs w:val="18"/>
                <w:highlight w:val="white"/>
                <w:rtl w:val="0"/>
              </w:rPr>
              <w:t xml:space="preserve">INT DEFAULT 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D">
            <w:pPr>
              <w:rPr>
                <w:b w:val="1"/>
                <w:bCs w:val="1"/>
                <w:sz w:val="18"/>
                <w:szCs w:val="18"/>
                <w:highlight w:val="white"/>
              </w:rPr>
            </w:pPr>
            <w:r w:rsidDel="00000000" w:rsidR="00000000" w:rsidRPr="00000000">
              <w:rPr>
                <w:b w:val="1"/>
                <w:bCs w:val="1"/>
                <w:sz w:val="18"/>
                <w:szCs w:val="18"/>
                <w:highlight w:val="white"/>
                <w:rtl w:val="0"/>
              </w:rPr>
              <w:t xml:space="preserve">Increments on co-borrower replacement (Issue #6)</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E">
            <w:pPr>
              <w:rPr>
                <w:b w:val="1"/>
                <w:bCs w:val="1"/>
                <w:sz w:val="18"/>
                <w:szCs w:val="18"/>
                <w:highlight w:val="white"/>
              </w:rPr>
            </w:pPr>
            <w:r w:rsidDel="00000000" w:rsidR="00000000" w:rsidRPr="00000000">
              <w:rPr>
                <w:b w:val="1"/>
                <w:bCs w:val="1"/>
                <w:sz w:val="18"/>
                <w:szCs w:val="18"/>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1F">
            <w:pPr>
              <w:rPr>
                <w:b w:val="1"/>
                <w:bCs w:val="1"/>
                <w:sz w:val="18"/>
                <w:szCs w:val="18"/>
                <w:highlight w:val="white"/>
              </w:rPr>
            </w:pPr>
            <w:r w:rsidDel="00000000" w:rsidR="00000000" w:rsidRPr="00000000">
              <w:rPr>
                <w:b w:val="1"/>
                <w:bCs w:val="1"/>
                <w:sz w:val="18"/>
                <w:szCs w:val="18"/>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0">
            <w:pPr>
              <w:rPr>
                <w:b w:val="1"/>
                <w:bCs w:val="1"/>
                <w:sz w:val="18"/>
                <w:szCs w:val="18"/>
                <w:highlight w:val="white"/>
              </w:rPr>
            </w:pPr>
            <w:r w:rsidDel="00000000" w:rsidR="00000000" w:rsidRPr="00000000">
              <w:rPr>
                <w:b w:val="1"/>
                <w:bCs w:val="1"/>
                <w:sz w:val="18"/>
                <w:szCs w:val="18"/>
                <w:highlight w:val="white"/>
                <w:rtl w:val="0"/>
              </w:rPr>
              <w:t xml:space="preserve">'pending' | 'submitted' | 'approved' | 'rejected'</w:t>
            </w:r>
          </w:p>
        </w:tc>
      </w:tr>
    </w:tbl>
    <w:p w:rsidR="00000000" w:rsidDel="00000000" w:rsidP="00000000" w:rsidRDefault="00000000" w:rsidRPr="00000000" w14:paraId="00000D21">
      <w:pPr>
        <w:spacing w:before="120" w:lineRule="auto"/>
        <w:rPr>
          <w:b w:val="1"/>
          <w:bCs w:val="1"/>
          <w:color w:val="1b7a8a"/>
          <w:sz w:val="28"/>
          <w:szCs w:val="28"/>
          <w:highlight w:val="white"/>
        </w:rPr>
      </w:pPr>
      <w:r w:rsidDel="00000000" w:rsidR="00000000" w:rsidRPr="00000000">
        <w:rPr>
          <w:b w:val="1"/>
          <w:bCs w:val="1"/>
          <w:sz w:val="20"/>
          <w:szCs w:val="20"/>
          <w:highlight w:val="white"/>
          <w:rtl w:val="0"/>
        </w:rPr>
        <w:t xml:space="preserve"> </w:t>
      </w:r>
      <w:r w:rsidDel="00000000" w:rsidR="00000000" w:rsidRPr="00000000">
        <w:rPr>
          <w:b w:val="1"/>
          <w:bCs w:val="1"/>
          <w:color w:val="1b7a8a"/>
          <w:sz w:val="28"/>
          <w:szCs w:val="28"/>
          <w:highlight w:val="white"/>
          <w:rtl w:val="0"/>
        </w:rPr>
        <w:t xml:space="preserve">co_borrowers</w:t>
      </w:r>
    </w:p>
    <w:tbl>
      <w:tblPr>
        <w:tblStyle w:val="Table80"/>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5"/>
        <w:gridCol w:w="2985"/>
        <w:gridCol w:w="2910"/>
        <w:tblGridChange w:id="0">
          <w:tblGrid>
            <w:gridCol w:w="3435"/>
            <w:gridCol w:w="2985"/>
            <w:gridCol w:w="291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Column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5">
            <w:pPr>
              <w:rPr>
                <w:b w:val="1"/>
                <w:bCs w:val="1"/>
                <w:sz w:val="18"/>
                <w:szCs w:val="18"/>
                <w:highlight w:val="white"/>
              </w:rPr>
            </w:pPr>
            <w:r w:rsidDel="00000000" w:rsidR="00000000" w:rsidRPr="00000000">
              <w:rPr>
                <w:b w:val="1"/>
                <w:bCs w:val="1"/>
                <w:sz w:val="18"/>
                <w:szCs w:val="18"/>
                <w:highlight w:val="white"/>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6">
            <w:pPr>
              <w:rPr>
                <w:b w:val="1"/>
                <w:bCs w:val="1"/>
                <w:sz w:val="18"/>
                <w:szCs w:val="18"/>
                <w:highlight w:val="white"/>
              </w:rPr>
            </w:pPr>
            <w:r w:rsidDel="00000000" w:rsidR="00000000" w:rsidRPr="00000000">
              <w:rPr>
                <w:b w:val="1"/>
                <w:bCs w:val="1"/>
                <w:sz w:val="18"/>
                <w:szCs w:val="18"/>
                <w:highlight w:val="white"/>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7">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8">
            <w:pPr>
              <w:rPr>
                <w:b w:val="1"/>
                <w:bCs w:val="1"/>
                <w:sz w:val="18"/>
                <w:szCs w:val="18"/>
                <w:highlight w:val="white"/>
              </w:rPr>
            </w:pPr>
            <w:r w:rsidDel="00000000" w:rsidR="00000000" w:rsidRPr="00000000">
              <w:rPr>
                <w:b w:val="1"/>
                <w:bCs w:val="1"/>
                <w:sz w:val="18"/>
                <w:szCs w:val="18"/>
                <w:highlight w:val="white"/>
                <w:rtl w:val="0"/>
              </w:rPr>
              <w:t xml:space="preserve">co_borrower_id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9">
            <w:pPr>
              <w:rPr>
                <w:b w:val="1"/>
                <w:bCs w:val="1"/>
                <w:sz w:val="18"/>
                <w:szCs w:val="18"/>
                <w:highlight w:val="white"/>
              </w:rPr>
            </w:pPr>
            <w:r w:rsidDel="00000000" w:rsidR="00000000" w:rsidRPr="00000000">
              <w:rPr>
                <w:b w:val="1"/>
                <w:bCs w:val="1"/>
                <w:sz w:val="18"/>
                <w:szCs w:val="18"/>
                <w:highlight w:val="white"/>
                <w:rtl w:val="0"/>
              </w:rPr>
              <w:t xml:space="preserve">VARCHAR(50)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A">
            <w:pPr>
              <w:rPr>
                <w:b w:val="1"/>
                <w:bCs w:val="1"/>
                <w:sz w:val="18"/>
                <w:szCs w:val="18"/>
                <w:highlight w:val="white"/>
              </w:rPr>
            </w:pPr>
            <w:r w:rsidDel="00000000" w:rsidR="00000000" w:rsidRPr="00000000">
              <w:rPr>
                <w:b w:val="1"/>
                <w:bCs w:val="1"/>
                <w:sz w:val="18"/>
                <w:szCs w:val="18"/>
                <w:highlight w:val="white"/>
                <w:rtl w:val="0"/>
              </w:rPr>
              <w:t xml:space="preserve">CB-NNN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B">
            <w:pPr>
              <w:rPr>
                <w:b w:val="1"/>
                <w:bCs w:val="1"/>
                <w:sz w:val="18"/>
                <w:szCs w:val="18"/>
                <w:highlight w:val="white"/>
              </w:rPr>
            </w:pPr>
            <w:r w:rsidDel="00000000" w:rsidR="00000000" w:rsidRPr="00000000">
              <w:rPr>
                <w:b w:val="1"/>
                <w:bCs w:val="1"/>
                <w:sz w:val="18"/>
                <w:szCs w:val="18"/>
                <w:highlight w:val="white"/>
                <w:rtl w:val="0"/>
              </w:rPr>
              <w:t xml:space="preserve">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C">
            <w:pPr>
              <w:rPr>
                <w:b w:val="1"/>
                <w:bCs w:val="1"/>
                <w:sz w:val="18"/>
                <w:szCs w:val="18"/>
                <w:highlight w:val="white"/>
              </w:rPr>
            </w:pPr>
            <w:r w:rsidDel="00000000" w:rsidR="00000000" w:rsidRPr="00000000">
              <w:rPr>
                <w:b w:val="1"/>
                <w:bCs w:val="1"/>
                <w:sz w:val="18"/>
                <w:szCs w:val="18"/>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D">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E">
            <w:pPr>
              <w:rPr>
                <w:b w:val="1"/>
                <w:bCs w:val="1"/>
                <w:sz w:val="18"/>
                <w:szCs w:val="18"/>
                <w:highlight w:val="white"/>
              </w:rPr>
            </w:pPr>
            <w:r w:rsidDel="00000000" w:rsidR="00000000" w:rsidRPr="00000000">
              <w:rPr>
                <w:b w:val="1"/>
                <w:bCs w:val="1"/>
                <w:sz w:val="18"/>
                <w:szCs w:val="18"/>
                <w:highlight w:val="white"/>
                <w:rtl w:val="0"/>
              </w:rPr>
              <w:t xml:space="preserve">full_name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2F">
            <w:pPr>
              <w:rPr>
                <w:b w:val="1"/>
                <w:bCs w:val="1"/>
                <w:sz w:val="18"/>
                <w:szCs w:val="18"/>
                <w:highlight w:val="white"/>
              </w:rPr>
            </w:pPr>
            <w:r w:rsidDel="00000000" w:rsidR="00000000" w:rsidRPr="00000000">
              <w:rPr>
                <w:b w:val="1"/>
                <w:bCs w:val="1"/>
                <w:sz w:val="18"/>
                <w:szCs w:val="18"/>
                <w:highlight w:val="white"/>
                <w:rtl w:val="0"/>
              </w:rPr>
              <w:t xml:space="preserve">VARCHAR(200)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0">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1">
            <w:pPr>
              <w:rPr>
                <w:b w:val="1"/>
                <w:bCs w:val="1"/>
                <w:sz w:val="18"/>
                <w:szCs w:val="18"/>
                <w:highlight w:val="white"/>
              </w:rPr>
            </w:pPr>
            <w:r w:rsidDel="00000000" w:rsidR="00000000" w:rsidRPr="00000000">
              <w:rPr>
                <w:b w:val="1"/>
                <w:bCs w:val="1"/>
                <w:sz w:val="18"/>
                <w:szCs w:val="18"/>
                <w:highlight w:val="white"/>
                <w:rtl w:val="0"/>
              </w:rPr>
              <w:t xml:space="preserve">father_husband_name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2">
            <w:pPr>
              <w:rPr>
                <w:b w:val="1"/>
                <w:bCs w:val="1"/>
                <w:sz w:val="18"/>
                <w:szCs w:val="18"/>
                <w:highlight w:val="white"/>
              </w:rPr>
            </w:pPr>
            <w:r w:rsidDel="00000000" w:rsidR="00000000" w:rsidRPr="00000000">
              <w:rPr>
                <w:b w:val="1"/>
                <w:bCs w:val="1"/>
                <w:sz w:val="18"/>
                <w:szCs w:val="18"/>
                <w:highlight w:val="white"/>
                <w:rtl w:val="0"/>
              </w:rPr>
              <w:t xml:space="preserve">VARCHAR(200)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3">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4">
            <w:pPr>
              <w:rPr>
                <w:b w:val="1"/>
                <w:bCs w:val="1"/>
                <w:sz w:val="18"/>
                <w:szCs w:val="18"/>
                <w:highlight w:val="white"/>
              </w:rPr>
            </w:pPr>
            <w:r w:rsidDel="00000000" w:rsidR="00000000" w:rsidRPr="00000000">
              <w:rPr>
                <w:b w:val="1"/>
                <w:bCs w:val="1"/>
                <w:sz w:val="18"/>
                <w:szCs w:val="18"/>
                <w:highlight w:val="white"/>
                <w:rtl w:val="0"/>
              </w:rPr>
              <w:t xml:space="preserve">dob</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5">
            <w:pPr>
              <w:rPr>
                <w:b w:val="1"/>
                <w:bCs w:val="1"/>
                <w:sz w:val="18"/>
                <w:szCs w:val="18"/>
                <w:highlight w:val="white"/>
              </w:rPr>
            </w:pPr>
            <w:r w:rsidDel="00000000" w:rsidR="00000000" w:rsidRPr="00000000">
              <w:rPr>
                <w:b w:val="1"/>
                <w:bCs w:val="1"/>
                <w:sz w:val="18"/>
                <w:szCs w:val="18"/>
                <w:highlight w:val="white"/>
                <w:rtl w:val="0"/>
              </w:rPr>
              <w:t xml:space="preserve">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6">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7">
            <w:pPr>
              <w:rPr>
                <w:b w:val="1"/>
                <w:bCs w:val="1"/>
                <w:sz w:val="18"/>
                <w:szCs w:val="18"/>
                <w:highlight w:val="white"/>
              </w:rPr>
            </w:pPr>
            <w:r w:rsidDel="00000000" w:rsidR="00000000" w:rsidRPr="00000000">
              <w:rPr>
                <w:b w:val="1"/>
                <w:bCs w:val="1"/>
                <w:sz w:val="18"/>
                <w:szCs w:val="18"/>
                <w:highlight w:val="white"/>
                <w:rtl w:val="0"/>
              </w:rPr>
              <w:t xml:space="preserve">gender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8">
            <w:pPr>
              <w:rPr>
                <w:b w:val="1"/>
                <w:bCs w:val="1"/>
                <w:sz w:val="18"/>
                <w:szCs w:val="18"/>
                <w:highlight w:val="white"/>
              </w:rPr>
            </w:pPr>
            <w:r w:rsidDel="00000000" w:rsidR="00000000" w:rsidRPr="00000000">
              <w:rPr>
                <w:b w:val="1"/>
                <w:bCs w:val="1"/>
                <w:sz w:val="18"/>
                <w:szCs w:val="18"/>
                <w:highlight w:val="white"/>
                <w:rtl w:val="0"/>
              </w:rPr>
              <w:t xml:space="preserve">ENUM('M','F','T')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9">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A">
            <w:pPr>
              <w:rPr>
                <w:b w:val="1"/>
                <w:bCs w:val="1"/>
                <w:sz w:val="18"/>
                <w:szCs w:val="18"/>
                <w:highlight w:val="white"/>
              </w:rPr>
            </w:pPr>
            <w:r w:rsidDel="00000000" w:rsidR="00000000" w:rsidRPr="00000000">
              <w:rPr>
                <w:b w:val="1"/>
                <w:bCs w:val="1"/>
                <w:sz w:val="18"/>
                <w:szCs w:val="18"/>
                <w:highlight w:val="white"/>
                <w:rtl w:val="0"/>
              </w:rPr>
              <w:t xml:space="preserve">phone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B">
            <w:pPr>
              <w:rPr>
                <w:b w:val="1"/>
                <w:bCs w:val="1"/>
                <w:sz w:val="18"/>
                <w:szCs w:val="18"/>
                <w:highlight w:val="white"/>
              </w:rPr>
            </w:pPr>
            <w:r w:rsidDel="00000000" w:rsidR="00000000" w:rsidRPr="00000000">
              <w:rPr>
                <w:b w:val="1"/>
                <w:bCs w:val="1"/>
                <w:sz w:val="18"/>
                <w:szCs w:val="18"/>
                <w:highlight w:val="white"/>
                <w:rtl w:val="0"/>
              </w:rPr>
              <w:t xml:space="preserve">VARCHAR(20)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C">
            <w:pPr>
              <w:rPr>
                <w:b w:val="1"/>
                <w:bCs w:val="1"/>
                <w:sz w:val="18"/>
                <w:szCs w:val="18"/>
                <w:highlight w:val="white"/>
              </w:rPr>
            </w:pPr>
            <w:r w:rsidDel="00000000" w:rsidR="00000000" w:rsidRPr="00000000">
              <w:rPr>
                <w:b w:val="1"/>
                <w:bCs w:val="1"/>
                <w:sz w:val="18"/>
                <w:szCs w:val="18"/>
                <w:highlight w:val="white"/>
                <w:rtl w:val="0"/>
              </w:rPr>
              <w:t xml:space="preserve">Must differ from primary applicant phone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D">
            <w:pPr>
              <w:rPr>
                <w:b w:val="1"/>
                <w:bCs w:val="1"/>
                <w:sz w:val="18"/>
                <w:szCs w:val="18"/>
                <w:highlight w:val="white"/>
              </w:rPr>
            </w:pPr>
            <w:r w:rsidDel="00000000" w:rsidR="00000000" w:rsidRPr="00000000">
              <w:rPr>
                <w:b w:val="1"/>
                <w:bCs w:val="1"/>
                <w:sz w:val="18"/>
                <w:szCs w:val="18"/>
                <w:highlight w:val="white"/>
                <w:rtl w:val="0"/>
              </w:rPr>
              <w:t xml:space="preserve">email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E">
            <w:pPr>
              <w:rPr>
                <w:b w:val="1"/>
                <w:bCs w:val="1"/>
                <w:sz w:val="18"/>
                <w:szCs w:val="18"/>
                <w:highlight w:val="white"/>
              </w:rPr>
            </w:pPr>
            <w:r w:rsidDel="00000000" w:rsidR="00000000" w:rsidRPr="00000000">
              <w:rPr>
                <w:b w:val="1"/>
                <w:bCs w:val="1"/>
                <w:sz w:val="18"/>
                <w:szCs w:val="18"/>
                <w:highlight w:val="white"/>
                <w:rtl w:val="0"/>
              </w:rPr>
              <w:t xml:space="preserve">VARCHAR(100)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3F">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0">
            <w:pPr>
              <w:rPr>
                <w:b w:val="1"/>
                <w:bCs w:val="1"/>
                <w:sz w:val="18"/>
                <w:szCs w:val="18"/>
                <w:highlight w:val="white"/>
              </w:rPr>
            </w:pPr>
            <w:r w:rsidDel="00000000" w:rsidR="00000000" w:rsidRPr="00000000">
              <w:rPr>
                <w:b w:val="1"/>
                <w:bCs w:val="1"/>
                <w:sz w:val="18"/>
                <w:szCs w:val="18"/>
                <w:highlight w:val="white"/>
                <w:rtl w:val="0"/>
              </w:rPr>
              <w:t xml:space="preserve">permanent_address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1">
            <w:pPr>
              <w:rPr>
                <w:b w:val="1"/>
                <w:bCs w:val="1"/>
                <w:sz w:val="18"/>
                <w:szCs w:val="18"/>
                <w:highlight w:val="white"/>
              </w:rPr>
            </w:pPr>
            <w:r w:rsidDel="00000000" w:rsidR="00000000" w:rsidRPr="00000000">
              <w:rPr>
                <w:b w:val="1"/>
                <w:bCs w:val="1"/>
                <w:sz w:val="18"/>
                <w:szCs w:val="18"/>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2">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3">
            <w:pPr>
              <w:rPr>
                <w:b w:val="1"/>
                <w:bCs w:val="1"/>
                <w:sz w:val="18"/>
                <w:szCs w:val="18"/>
                <w:highlight w:val="white"/>
              </w:rPr>
            </w:pPr>
            <w:r w:rsidDel="00000000" w:rsidR="00000000" w:rsidRPr="00000000">
              <w:rPr>
                <w:b w:val="1"/>
                <w:bCs w:val="1"/>
                <w:sz w:val="18"/>
                <w:szCs w:val="18"/>
                <w:highlight w:val="white"/>
                <w:rtl w:val="0"/>
              </w:rPr>
              <w:t xml:space="preserve">current_address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4">
            <w:pPr>
              <w:rPr>
                <w:b w:val="1"/>
                <w:bCs w:val="1"/>
                <w:sz w:val="18"/>
                <w:szCs w:val="18"/>
                <w:highlight w:val="white"/>
              </w:rPr>
            </w:pPr>
            <w:r w:rsidDel="00000000" w:rsidR="00000000" w:rsidRPr="00000000">
              <w:rPr>
                <w:b w:val="1"/>
                <w:bCs w:val="1"/>
                <w:sz w:val="18"/>
                <w:szCs w:val="18"/>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5">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6">
            <w:pPr>
              <w:rPr>
                <w:b w:val="1"/>
                <w:bCs w:val="1"/>
                <w:sz w:val="18"/>
                <w:szCs w:val="18"/>
                <w:highlight w:val="white"/>
              </w:rPr>
            </w:pPr>
            <w:r w:rsidDel="00000000" w:rsidR="00000000" w:rsidRPr="00000000">
              <w:rPr>
                <w:b w:val="1"/>
                <w:bCs w:val="1"/>
                <w:sz w:val="18"/>
                <w:szCs w:val="18"/>
                <w:highlight w:val="white"/>
                <w:rtl w:val="0"/>
              </w:rPr>
              <w:t xml:space="preserve">pan_number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7">
            <w:pPr>
              <w:rPr>
                <w:b w:val="1"/>
                <w:bCs w:val="1"/>
                <w:sz w:val="18"/>
                <w:szCs w:val="18"/>
                <w:highlight w:val="white"/>
              </w:rPr>
            </w:pPr>
            <w:r w:rsidDel="00000000" w:rsidR="00000000" w:rsidRPr="00000000">
              <w:rPr>
                <w:b w:val="1"/>
                <w:bCs w:val="1"/>
                <w:sz w:val="18"/>
                <w:szCs w:val="18"/>
                <w:highlight w:val="white"/>
                <w:rtl w:val="0"/>
              </w:rPr>
              <w:t xml:space="preserve">VARCHAR(20)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8">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9">
            <w:pPr>
              <w:rPr>
                <w:b w:val="1"/>
                <w:bCs w:val="1"/>
                <w:sz w:val="18"/>
                <w:szCs w:val="18"/>
                <w:highlight w:val="white"/>
              </w:rPr>
            </w:pPr>
            <w:r w:rsidDel="00000000" w:rsidR="00000000" w:rsidRPr="00000000">
              <w:rPr>
                <w:b w:val="1"/>
                <w:bCs w:val="1"/>
                <w:sz w:val="18"/>
                <w:szCs w:val="18"/>
                <w:highlight w:val="white"/>
                <w:rtl w:val="0"/>
              </w:rPr>
              <w:t xml:space="preserve">aadhaar_number_masked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A">
            <w:pPr>
              <w:rPr>
                <w:b w:val="1"/>
                <w:bCs w:val="1"/>
                <w:sz w:val="18"/>
                <w:szCs w:val="18"/>
                <w:highlight w:val="white"/>
              </w:rPr>
            </w:pPr>
            <w:r w:rsidDel="00000000" w:rsidR="00000000" w:rsidRPr="00000000">
              <w:rPr>
                <w:b w:val="1"/>
                <w:bCs w:val="1"/>
                <w:sz w:val="18"/>
                <w:szCs w:val="18"/>
                <w:highlight w:val="white"/>
                <w:rtl w:val="0"/>
              </w:rPr>
              <w:t xml:space="preserve">VARCHAR(20)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B">
            <w:pPr>
              <w:rPr>
                <w:b w:val="1"/>
                <w:bCs w:val="1"/>
                <w:sz w:val="18"/>
                <w:szCs w:val="18"/>
                <w:highlight w:val="white"/>
              </w:rPr>
            </w:pPr>
            <w:r w:rsidDel="00000000" w:rsidR="00000000" w:rsidRPr="00000000">
              <w:rPr>
                <w:b w:val="1"/>
                <w:bCs w:val="1"/>
                <w:sz w:val="18"/>
                <w:szCs w:val="18"/>
                <w:highlight w:val="white"/>
                <w:rtl w:val="0"/>
              </w:rPr>
              <w:t xml:space="preserve">Last 4 visible</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C">
            <w:pPr>
              <w:rPr>
                <w:b w:val="1"/>
                <w:bCs w:val="1"/>
                <w:sz w:val="18"/>
                <w:szCs w:val="18"/>
                <w:highlight w:val="white"/>
              </w:rPr>
            </w:pPr>
            <w:r w:rsidDel="00000000" w:rsidR="00000000" w:rsidRPr="00000000">
              <w:rPr>
                <w:b w:val="1"/>
                <w:bCs w:val="1"/>
                <w:sz w:val="18"/>
                <w:szCs w:val="18"/>
                <w:highlight w:val="white"/>
                <w:rtl w:val="0"/>
              </w:rPr>
              <w:t xml:space="preserve">relationship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D">
            <w:pPr>
              <w:rPr>
                <w:b w:val="1"/>
                <w:bCs w:val="1"/>
                <w:sz w:val="18"/>
                <w:szCs w:val="18"/>
                <w:highlight w:val="white"/>
              </w:rPr>
            </w:pPr>
            <w:r w:rsidDel="00000000" w:rsidR="00000000" w:rsidRPr="00000000">
              <w:rPr>
                <w:b w:val="1"/>
                <w:bCs w:val="1"/>
                <w:sz w:val="18"/>
                <w:szCs w:val="18"/>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E">
            <w:pPr>
              <w:rPr>
                <w:b w:val="1"/>
                <w:bCs w:val="1"/>
                <w:sz w:val="18"/>
                <w:szCs w:val="18"/>
                <w:highlight w:val="white"/>
              </w:rPr>
            </w:pPr>
            <w:r w:rsidDel="00000000" w:rsidR="00000000" w:rsidRPr="00000000">
              <w:rPr>
                <w:b w:val="1"/>
                <w:bCs w:val="1"/>
                <w:sz w:val="18"/>
                <w:szCs w:val="18"/>
                <w:highlight w:val="white"/>
                <w:rtl w:val="0"/>
              </w:rPr>
              <w:t xml:space="preserve">'spouse' | 'parent' | 'sibling' | 'other'</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4F">
            <w:pPr>
              <w:rPr>
                <w:b w:val="1"/>
                <w:bCs w:val="1"/>
                <w:sz w:val="18"/>
                <w:szCs w:val="18"/>
                <w:highlight w:val="white"/>
              </w:rPr>
            </w:pPr>
            <w:r w:rsidDel="00000000" w:rsidR="00000000" w:rsidRPr="00000000">
              <w:rPr>
                <w:b w:val="1"/>
                <w:bCs w:val="1"/>
                <w:sz w:val="18"/>
                <w:szCs w:val="18"/>
                <w:highlight w:val="white"/>
                <w:rtl w:val="0"/>
              </w:rPr>
              <w:t xml:space="preserve">kyc_status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0">
            <w:pPr>
              <w:rPr>
                <w:b w:val="1"/>
                <w:bCs w:val="1"/>
                <w:sz w:val="18"/>
                <w:szCs w:val="18"/>
                <w:highlight w:val="white"/>
              </w:rPr>
            </w:pPr>
            <w:r w:rsidDel="00000000" w:rsidR="00000000" w:rsidRPr="00000000">
              <w:rPr>
                <w:b w:val="1"/>
                <w:bCs w:val="1"/>
                <w:sz w:val="18"/>
                <w:szCs w:val="18"/>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1">
            <w:pPr>
              <w:rPr>
                <w:b w:val="1"/>
                <w:bCs w:val="1"/>
                <w:sz w:val="18"/>
                <w:szCs w:val="18"/>
                <w:highlight w:val="white"/>
              </w:rPr>
            </w:pPr>
            <w:r w:rsidDel="00000000" w:rsidR="00000000" w:rsidRPr="00000000">
              <w:rPr>
                <w:b w:val="1"/>
                <w:bCs w:val="1"/>
                <w:sz w:val="18"/>
                <w:szCs w:val="18"/>
                <w:highlight w:val="white"/>
                <w:rtl w:val="0"/>
              </w:rPr>
              <w:t xml:space="preserve">'pending' | 'in_progress' | 'approved' | 'rejected'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2">
            <w:pPr>
              <w:rPr>
                <w:b w:val="1"/>
                <w:bCs w:val="1"/>
                <w:sz w:val="18"/>
                <w:szCs w:val="18"/>
                <w:highlight w:val="white"/>
              </w:rPr>
            </w:pPr>
            <w:r w:rsidDel="00000000" w:rsidR="00000000" w:rsidRPr="00000000">
              <w:rPr>
                <w:b w:val="1"/>
                <w:bCs w:val="1"/>
                <w:sz w:val="18"/>
                <w:szCs w:val="18"/>
                <w:highlight w:val="white"/>
                <w:rtl w:val="0"/>
              </w:rPr>
              <w:t xml:space="preserve">aadhaar_verified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3">
            <w:pPr>
              <w:rPr>
                <w:b w:val="1"/>
                <w:bCs w:val="1"/>
                <w:sz w:val="18"/>
                <w:szCs w:val="18"/>
                <w:highlight w:val="white"/>
              </w:rPr>
            </w:pPr>
            <w:r w:rsidDel="00000000" w:rsidR="00000000" w:rsidRPr="00000000">
              <w:rPr>
                <w:b w:val="1"/>
                <w:bCs w:val="1"/>
                <w:sz w:val="18"/>
                <w:szCs w:val="18"/>
                <w:highlight w:val="white"/>
                <w:rtl w:val="0"/>
              </w:rPr>
              <w:t xml:space="preserve">BOOLEAN DEFAULT FALSE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4">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5">
            <w:pPr>
              <w:rPr>
                <w:b w:val="1"/>
                <w:bCs w:val="1"/>
                <w:sz w:val="18"/>
                <w:szCs w:val="18"/>
                <w:highlight w:val="white"/>
              </w:rPr>
            </w:pPr>
            <w:r w:rsidDel="00000000" w:rsidR="00000000" w:rsidRPr="00000000">
              <w:rPr>
                <w:b w:val="1"/>
                <w:bCs w:val="1"/>
                <w:sz w:val="18"/>
                <w:szCs w:val="18"/>
                <w:highlight w:val="white"/>
                <w:rtl w:val="0"/>
              </w:rPr>
              <w:t xml:space="preserve">pan_verified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6">
            <w:pPr>
              <w:rPr>
                <w:b w:val="1"/>
                <w:bCs w:val="1"/>
                <w:sz w:val="18"/>
                <w:szCs w:val="18"/>
                <w:highlight w:val="white"/>
              </w:rPr>
            </w:pPr>
            <w:r w:rsidDel="00000000" w:rsidR="00000000" w:rsidRPr="00000000">
              <w:rPr>
                <w:b w:val="1"/>
                <w:bCs w:val="1"/>
                <w:sz w:val="18"/>
                <w:szCs w:val="18"/>
                <w:highlight w:val="white"/>
                <w:rtl w:val="0"/>
              </w:rPr>
              <w:t xml:space="preserve">BOOLEAN DEFAULT FALSE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7">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8">
            <w:pPr>
              <w:rPr>
                <w:b w:val="1"/>
                <w:bCs w:val="1"/>
                <w:sz w:val="18"/>
                <w:szCs w:val="18"/>
                <w:highlight w:val="white"/>
              </w:rPr>
            </w:pPr>
            <w:r w:rsidDel="00000000" w:rsidR="00000000" w:rsidRPr="00000000">
              <w:rPr>
                <w:b w:val="1"/>
                <w:bCs w:val="1"/>
                <w:sz w:val="18"/>
                <w:szCs w:val="18"/>
                <w:highlight w:val="white"/>
                <w:rtl w:val="0"/>
              </w:rPr>
              <w:t xml:space="preserve">bank_verified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9">
            <w:pPr>
              <w:rPr>
                <w:b w:val="1"/>
                <w:bCs w:val="1"/>
                <w:sz w:val="18"/>
                <w:szCs w:val="18"/>
                <w:highlight w:val="white"/>
              </w:rPr>
            </w:pPr>
            <w:r w:rsidDel="00000000" w:rsidR="00000000" w:rsidRPr="00000000">
              <w:rPr>
                <w:b w:val="1"/>
                <w:bCs w:val="1"/>
                <w:sz w:val="18"/>
                <w:szCs w:val="18"/>
                <w:highlight w:val="white"/>
                <w:rtl w:val="0"/>
              </w:rPr>
              <w:t xml:space="preserve">BOOLEAN DEFAULT FALSE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A">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B">
            <w:pPr>
              <w:rPr>
                <w:b w:val="1"/>
                <w:bCs w:val="1"/>
                <w:sz w:val="18"/>
                <w:szCs w:val="18"/>
                <w:highlight w:val="white"/>
              </w:rPr>
            </w:pPr>
            <w:r w:rsidDel="00000000" w:rsidR="00000000" w:rsidRPr="00000000">
              <w:rPr>
                <w:b w:val="1"/>
                <w:bCs w:val="1"/>
                <w:sz w:val="18"/>
                <w:szCs w:val="18"/>
                <w:highlight w:val="white"/>
                <w:rtl w:val="0"/>
              </w:rPr>
              <w:t xml:space="preserve">cibil_score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C">
            <w:pPr>
              <w:rPr>
                <w:b w:val="1"/>
                <w:bCs w:val="1"/>
                <w:sz w:val="18"/>
                <w:szCs w:val="18"/>
                <w:highlight w:val="white"/>
              </w:rPr>
            </w:pPr>
            <w:r w:rsidDel="00000000" w:rsidR="00000000" w:rsidRPr="00000000">
              <w:rPr>
                <w:b w:val="1"/>
                <w:bCs w:val="1"/>
                <w:sz w:val="18"/>
                <w:szCs w:val="18"/>
                <w:highlight w:val="white"/>
                <w:rtl w:val="0"/>
              </w:rPr>
              <w:t xml:space="preserve">INT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D">
            <w:pPr>
              <w:rPr>
                <w:b w:val="1"/>
                <w:bCs w:val="1"/>
                <w:sz w:val="18"/>
                <w:szCs w:val="18"/>
                <w:highlight w:val="white"/>
              </w:rPr>
            </w:pPr>
            <w:r w:rsidDel="00000000" w:rsidR="00000000" w:rsidRPr="00000000">
              <w:rPr>
                <w:rFonts w:ascii="Arial Unicode MS" w:cs="Arial Unicode MS" w:eastAsia="Arial Unicode MS" w:hAnsi="Arial Unicode MS"/>
                <w:b w:val="1"/>
                <w:bCs w:val="1"/>
                <w:sz w:val="18"/>
                <w:szCs w:val="18"/>
                <w:highlight w:val="white"/>
                <w:rtl w:val="0"/>
              </w:rPr>
              <w:t xml:space="preserve">Target ≥700</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E">
            <w:pPr>
              <w:rPr>
                <w:b w:val="1"/>
                <w:bCs w:val="1"/>
                <w:sz w:val="18"/>
                <w:szCs w:val="18"/>
                <w:highlight w:val="white"/>
              </w:rPr>
            </w:pPr>
            <w:r w:rsidDel="00000000" w:rsidR="00000000" w:rsidRPr="00000000">
              <w:rPr>
                <w:b w:val="1"/>
                <w:bCs w:val="1"/>
                <w:sz w:val="18"/>
                <w:szCs w:val="18"/>
                <w:highlight w:val="white"/>
                <w:rtl w:val="0"/>
              </w:rPr>
              <w:t xml:space="preserve">cibil_verified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5F">
            <w:pPr>
              <w:rPr>
                <w:b w:val="1"/>
                <w:bCs w:val="1"/>
                <w:sz w:val="18"/>
                <w:szCs w:val="18"/>
                <w:highlight w:val="white"/>
              </w:rPr>
            </w:pPr>
            <w:r w:rsidDel="00000000" w:rsidR="00000000" w:rsidRPr="00000000">
              <w:rPr>
                <w:b w:val="1"/>
                <w:bCs w:val="1"/>
                <w:sz w:val="18"/>
                <w:szCs w:val="18"/>
                <w:highlight w:val="white"/>
                <w:rtl w:val="0"/>
              </w:rPr>
              <w:t xml:space="preserve">BOOLEAN DEFAULT FALSE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0">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1">
            <w:pPr>
              <w:rPr>
                <w:b w:val="1"/>
                <w:bCs w:val="1"/>
                <w:sz w:val="18"/>
                <w:szCs w:val="18"/>
                <w:highlight w:val="white"/>
              </w:rPr>
            </w:pPr>
            <w:r w:rsidDel="00000000" w:rsidR="00000000" w:rsidRPr="00000000">
              <w:rPr>
                <w:b w:val="1"/>
                <w:bCs w:val="1"/>
                <w:sz w:val="18"/>
                <w:szCs w:val="18"/>
                <w:highlight w:val="white"/>
                <w:rtl w:val="0"/>
              </w:rPr>
              <w:t xml:space="preserve">created_at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2">
            <w:pPr>
              <w:rPr>
                <w:b w:val="1"/>
                <w:bCs w:val="1"/>
                <w:sz w:val="18"/>
                <w:szCs w:val="18"/>
                <w:highlight w:val="white"/>
              </w:rPr>
            </w:pPr>
            <w:r w:rsidDel="00000000" w:rsidR="00000000" w:rsidRPr="00000000">
              <w:rPr>
                <w:b w:val="1"/>
                <w:bCs w:val="1"/>
                <w:sz w:val="18"/>
                <w:szCs w:val="18"/>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3">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4">
            <w:pPr>
              <w:rPr>
                <w:b w:val="1"/>
                <w:bCs w:val="1"/>
                <w:sz w:val="18"/>
                <w:szCs w:val="18"/>
                <w:highlight w:val="white"/>
              </w:rPr>
            </w:pPr>
            <w:r w:rsidDel="00000000" w:rsidR="00000000" w:rsidRPr="00000000">
              <w:rPr>
                <w:b w:val="1"/>
                <w:bCs w:val="1"/>
                <w:sz w:val="18"/>
                <w:szCs w:val="18"/>
                <w:highlight w:val="white"/>
                <w:rtl w:val="0"/>
              </w:rPr>
              <w:t xml:space="preserve">created_by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5">
            <w:pPr>
              <w:rPr>
                <w:b w:val="1"/>
                <w:bCs w:val="1"/>
                <w:sz w:val="18"/>
                <w:szCs w:val="18"/>
                <w:highlight w:val="white"/>
              </w:rPr>
            </w:pPr>
            <w:r w:rsidDel="00000000" w:rsidR="00000000" w:rsidRPr="00000000">
              <w:rPr>
                <w:b w:val="1"/>
                <w:bCs w:val="1"/>
                <w:sz w:val="18"/>
                <w:szCs w:val="18"/>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6">
            <w:pPr>
              <w:rPr>
                <w:b w:val="1"/>
                <w:bCs w:val="1"/>
                <w:sz w:val="18"/>
                <w:szCs w:val="18"/>
                <w:highlight w:val="white"/>
              </w:rPr>
            </w:pPr>
            <w:r w:rsidDel="00000000" w:rsidR="00000000" w:rsidRPr="00000000">
              <w:rPr>
                <w:b w:val="1"/>
                <w:bCs w:val="1"/>
                <w:sz w:val="18"/>
                <w:szCs w:val="18"/>
                <w:highlight w:val="white"/>
                <w:rtl w:val="0"/>
              </w:rPr>
              <w:t xml:space="preserve">dealer_user_id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7">
            <w:pPr>
              <w:rPr>
                <w:b w:val="1"/>
                <w:bCs w:val="1"/>
                <w:sz w:val="18"/>
                <w:szCs w:val="18"/>
                <w:highlight w:val="white"/>
              </w:rPr>
            </w:pPr>
            <w:r w:rsidDel="00000000" w:rsidR="00000000" w:rsidRPr="00000000">
              <w:rPr>
                <w:b w:val="1"/>
                <w:bCs w:val="1"/>
                <w:sz w:val="18"/>
                <w:szCs w:val="18"/>
                <w:highlight w:val="white"/>
                <w:rtl w:val="0"/>
              </w:rPr>
              <w:t xml:space="preserve">verified_at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8">
            <w:pPr>
              <w:rPr>
                <w:b w:val="1"/>
                <w:bCs w:val="1"/>
                <w:sz w:val="18"/>
                <w:szCs w:val="18"/>
                <w:highlight w:val="white"/>
              </w:rPr>
            </w:pPr>
            <w:r w:rsidDel="00000000" w:rsidR="00000000" w:rsidRPr="00000000">
              <w:rPr>
                <w:b w:val="1"/>
                <w:bCs w:val="1"/>
                <w:sz w:val="18"/>
                <w:szCs w:val="18"/>
                <w:highlight w:val="white"/>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9">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39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A">
            <w:pPr>
              <w:rPr>
                <w:b w:val="1"/>
                <w:bCs w:val="1"/>
                <w:sz w:val="18"/>
                <w:szCs w:val="18"/>
                <w:highlight w:val="white"/>
              </w:rPr>
            </w:pPr>
            <w:r w:rsidDel="00000000" w:rsidR="00000000" w:rsidRPr="00000000">
              <w:rPr>
                <w:b w:val="1"/>
                <w:bCs w:val="1"/>
                <w:sz w:val="18"/>
                <w:szCs w:val="18"/>
                <w:highlight w:val="white"/>
                <w:rtl w:val="0"/>
              </w:rPr>
              <w:t xml:space="preserve">verified_by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B">
            <w:pPr>
              <w:rPr>
                <w:b w:val="1"/>
                <w:bCs w:val="1"/>
                <w:sz w:val="18"/>
                <w:szCs w:val="18"/>
                <w:highlight w:val="white"/>
              </w:rPr>
            </w:pPr>
            <w:r w:rsidDel="00000000" w:rsidR="00000000" w:rsidRPr="00000000">
              <w:rPr>
                <w:b w:val="1"/>
                <w:bCs w:val="1"/>
                <w:sz w:val="18"/>
                <w:szCs w:val="18"/>
                <w:highlight w:val="white"/>
                <w:rtl w:val="0"/>
              </w:rPr>
              <w:t xml:space="preserve">INT NULL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6C">
            <w:pPr>
              <w:rPr>
                <w:b w:val="1"/>
                <w:bCs w:val="1"/>
                <w:sz w:val="18"/>
                <w:szCs w:val="18"/>
                <w:highlight w:val="white"/>
              </w:rPr>
            </w:pPr>
            <w:r w:rsidDel="00000000" w:rsidR="00000000" w:rsidRPr="00000000">
              <w:rPr>
                <w:b w:val="1"/>
                <w:bCs w:val="1"/>
                <w:sz w:val="18"/>
                <w:szCs w:val="18"/>
                <w:highlight w:val="white"/>
                <w:rtl w:val="0"/>
              </w:rPr>
              <w:t xml:space="preserve">admin_user_id</w:t>
            </w:r>
          </w:p>
        </w:tc>
      </w:tr>
    </w:tbl>
    <w:p w:rsidR="00000000" w:rsidDel="00000000" w:rsidP="00000000" w:rsidRDefault="00000000" w:rsidRPr="00000000" w14:paraId="00000D6D">
      <w:pPr>
        <w:pStyle w:val="Heading2"/>
        <w:keepNext w:val="0"/>
        <w:keepLines w:val="0"/>
        <w:spacing w:before="280" w:lineRule="auto"/>
        <w:rPr>
          <w:b w:val="1"/>
          <w:bCs w:val="1"/>
          <w:color w:val="1b7a8a"/>
          <w:sz w:val="28"/>
          <w:szCs w:val="28"/>
          <w:highlight w:val="white"/>
        </w:rPr>
      </w:pPr>
      <w:bookmarkStart w:colFirst="0" w:colLast="0" w:name="_nb616xa9j1zj" w:id="64"/>
      <w:bookmarkEnd w:id="64"/>
      <w:r w:rsidDel="00000000" w:rsidR="00000000" w:rsidRPr="00000000">
        <w:rPr>
          <w:b w:val="1"/>
          <w:bCs w:val="1"/>
          <w:color w:val="1b7a8a"/>
          <w:sz w:val="28"/>
          <w:szCs w:val="28"/>
          <w:highlight w:val="white"/>
          <w:rtl w:val="0"/>
        </w:rPr>
        <w:t xml:space="preserve">Co_borrower_consent</w:t>
      </w:r>
    </w:p>
    <w:p w:rsidR="00000000" w:rsidDel="00000000" w:rsidP="00000000" w:rsidRDefault="00000000" w:rsidRPr="00000000" w14:paraId="00000D6E">
      <w:pPr>
        <w:rPr>
          <w:b w:val="1"/>
          <w:bCs w:val="1"/>
          <w:color w:val="b45309"/>
          <w:sz w:val="20"/>
          <w:szCs w:val="20"/>
        </w:rPr>
      </w:pPr>
      <w:r w:rsidDel="00000000" w:rsidR="00000000" w:rsidRPr="00000000">
        <w:rPr>
          <w:b w:val="1"/>
          <w:bCs w:val="1"/>
          <w:color w:val="b45309"/>
          <w:sz w:val="20"/>
          <w:szCs w:val="20"/>
          <w:rtl w:val="0"/>
        </w:rPr>
        <w:t xml:space="preserve">consent_type Nullable</w:t>
      </w:r>
    </w:p>
    <w:p w:rsidR="00000000" w:rsidDel="00000000" w:rsidP="00000000" w:rsidRDefault="00000000" w:rsidRPr="00000000" w14:paraId="00000D6F">
      <w:pPr>
        <w:rPr>
          <w:sz w:val="19"/>
          <w:szCs w:val="19"/>
        </w:rPr>
      </w:pPr>
      <w:r w:rsidDel="00000000" w:rsidR="00000000" w:rsidRPr="00000000">
        <w:rPr>
          <w:sz w:val="19"/>
          <w:szCs w:val="19"/>
          <w:rtl w:val="0"/>
        </w:rPr>
        <w:t xml:space="preserve">consent_type DEFAULT NULL is correctly set to avoid INSERT errors when consent has not yet been initiated. The application layer sets it to 'digital' or 'manual' when the dealer initiates the consent process.</w:t>
      </w:r>
    </w:p>
    <w:p w:rsidR="00000000" w:rsidDel="00000000" w:rsidP="00000000" w:rsidRDefault="00000000" w:rsidRPr="00000000" w14:paraId="00000D70">
      <w:pPr>
        <w:rPr>
          <w:sz w:val="19"/>
          <w:szCs w:val="19"/>
        </w:rPr>
      </w:pPr>
      <w:r w:rsidDel="00000000" w:rsidR="00000000" w:rsidRPr="00000000">
        <w:rPr>
          <w:rtl w:val="0"/>
        </w:rPr>
      </w:r>
    </w:p>
    <w:tbl>
      <w:tblPr>
        <w:tblStyle w:val="Table8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300"/>
        <w:gridCol w:w="2820"/>
        <w:gridCol w:w="3225"/>
        <w:tblGridChange w:id="0">
          <w:tblGrid>
            <w:gridCol w:w="3300"/>
            <w:gridCol w:w="2820"/>
            <w:gridCol w:w="322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71">
            <w:pPr>
              <w:rPr>
                <w:b w:val="1"/>
                <w:bCs w:val="1"/>
                <w:color w:val="ffffff"/>
                <w:sz w:val="18"/>
                <w:szCs w:val="18"/>
              </w:rPr>
            </w:pPr>
            <w:r w:rsidDel="00000000" w:rsidR="00000000" w:rsidRPr="00000000">
              <w:rPr>
                <w:b w:val="1"/>
                <w:bCs w:val="1"/>
                <w:color w:val="ffffff"/>
                <w:sz w:val="18"/>
                <w:szCs w:val="18"/>
                <w:rtl w:val="0"/>
              </w:rPr>
              <w:t xml:space="preserve">Column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72">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73">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4">
            <w:pPr>
              <w:rPr>
                <w:sz w:val="18"/>
                <w:szCs w:val="18"/>
              </w:rPr>
            </w:pPr>
            <w:r w:rsidDel="00000000" w:rsidR="00000000" w:rsidRPr="00000000">
              <w:rPr>
                <w:sz w:val="18"/>
                <w:szCs w:val="18"/>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5">
            <w:pPr>
              <w:rPr>
                <w:sz w:val="18"/>
                <w:szCs w:val="18"/>
              </w:rPr>
            </w:pPr>
            <w:r w:rsidDel="00000000" w:rsidR="00000000" w:rsidRPr="00000000">
              <w:rPr>
                <w:sz w:val="18"/>
                <w:szCs w:val="18"/>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6">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7">
            <w:pPr>
              <w:rPr>
                <w:sz w:val="18"/>
                <w:szCs w:val="18"/>
              </w:rPr>
            </w:pPr>
            <w:r w:rsidDel="00000000" w:rsidR="00000000" w:rsidRPr="00000000">
              <w:rPr>
                <w:sz w:val="18"/>
                <w:szCs w:val="18"/>
                <w:rtl w:val="0"/>
              </w:rPr>
              <w:t xml:space="preserve">co_borrower_id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8">
            <w:pPr>
              <w:rPr>
                <w:sz w:val="18"/>
                <w:szCs w:val="18"/>
              </w:rPr>
            </w:pPr>
            <w:r w:rsidDel="00000000" w:rsidR="00000000" w:rsidRPr="00000000">
              <w:rPr>
                <w:sz w:val="18"/>
                <w:szCs w:val="18"/>
                <w:rtl w:val="0"/>
              </w:rPr>
              <w:t xml:space="preserve">VARCHAR(50)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9">
            <w:pPr>
              <w:rPr>
                <w:sz w:val="20"/>
                <w:szCs w:val="20"/>
              </w:rPr>
            </w:pPr>
            <w:r w:rsidDel="00000000" w:rsidR="00000000" w:rsidRPr="00000000">
              <w:rPr>
                <w:sz w:val="20"/>
                <w:szCs w:val="20"/>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A">
            <w:pPr>
              <w:rPr>
                <w:sz w:val="18"/>
                <w:szCs w:val="18"/>
              </w:rPr>
            </w:pPr>
            <w:r w:rsidDel="00000000" w:rsidR="00000000" w:rsidRPr="00000000">
              <w:rPr>
                <w:sz w:val="18"/>
                <w:szCs w:val="18"/>
                <w:rtl w:val="0"/>
              </w:rPr>
              <w:t xml:space="preserve">consent_type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B">
            <w:pPr>
              <w:rPr>
                <w:sz w:val="18"/>
                <w:szCs w:val="18"/>
              </w:rPr>
            </w:pPr>
            <w:r w:rsidDel="00000000" w:rsidR="00000000" w:rsidRPr="00000000">
              <w:rPr>
                <w:sz w:val="18"/>
                <w:szCs w:val="18"/>
                <w:rtl w:val="0"/>
              </w:rPr>
              <w:t xml:space="preserve">ENUM NULL DEFAULT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C">
            <w:pPr>
              <w:rPr>
                <w:sz w:val="18"/>
                <w:szCs w:val="18"/>
              </w:rPr>
            </w:pPr>
            <w:r w:rsidDel="00000000" w:rsidR="00000000" w:rsidRPr="00000000">
              <w:rPr>
                <w:sz w:val="18"/>
                <w:szCs w:val="18"/>
                <w:rtl w:val="0"/>
              </w:rPr>
              <w:t xml:space="preserve">'digital' | 'manual' | NULL (not yet selected) — Issue #7 fix</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D">
            <w:pPr>
              <w:rPr>
                <w:sz w:val="18"/>
                <w:szCs w:val="18"/>
              </w:rPr>
            </w:pPr>
            <w:r w:rsidDel="00000000" w:rsidR="00000000" w:rsidRPr="00000000">
              <w:rPr>
                <w:sz w:val="18"/>
                <w:szCs w:val="18"/>
                <w:rtl w:val="0"/>
              </w:rPr>
              <w:t xml:space="preserve">consent_link_url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E">
            <w:pPr>
              <w:rPr>
                <w:sz w:val="18"/>
                <w:szCs w:val="18"/>
              </w:rPr>
            </w:pPr>
            <w:r w:rsidDel="00000000" w:rsidR="00000000" w:rsidRPr="00000000">
              <w:rPr>
                <w:sz w:val="18"/>
                <w:szCs w:val="18"/>
                <w:rtl w:val="0"/>
              </w:rPr>
              <w:t xml:space="preserve">TEXT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7F">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0">
            <w:pPr>
              <w:rPr>
                <w:sz w:val="18"/>
                <w:szCs w:val="18"/>
              </w:rPr>
            </w:pPr>
            <w:r w:rsidDel="00000000" w:rsidR="00000000" w:rsidRPr="00000000">
              <w:rPr>
                <w:sz w:val="18"/>
                <w:szCs w:val="18"/>
                <w:rtl w:val="0"/>
              </w:rPr>
              <w:t xml:space="preserve">consent_link_sent_at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1">
            <w:pPr>
              <w:rPr>
                <w:sz w:val="18"/>
                <w:szCs w:val="18"/>
              </w:rPr>
            </w:pPr>
            <w:r w:rsidDel="00000000" w:rsidR="00000000" w:rsidRPr="00000000">
              <w:rPr>
                <w:sz w:val="18"/>
                <w:szCs w:val="18"/>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2">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3">
            <w:pPr>
              <w:rPr>
                <w:sz w:val="18"/>
                <w:szCs w:val="18"/>
              </w:rPr>
            </w:pPr>
            <w:r w:rsidDel="00000000" w:rsidR="00000000" w:rsidRPr="00000000">
              <w:rPr>
                <w:sz w:val="18"/>
                <w:szCs w:val="18"/>
                <w:rtl w:val="0"/>
              </w:rPr>
              <w:t xml:space="preserve">esign_transaction_id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4">
            <w:pPr>
              <w:rPr>
                <w:sz w:val="18"/>
                <w:szCs w:val="18"/>
              </w:rPr>
            </w:pPr>
            <w:r w:rsidDel="00000000" w:rsidR="00000000" w:rsidRPr="00000000">
              <w:rPr>
                <w:sz w:val="18"/>
                <w:szCs w:val="18"/>
                <w:rtl w:val="0"/>
              </w:rPr>
              <w:t xml:space="preserve">VARCHAR(100)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5">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6">
            <w:pPr>
              <w:rPr>
                <w:sz w:val="18"/>
                <w:szCs w:val="18"/>
              </w:rPr>
            </w:pPr>
            <w:r w:rsidDel="00000000" w:rsidR="00000000" w:rsidRPr="00000000">
              <w:rPr>
                <w:sz w:val="18"/>
                <w:szCs w:val="18"/>
                <w:rtl w:val="0"/>
              </w:rPr>
              <w:t xml:space="preserve">esign_completed_at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7">
            <w:pPr>
              <w:rPr>
                <w:sz w:val="18"/>
                <w:szCs w:val="18"/>
              </w:rPr>
            </w:pPr>
            <w:r w:rsidDel="00000000" w:rsidR="00000000" w:rsidRPr="00000000">
              <w:rPr>
                <w:sz w:val="18"/>
                <w:szCs w:val="18"/>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8">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9">
            <w:pPr>
              <w:rPr>
                <w:sz w:val="18"/>
                <w:szCs w:val="18"/>
              </w:rPr>
            </w:pPr>
            <w:r w:rsidDel="00000000" w:rsidR="00000000" w:rsidRPr="00000000">
              <w:rPr>
                <w:sz w:val="18"/>
                <w:szCs w:val="18"/>
                <w:rtl w:val="0"/>
              </w:rPr>
              <w:t xml:space="preserve">manual_pdf_uploaded_at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A">
            <w:pPr>
              <w:rPr>
                <w:sz w:val="18"/>
                <w:szCs w:val="18"/>
              </w:rPr>
            </w:pPr>
            <w:r w:rsidDel="00000000" w:rsidR="00000000" w:rsidRPr="00000000">
              <w:rPr>
                <w:sz w:val="18"/>
                <w:szCs w:val="18"/>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B">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C">
            <w:pPr>
              <w:rPr>
                <w:sz w:val="18"/>
                <w:szCs w:val="18"/>
              </w:rPr>
            </w:pPr>
            <w:r w:rsidDel="00000000" w:rsidR="00000000" w:rsidRPr="00000000">
              <w:rPr>
                <w:sz w:val="18"/>
                <w:szCs w:val="18"/>
                <w:rtl w:val="0"/>
              </w:rPr>
              <w:t xml:space="preserve">manual_pdf_url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D">
            <w:pPr>
              <w:rPr>
                <w:sz w:val="18"/>
                <w:szCs w:val="18"/>
              </w:rPr>
            </w:pPr>
            <w:r w:rsidDel="00000000" w:rsidR="00000000" w:rsidRPr="00000000">
              <w:rPr>
                <w:sz w:val="18"/>
                <w:szCs w:val="18"/>
                <w:rtl w:val="0"/>
              </w:rPr>
              <w:t xml:space="preserve">TEXT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E">
            <w:pPr>
              <w:rPr>
                <w:sz w:val="20"/>
                <w:szCs w:val="20"/>
              </w:rPr>
            </w:pPr>
            <w:r w:rsidDel="00000000" w:rsidR="00000000" w:rsidRPr="00000000">
              <w:rPr>
                <w:sz w:val="20"/>
                <w:szCs w:val="20"/>
                <w:rtl w:val="0"/>
              </w:rPr>
              <w:t xml:space="preserve"> </w:t>
            </w:r>
          </w:p>
        </w:tc>
      </w:tr>
      <w:tr>
        <w:trPr>
          <w:cantSplit w:val="0"/>
          <w:trHeight w:val="144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8F">
            <w:pPr>
              <w:rPr>
                <w:sz w:val="18"/>
                <w:szCs w:val="18"/>
              </w:rPr>
            </w:pPr>
            <w:r w:rsidDel="00000000" w:rsidR="00000000" w:rsidRPr="00000000">
              <w:rPr>
                <w:sz w:val="18"/>
                <w:szCs w:val="18"/>
                <w:rtl w:val="0"/>
              </w:rPr>
              <w:t xml:space="preserve">consent_status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0">
            <w:pPr>
              <w:rPr>
                <w:sz w:val="18"/>
                <w:szCs w:val="18"/>
              </w:rPr>
            </w:pPr>
            <w:r w:rsidDel="00000000" w:rsidR="00000000" w:rsidRPr="00000000">
              <w:rPr>
                <w:sz w:val="18"/>
                <w:szCs w:val="18"/>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1">
            <w:pPr>
              <w:rPr>
                <w:sz w:val="18"/>
                <w:szCs w:val="18"/>
              </w:rPr>
            </w:pPr>
            <w:r w:rsidDel="00000000" w:rsidR="00000000" w:rsidRPr="00000000">
              <w:rPr>
                <w:sz w:val="18"/>
                <w:szCs w:val="18"/>
                <w:rtl w:val="0"/>
              </w:rPr>
              <w:t xml:space="preserve">'not_started' | 'link_sent' | 'esign_in_progress' | 'esign_completed' | 'manual_uploaded' | 'admin_review_pending' | 'admin_verified' | 'admin_rejected'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2">
            <w:pPr>
              <w:rPr>
                <w:sz w:val="18"/>
                <w:szCs w:val="18"/>
              </w:rPr>
            </w:pPr>
            <w:r w:rsidDel="00000000" w:rsidR="00000000" w:rsidRPr="00000000">
              <w:rPr>
                <w:sz w:val="18"/>
                <w:szCs w:val="18"/>
                <w:rtl w:val="0"/>
              </w:rPr>
              <w:t xml:space="preserve">verified_by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3">
            <w:pPr>
              <w:rPr>
                <w:sz w:val="18"/>
                <w:szCs w:val="18"/>
              </w:rPr>
            </w:pPr>
            <w:r w:rsidDel="00000000" w:rsidR="00000000" w:rsidRPr="00000000">
              <w:rPr>
                <w:sz w:val="18"/>
                <w:szCs w:val="18"/>
                <w:rtl w:val="0"/>
              </w:rPr>
              <w:t xml:space="preserve">INT NULL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4">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5">
            <w:pPr>
              <w:rPr>
                <w:sz w:val="18"/>
                <w:szCs w:val="18"/>
              </w:rPr>
            </w:pPr>
            <w:r w:rsidDel="00000000" w:rsidR="00000000" w:rsidRPr="00000000">
              <w:rPr>
                <w:sz w:val="18"/>
                <w:szCs w:val="18"/>
                <w:rtl w:val="0"/>
              </w:rPr>
              <w:t xml:space="preserve">verified_at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6">
            <w:pPr>
              <w:rPr>
                <w:sz w:val="18"/>
                <w:szCs w:val="18"/>
              </w:rPr>
            </w:pPr>
            <w:r w:rsidDel="00000000" w:rsidR="00000000" w:rsidRPr="00000000">
              <w:rPr>
                <w:sz w:val="18"/>
                <w:szCs w:val="18"/>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7">
            <w:pP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D98">
      <w:pPr>
        <w:spacing w:before="120" w:lineRule="auto"/>
        <w:rPr>
          <w:b w:val="1"/>
          <w:bCs w:val="1"/>
          <w:color w:val="1b7a8a"/>
          <w:sz w:val="28"/>
          <w:szCs w:val="28"/>
        </w:rPr>
      </w:pPr>
      <w:r w:rsidDel="00000000" w:rsidR="00000000" w:rsidRPr="00000000">
        <w:rPr>
          <w:sz w:val="20"/>
          <w:szCs w:val="20"/>
          <w:rtl w:val="0"/>
        </w:rPr>
        <w:t xml:space="preserve"> </w:t>
      </w:r>
      <w:r w:rsidDel="00000000" w:rsidR="00000000" w:rsidRPr="00000000">
        <w:rPr>
          <w:b w:val="1"/>
          <w:bCs w:val="1"/>
          <w:color w:val="1b7a8a"/>
          <w:sz w:val="28"/>
          <w:szCs w:val="28"/>
          <w:rtl w:val="0"/>
        </w:rPr>
        <w:t xml:space="preserve">co_borrower_documents</w:t>
      </w:r>
    </w:p>
    <w:tbl>
      <w:tblPr>
        <w:tblStyle w:val="Table82"/>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65"/>
        <w:gridCol w:w="3090"/>
        <w:gridCol w:w="3075"/>
        <w:tblGridChange w:id="0">
          <w:tblGrid>
            <w:gridCol w:w="3165"/>
            <w:gridCol w:w="3090"/>
            <w:gridCol w:w="307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99">
            <w:pPr>
              <w:rPr>
                <w:b w:val="1"/>
                <w:bCs w:val="1"/>
                <w:color w:val="ffffff"/>
                <w:sz w:val="18"/>
                <w:szCs w:val="18"/>
              </w:rPr>
            </w:pPr>
            <w:r w:rsidDel="00000000" w:rsidR="00000000" w:rsidRPr="00000000">
              <w:rPr>
                <w:b w:val="1"/>
                <w:bCs w:val="1"/>
                <w:color w:val="ffffff"/>
                <w:sz w:val="18"/>
                <w:szCs w:val="18"/>
                <w:rtl w:val="0"/>
              </w:rPr>
              <w:t xml:space="preserve">Column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9A">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9B">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C">
            <w:pPr>
              <w:rPr>
                <w:sz w:val="18"/>
                <w:szCs w:val="18"/>
              </w:rPr>
            </w:pPr>
            <w:r w:rsidDel="00000000" w:rsidR="00000000" w:rsidRPr="00000000">
              <w:rPr>
                <w:sz w:val="18"/>
                <w:szCs w:val="18"/>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D">
            <w:pPr>
              <w:rPr>
                <w:sz w:val="18"/>
                <w:szCs w:val="18"/>
              </w:rPr>
            </w:pPr>
            <w:r w:rsidDel="00000000" w:rsidR="00000000" w:rsidRPr="00000000">
              <w:rPr>
                <w:sz w:val="18"/>
                <w:szCs w:val="18"/>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E">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9F">
            <w:pPr>
              <w:rPr>
                <w:sz w:val="18"/>
                <w:szCs w:val="18"/>
              </w:rPr>
            </w:pPr>
            <w:r w:rsidDel="00000000" w:rsidR="00000000" w:rsidRPr="00000000">
              <w:rPr>
                <w:sz w:val="18"/>
                <w:szCs w:val="18"/>
                <w:rtl w:val="0"/>
              </w:rPr>
              <w:t xml:space="preserve">co_borrower_id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0">
            <w:pPr>
              <w:rPr>
                <w:sz w:val="18"/>
                <w:szCs w:val="18"/>
              </w:rPr>
            </w:pPr>
            <w:r w:rsidDel="00000000" w:rsidR="00000000" w:rsidRPr="00000000">
              <w:rPr>
                <w:sz w:val="18"/>
                <w:szCs w:val="18"/>
                <w:rtl w:val="0"/>
              </w:rPr>
              <w:t xml:space="preserve">VARCHAR(50)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1">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2">
            <w:pPr>
              <w:rPr>
                <w:sz w:val="18"/>
                <w:szCs w:val="18"/>
              </w:rPr>
            </w:pPr>
            <w:r w:rsidDel="00000000" w:rsidR="00000000" w:rsidRPr="00000000">
              <w:rPr>
                <w:sz w:val="18"/>
                <w:szCs w:val="18"/>
                <w:rtl w:val="0"/>
              </w:rPr>
              <w:t xml:space="preserve">document_type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3">
            <w:pPr>
              <w:rPr>
                <w:sz w:val="18"/>
                <w:szCs w:val="18"/>
              </w:rPr>
            </w:pPr>
            <w:r w:rsidDel="00000000" w:rsidR="00000000" w:rsidRPr="00000000">
              <w:rPr>
                <w:sz w:val="18"/>
                <w:szCs w:val="18"/>
                <w:rtl w:val="0"/>
              </w:rPr>
              <w:t xml:space="preserve">VARCHAR(50)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4">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5">
            <w:pPr>
              <w:rPr>
                <w:sz w:val="18"/>
                <w:szCs w:val="18"/>
              </w:rPr>
            </w:pPr>
            <w:r w:rsidDel="00000000" w:rsidR="00000000" w:rsidRPr="00000000">
              <w:rPr>
                <w:sz w:val="18"/>
                <w:szCs w:val="18"/>
                <w:rtl w:val="0"/>
              </w:rPr>
              <w:t xml:space="preserve">file_url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6">
            <w:pPr>
              <w:rPr>
                <w:sz w:val="18"/>
                <w:szCs w:val="18"/>
              </w:rPr>
            </w:pPr>
            <w:r w:rsidDel="00000000" w:rsidR="00000000" w:rsidRPr="00000000">
              <w:rPr>
                <w:sz w:val="18"/>
                <w:szCs w:val="18"/>
                <w:rtl w:val="0"/>
              </w:rPr>
              <w:t xml:space="preserve">TEXT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7">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8">
            <w:pPr>
              <w:rPr>
                <w:sz w:val="18"/>
                <w:szCs w:val="18"/>
              </w:rPr>
            </w:pPr>
            <w:r w:rsidDel="00000000" w:rsidR="00000000" w:rsidRPr="00000000">
              <w:rPr>
                <w:sz w:val="18"/>
                <w:szCs w:val="18"/>
                <w:rtl w:val="0"/>
              </w:rPr>
              <w:t xml:space="preserve">file_size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9">
            <w:pPr>
              <w:rPr>
                <w:sz w:val="18"/>
                <w:szCs w:val="18"/>
              </w:rPr>
            </w:pPr>
            <w:r w:rsidDel="00000000" w:rsidR="00000000" w:rsidRPr="00000000">
              <w:rPr>
                <w:sz w:val="18"/>
                <w:szCs w:val="18"/>
                <w:rtl w:val="0"/>
              </w:rPr>
              <w:t xml:space="preserve">INT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A">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B">
            <w:pPr>
              <w:rPr>
                <w:sz w:val="18"/>
                <w:szCs w:val="18"/>
              </w:rPr>
            </w:pPr>
            <w:r w:rsidDel="00000000" w:rsidR="00000000" w:rsidRPr="00000000">
              <w:rPr>
                <w:sz w:val="18"/>
                <w:szCs w:val="18"/>
                <w:rtl w:val="0"/>
              </w:rPr>
              <w:t xml:space="preserve">uploaded_at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C">
            <w:pPr>
              <w:rPr>
                <w:sz w:val="18"/>
                <w:szCs w:val="18"/>
              </w:rPr>
            </w:pPr>
            <w:r w:rsidDel="00000000" w:rsidR="00000000" w:rsidRPr="00000000">
              <w:rPr>
                <w:sz w:val="18"/>
                <w:szCs w:val="18"/>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D">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E">
            <w:pPr>
              <w:rPr>
                <w:sz w:val="18"/>
                <w:szCs w:val="18"/>
              </w:rPr>
            </w:pPr>
            <w:r w:rsidDel="00000000" w:rsidR="00000000" w:rsidRPr="00000000">
              <w:rPr>
                <w:sz w:val="18"/>
                <w:szCs w:val="18"/>
                <w:rtl w:val="0"/>
              </w:rPr>
              <w:t xml:space="preserve">uploaded_by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AF">
            <w:pPr>
              <w:rPr>
                <w:sz w:val="18"/>
                <w:szCs w:val="18"/>
              </w:rPr>
            </w:pPr>
            <w:r w:rsidDel="00000000" w:rsidR="00000000" w:rsidRPr="00000000">
              <w:rPr>
                <w:sz w:val="18"/>
                <w:szCs w:val="18"/>
                <w:rtl w:val="0"/>
              </w:rPr>
              <w:t xml:space="preserve">INT NULL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0">
            <w:pPr>
              <w:rPr>
                <w:sz w:val="20"/>
                <w:szCs w:val="20"/>
              </w:rPr>
            </w:pPr>
            <w:r w:rsidDel="00000000" w:rsidR="00000000" w:rsidRPr="00000000">
              <w:rPr>
                <w:sz w:val="20"/>
                <w:szCs w:val="20"/>
                <w:rtl w:val="0"/>
              </w:rPr>
              <w:t xml:space="preserve"> </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1">
            <w:pPr>
              <w:rPr>
                <w:sz w:val="18"/>
                <w:szCs w:val="18"/>
              </w:rPr>
            </w:pPr>
            <w:r w:rsidDel="00000000" w:rsidR="00000000" w:rsidRPr="00000000">
              <w:rPr>
                <w:sz w:val="18"/>
                <w:szCs w:val="18"/>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2">
            <w:pPr>
              <w:rPr>
                <w:sz w:val="18"/>
                <w:szCs w:val="18"/>
              </w:rPr>
            </w:pPr>
            <w:r w:rsidDel="00000000" w:rsidR="00000000" w:rsidRPr="00000000">
              <w:rPr>
                <w:sz w:val="18"/>
                <w:szCs w:val="18"/>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3">
            <w:pPr>
              <w:rPr>
                <w:sz w:val="18"/>
                <w:szCs w:val="18"/>
              </w:rPr>
            </w:pPr>
            <w:r w:rsidDel="00000000" w:rsidR="00000000" w:rsidRPr="00000000">
              <w:rPr>
                <w:sz w:val="18"/>
                <w:szCs w:val="18"/>
                <w:rtl w:val="0"/>
              </w:rPr>
              <w:t xml:space="preserve">'not_uploaded' | 'uploaded' | 'verified' | 'rejected'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4">
            <w:pPr>
              <w:rPr>
                <w:sz w:val="18"/>
                <w:szCs w:val="18"/>
              </w:rPr>
            </w:pPr>
            <w:r w:rsidDel="00000000" w:rsidR="00000000" w:rsidRPr="00000000">
              <w:rPr>
                <w:sz w:val="18"/>
                <w:szCs w:val="18"/>
                <w:rtl w:val="0"/>
              </w:rPr>
              <w:t xml:space="preserve">verified_by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5">
            <w:pPr>
              <w:rPr>
                <w:sz w:val="18"/>
                <w:szCs w:val="18"/>
              </w:rPr>
            </w:pPr>
            <w:r w:rsidDel="00000000" w:rsidR="00000000" w:rsidRPr="00000000">
              <w:rPr>
                <w:sz w:val="18"/>
                <w:szCs w:val="18"/>
                <w:rtl w:val="0"/>
              </w:rPr>
              <w:t xml:space="preserve">INT NULL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6">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7">
            <w:pPr>
              <w:rPr>
                <w:sz w:val="18"/>
                <w:szCs w:val="18"/>
              </w:rPr>
            </w:pPr>
            <w:r w:rsidDel="00000000" w:rsidR="00000000" w:rsidRPr="00000000">
              <w:rPr>
                <w:sz w:val="18"/>
                <w:szCs w:val="18"/>
                <w:rtl w:val="0"/>
              </w:rPr>
              <w:t xml:space="preserve">verified_at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8">
            <w:pPr>
              <w:rPr>
                <w:sz w:val="18"/>
                <w:szCs w:val="18"/>
              </w:rPr>
            </w:pPr>
            <w:r w:rsidDel="00000000" w:rsidR="00000000" w:rsidRPr="00000000">
              <w:rPr>
                <w:sz w:val="18"/>
                <w:szCs w:val="18"/>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9">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A">
            <w:pPr>
              <w:rPr>
                <w:sz w:val="18"/>
                <w:szCs w:val="18"/>
              </w:rPr>
            </w:pPr>
            <w:r w:rsidDel="00000000" w:rsidR="00000000" w:rsidRPr="00000000">
              <w:rPr>
                <w:sz w:val="18"/>
                <w:szCs w:val="18"/>
                <w:rtl w:val="0"/>
              </w:rPr>
              <w:t xml:space="preserve">rejection_reason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B">
            <w:pPr>
              <w:rPr>
                <w:sz w:val="18"/>
                <w:szCs w:val="18"/>
              </w:rPr>
            </w:pPr>
            <w:r w:rsidDel="00000000" w:rsidR="00000000" w:rsidRPr="00000000">
              <w:rPr>
                <w:sz w:val="18"/>
                <w:szCs w:val="18"/>
                <w:rtl w:val="0"/>
              </w:rPr>
              <w:t xml:space="preserve">TEXT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BC">
            <w:pP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DBD">
      <w:pPr>
        <w:pStyle w:val="Heading1"/>
        <w:keepNext w:val="0"/>
        <w:keepLines w:val="0"/>
        <w:spacing w:after="160" w:before="360" w:lineRule="auto"/>
        <w:rPr>
          <w:sz w:val="20"/>
          <w:szCs w:val="20"/>
        </w:rPr>
      </w:pPr>
      <w:bookmarkStart w:colFirst="0" w:colLast="0" w:name="_1qucvmyzvlh8" w:id="65"/>
      <w:bookmarkEnd w:id="65"/>
      <w:r w:rsidDel="00000000" w:rsidR="00000000" w:rsidRPr="00000000">
        <w:rPr>
          <w:b w:val="1"/>
          <w:bCs w:val="1"/>
          <w:sz w:val="22"/>
          <w:szCs w:val="22"/>
          <w:shd w:fill="c9daf8" w:val="clear"/>
          <w:rtl w:val="0"/>
        </w:rPr>
        <w:t xml:space="preserve">COMPLETE WORKFLOW SUMMARY </w:t>
      </w:r>
      <w:r w:rsidDel="00000000" w:rsidR="00000000" w:rsidRPr="00000000">
        <w:rPr>
          <w:rtl w:val="0"/>
        </w:rPr>
      </w:r>
    </w:p>
    <w:tbl>
      <w:tblPr>
        <w:tblStyle w:val="Table8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
        <w:gridCol w:w="2730"/>
        <w:gridCol w:w="3990"/>
        <w:tblGridChange w:id="0">
          <w:tblGrid>
            <w:gridCol w:w="2625"/>
            <w:gridCol w:w="2730"/>
            <w:gridCol w:w="399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BE">
            <w:pPr>
              <w:rPr>
                <w:b w:val="1"/>
                <w:bCs w:val="1"/>
                <w:color w:val="ffffff"/>
                <w:sz w:val="18"/>
                <w:szCs w:val="18"/>
              </w:rPr>
            </w:pPr>
            <w:r w:rsidDel="00000000" w:rsidR="00000000" w:rsidRPr="00000000">
              <w:rPr>
                <w:b w:val="1"/>
                <w:bCs w:val="1"/>
                <w:color w:val="ffffff"/>
                <w:sz w:val="18"/>
                <w:szCs w:val="18"/>
                <w:rtl w:val="0"/>
              </w:rPr>
              <w:t xml:space="preserve">Step</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BF">
            <w:pPr>
              <w:rPr>
                <w:b w:val="1"/>
                <w:bCs w:val="1"/>
                <w:color w:val="ffffff"/>
                <w:sz w:val="18"/>
                <w:szCs w:val="18"/>
              </w:rPr>
            </w:pPr>
            <w:r w:rsidDel="00000000" w:rsidR="00000000" w:rsidRPr="00000000">
              <w:rPr>
                <w:b w:val="1"/>
                <w:bCs w:val="1"/>
                <w:color w:val="ffffff"/>
                <w:sz w:val="18"/>
                <w:szCs w:val="18"/>
                <w:rtl w:val="0"/>
              </w:rPr>
              <w:t xml:space="preserve">Actor</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DC0">
            <w:pPr>
              <w:rPr>
                <w:b w:val="1"/>
                <w:bCs w:val="1"/>
                <w:color w:val="ffffff"/>
                <w:sz w:val="18"/>
                <w:szCs w:val="18"/>
              </w:rPr>
            </w:pPr>
            <w:r w:rsidDel="00000000" w:rsidR="00000000" w:rsidRPr="00000000">
              <w:rPr>
                <w:b w:val="1"/>
                <w:bCs w:val="1"/>
                <w:color w:val="ffffff"/>
                <w:sz w:val="18"/>
                <w:szCs w:val="18"/>
                <w:rtl w:val="0"/>
              </w:rPr>
              <w:t xml:space="preserve">Action &amp; Outcome</w:t>
            </w:r>
          </w:p>
        </w:tc>
      </w:tr>
      <w:tr>
        <w:trPr>
          <w:cantSplit w:val="0"/>
          <w:trHeight w:val="8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1">
            <w:pPr>
              <w:rPr>
                <w:sz w:val="18"/>
                <w:szCs w:val="18"/>
              </w:rPr>
            </w:pPr>
            <w:r w:rsidDel="00000000" w:rsidR="00000000" w:rsidRPr="00000000">
              <w:rPr>
                <w:sz w:val="18"/>
                <w:szCs w:val="18"/>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2">
            <w:pPr>
              <w:rPr>
                <w:sz w:val="18"/>
                <w:szCs w:val="18"/>
              </w:rPr>
            </w:pPr>
            <w:r w:rsidDel="00000000" w:rsidR="00000000" w:rsidRPr="00000000">
              <w:rPr>
                <w:sz w:val="18"/>
                <w:szCs w:val="18"/>
                <w:rtl w:val="0"/>
              </w:rPr>
              <w:t xml:space="preserve">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3">
            <w:pPr>
              <w:rPr>
                <w:sz w:val="18"/>
                <w:szCs w:val="18"/>
              </w:rPr>
            </w:pPr>
            <w:r w:rsidDel="00000000" w:rsidR="00000000" w:rsidRPr="00000000">
              <w:rPr>
                <w:sz w:val="18"/>
                <w:szCs w:val="18"/>
                <w:rtl w:val="0"/>
              </w:rPr>
              <w:t xml:space="preserve">Uploads primary customer KYC documents. Consent obtained. Coupon validated. Submits Step 2.</w:t>
            </w:r>
          </w:p>
        </w:tc>
      </w:tr>
      <w:tr>
        <w:trPr>
          <w:cantSplit w:val="0"/>
          <w:trHeight w:val="10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4">
            <w:pPr>
              <w:rPr>
                <w:sz w:val="18"/>
                <w:szCs w:val="18"/>
              </w:rPr>
            </w:pPr>
            <w:r w:rsidDel="00000000" w:rsidR="00000000" w:rsidRPr="00000000">
              <w:rPr>
                <w:sz w:val="18"/>
                <w:szCs w:val="18"/>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5">
            <w:pPr>
              <w:rPr>
                <w:sz w:val="18"/>
                <w:szCs w:val="18"/>
              </w:rPr>
            </w:pPr>
            <w:r w:rsidDel="00000000" w:rsidR="00000000" w:rsidRPr="00000000">
              <w:rPr>
                <w:sz w:val="18"/>
                <w:szCs w:val="18"/>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6">
            <w:pPr>
              <w:rPr>
                <w:sz w:val="18"/>
                <w:szCs w:val="18"/>
              </w:rPr>
            </w:pPr>
            <w:r w:rsidDel="00000000" w:rsidR="00000000" w:rsidRPr="00000000">
              <w:rPr>
                <w:sz w:val="18"/>
                <w:szCs w:val="18"/>
                <w:rtl w:val="0"/>
              </w:rPr>
              <w:t xml:space="preserve">Reviews primary KYC. Runs verification APIs. Identifies issues (e.g. CIBIL 620, bank statement incomplete). Selects appropriate option from Final Decision Panel.</w:t>
            </w:r>
          </w:p>
        </w:tc>
      </w:tr>
      <w:tr>
        <w:trPr>
          <w:cantSplit w:val="0"/>
          <w:trHeight w:val="10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7">
            <w:pPr>
              <w:rPr>
                <w:sz w:val="18"/>
                <w:szCs w:val="18"/>
              </w:rPr>
            </w:pPr>
            <w:r w:rsidDel="00000000" w:rsidR="00000000" w:rsidRPr="00000000">
              <w:rPr>
                <w:sz w:val="18"/>
                <w:szCs w:val="18"/>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8">
            <w:pPr>
              <w:rPr>
                <w:sz w:val="18"/>
                <w:szCs w:val="18"/>
              </w:rPr>
            </w:pPr>
            <w:r w:rsidDel="00000000" w:rsidR="00000000" w:rsidRPr="00000000">
              <w:rPr>
                <w:sz w:val="18"/>
                <w:szCs w:val="18"/>
                <w:rtl w:val="0"/>
              </w:rPr>
              <w:t xml:space="preserve">System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9">
            <w:pPr>
              <w:rPr>
                <w:sz w:val="18"/>
                <w:szCs w:val="18"/>
              </w:rPr>
            </w:pPr>
            <w:r w:rsidDel="00000000" w:rsidR="00000000" w:rsidRPr="00000000">
              <w:rPr>
                <w:sz w:val="18"/>
                <w:szCs w:val="18"/>
                <w:rtl w:val="0"/>
              </w:rPr>
              <w:t xml:space="preserve">Sets lead kyc_status to 'awaiting_additional_docs' | 'awaiting_co_borrower_kyc' | 'awaiting_both'. Sends notifications to dealer + customer.</w:t>
            </w:r>
          </w:p>
        </w:tc>
      </w:tr>
      <w:tr>
        <w:trPr>
          <w:cantSplit w:val="0"/>
          <w:trHeight w:val="12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A">
            <w:pPr>
              <w:rPr>
                <w:sz w:val="18"/>
                <w:szCs w:val="18"/>
              </w:rPr>
            </w:pPr>
            <w:r w:rsidDel="00000000" w:rsidR="00000000" w:rsidRPr="00000000">
              <w:rPr>
                <w:sz w:val="18"/>
                <w:szCs w:val="18"/>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B">
            <w:pPr>
              <w:rPr>
                <w:sz w:val="18"/>
                <w:szCs w:val="18"/>
              </w:rPr>
            </w:pPr>
            <w:r w:rsidDel="00000000" w:rsidR="00000000" w:rsidRPr="00000000">
              <w:rPr>
                <w:sz w:val="18"/>
                <w:szCs w:val="18"/>
                <w:rtl w:val="0"/>
              </w:rPr>
              <w:t xml:space="preserve">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C">
            <w:pPr>
              <w:rPr>
                <w:sz w:val="18"/>
                <w:szCs w:val="18"/>
              </w:rPr>
            </w:pPr>
            <w:r w:rsidDel="00000000" w:rsidR="00000000" w:rsidRPr="00000000">
              <w:rPr>
                <w:sz w:val="18"/>
                <w:szCs w:val="18"/>
                <w:rtl w:val="0"/>
              </w:rPr>
              <w:t xml:space="preserve">Step 3 tab appears in workflow. Uploads required supporting docs (Section A) and/or fills co-borrower KYC (Section B). Validates co-borrower coupon (if applicable). Submits Step 3.</w:t>
            </w:r>
          </w:p>
        </w:tc>
      </w:tr>
      <w:tr>
        <w:trPr>
          <w:cantSplit w:val="0"/>
          <w:trHeight w:val="8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D">
            <w:pPr>
              <w:rPr>
                <w:sz w:val="18"/>
                <w:szCs w:val="18"/>
              </w:rPr>
            </w:pPr>
            <w:r w:rsidDel="00000000" w:rsidR="00000000" w:rsidRPr="00000000">
              <w:rPr>
                <w:sz w:val="18"/>
                <w:szCs w:val="18"/>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E">
            <w:pPr>
              <w:rPr>
                <w:sz w:val="18"/>
                <w:szCs w:val="18"/>
              </w:rPr>
            </w:pPr>
            <w:r w:rsidDel="00000000" w:rsidR="00000000" w:rsidRPr="00000000">
              <w:rPr>
                <w:sz w:val="18"/>
                <w:szCs w:val="18"/>
                <w:rtl w:val="0"/>
              </w:rPr>
              <w:t xml:space="preserve">System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CF">
            <w:pPr>
              <w:rPr>
                <w:sz w:val="18"/>
                <w:szCs w:val="18"/>
              </w:rPr>
            </w:pPr>
            <w:r w:rsidDel="00000000" w:rsidR="00000000" w:rsidRPr="00000000">
              <w:rPr>
                <w:sz w:val="18"/>
                <w:szCs w:val="18"/>
                <w:rtl w:val="0"/>
              </w:rPr>
              <w:t xml:space="preserve">Sets status to 'pending_itarang_reverification'. Adds to Admin queue (high priority). Notifies admin.</w:t>
            </w:r>
          </w:p>
        </w:tc>
      </w:tr>
      <w:tr>
        <w:trPr>
          <w:cantSplit w:val="0"/>
          <w:trHeight w:val="10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0">
            <w:pPr>
              <w:rPr>
                <w:sz w:val="18"/>
                <w:szCs w:val="18"/>
              </w:rPr>
            </w:pPr>
            <w:r w:rsidDel="00000000" w:rsidR="00000000" w:rsidRPr="00000000">
              <w:rPr>
                <w:sz w:val="18"/>
                <w:szCs w:val="18"/>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1">
            <w:pPr>
              <w:rPr>
                <w:sz w:val="18"/>
                <w:szCs w:val="18"/>
              </w:rPr>
            </w:pPr>
            <w:r w:rsidDel="00000000" w:rsidR="00000000" w:rsidRPr="00000000">
              <w:rPr>
                <w:sz w:val="18"/>
                <w:szCs w:val="18"/>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2">
            <w:pPr>
              <w:rPr>
                <w:sz w:val="18"/>
                <w:szCs w:val="18"/>
              </w:rPr>
            </w:pPr>
            <w:r w:rsidDel="00000000" w:rsidR="00000000" w:rsidRPr="00000000">
              <w:rPr>
                <w:sz w:val="18"/>
                <w:szCs w:val="18"/>
                <w:rtl w:val="0"/>
              </w:rPr>
              <w:t xml:space="preserve">Opens lead. Sees primary KYC (unchanged) + appended panels. Reviews supporting docs. Runs co-borrower API verifications (with cost-confirm modal). Makes Step 3 Final Decision.</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3">
            <w:pPr>
              <w:rPr>
                <w:sz w:val="18"/>
                <w:szCs w:val="18"/>
              </w:rPr>
            </w:pPr>
            <w:r w:rsidDel="00000000" w:rsidR="00000000" w:rsidRPr="00000000">
              <w:rPr>
                <w:sz w:val="18"/>
                <w:szCs w:val="18"/>
                <w:rtl w:val="0"/>
              </w:rPr>
              <w:t xml:space="preserve">7a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4">
            <w:pPr>
              <w:rPr>
                <w:sz w:val="18"/>
                <w:szCs w:val="18"/>
              </w:rPr>
            </w:pPr>
            <w:r w:rsidDel="00000000" w:rsidR="00000000" w:rsidRPr="00000000">
              <w:rPr>
                <w:sz w:val="18"/>
                <w:szCs w:val="18"/>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5">
            <w:pPr>
              <w:rPr>
                <w:sz w:val="18"/>
                <w:szCs w:val="18"/>
              </w:rPr>
            </w:pPr>
            <w:r w:rsidDel="00000000" w:rsidR="00000000" w:rsidRPr="00000000">
              <w:rPr>
                <w:rFonts w:ascii="Arial Unicode MS" w:cs="Arial Unicode MS" w:eastAsia="Arial Unicode MS" w:hAnsi="Arial Unicode MS"/>
                <w:sz w:val="18"/>
                <w:szCs w:val="18"/>
                <w:rtl w:val="0"/>
              </w:rPr>
              <w:t xml:space="preserve">Approves all → lead status = 'step_3_cleared' → Step 4 (Product Selection) unlocks.</w:t>
            </w:r>
          </w:p>
        </w:tc>
      </w:tr>
      <w:tr>
        <w:trPr>
          <w:cantSplit w:val="0"/>
          <w:trHeight w:val="8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6">
            <w:pPr>
              <w:rPr>
                <w:sz w:val="18"/>
                <w:szCs w:val="18"/>
              </w:rPr>
            </w:pPr>
            <w:r w:rsidDel="00000000" w:rsidR="00000000" w:rsidRPr="00000000">
              <w:rPr>
                <w:sz w:val="18"/>
                <w:szCs w:val="18"/>
                <w:rtl w:val="0"/>
              </w:rPr>
              <w:t xml:space="preserve">7b</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7">
            <w:pPr>
              <w:rPr>
                <w:sz w:val="18"/>
                <w:szCs w:val="18"/>
              </w:rPr>
            </w:pPr>
            <w:r w:rsidDel="00000000" w:rsidR="00000000" w:rsidRPr="00000000">
              <w:rPr>
                <w:sz w:val="18"/>
                <w:szCs w:val="18"/>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8">
            <w:pPr>
              <w:rPr>
                <w:sz w:val="18"/>
                <w:szCs w:val="18"/>
              </w:rPr>
            </w:pPr>
            <w:r w:rsidDel="00000000" w:rsidR="00000000" w:rsidRPr="00000000">
              <w:rPr>
                <w:rFonts w:ascii="Arial Unicode MS" w:cs="Arial Unicode MS" w:eastAsia="Arial Unicode MS" w:hAnsi="Arial Unicode MS"/>
                <w:sz w:val="18"/>
                <w:szCs w:val="18"/>
                <w:rtl w:val="0"/>
              </w:rPr>
              <w:t xml:space="preserve">Rejects supporting doc → status = 'awaiting_doc_reupload' → Step 3 re-opens on dealer side with rejected card highlighted.</w:t>
            </w:r>
          </w:p>
        </w:tc>
      </w:tr>
      <w:tr>
        <w:trPr>
          <w:cantSplit w:val="0"/>
          <w:trHeight w:val="10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9">
            <w:pPr>
              <w:rPr>
                <w:sz w:val="18"/>
                <w:szCs w:val="18"/>
              </w:rPr>
            </w:pPr>
            <w:r w:rsidDel="00000000" w:rsidR="00000000" w:rsidRPr="00000000">
              <w:rPr>
                <w:sz w:val="18"/>
                <w:szCs w:val="18"/>
                <w:rtl w:val="0"/>
              </w:rPr>
              <w:t xml:space="preserve">7c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A">
            <w:pPr>
              <w:rPr>
                <w:sz w:val="18"/>
                <w:szCs w:val="18"/>
              </w:rPr>
            </w:pPr>
            <w:r w:rsidDel="00000000" w:rsidR="00000000" w:rsidRPr="00000000">
              <w:rPr>
                <w:sz w:val="18"/>
                <w:szCs w:val="18"/>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B">
            <w:pPr>
              <w:rPr>
                <w:sz w:val="18"/>
                <w:szCs w:val="18"/>
              </w:rPr>
            </w:pPr>
            <w:r w:rsidDel="00000000" w:rsidR="00000000" w:rsidRPr="00000000">
              <w:rPr>
                <w:rFonts w:ascii="Arial Unicode MS" w:cs="Arial Unicode MS" w:eastAsia="Arial Unicode MS" w:hAnsi="Arial Unicode MS"/>
                <w:sz w:val="18"/>
                <w:szCs w:val="18"/>
                <w:rtl w:val="0"/>
              </w:rPr>
              <w:t xml:space="preserve">Rejects co-borrower → status = 'awaiting_co_borrower_replacement' → Step 3 re-opens with replacement banner and attempt_number incremented.</w:t>
            </w:r>
          </w:p>
        </w:tc>
      </w:tr>
      <w:tr>
        <w:trPr>
          <w:cantSplit w:val="0"/>
          <w:trHeight w:val="60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C">
            <w:pPr>
              <w:rPr>
                <w:sz w:val="18"/>
                <w:szCs w:val="18"/>
              </w:rPr>
            </w:pPr>
            <w:r w:rsidDel="00000000" w:rsidR="00000000" w:rsidRPr="00000000">
              <w:rPr>
                <w:sz w:val="18"/>
                <w:szCs w:val="18"/>
                <w:rtl w:val="0"/>
              </w:rPr>
              <w:t xml:space="preserve">7d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D">
            <w:pPr>
              <w:rPr>
                <w:sz w:val="18"/>
                <w:szCs w:val="18"/>
              </w:rPr>
            </w:pPr>
            <w:r w:rsidDel="00000000" w:rsidR="00000000" w:rsidRPr="00000000">
              <w:rPr>
                <w:sz w:val="18"/>
                <w:szCs w:val="18"/>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DE">
            <w:pPr>
              <w:rPr>
                <w:sz w:val="18"/>
                <w:szCs w:val="18"/>
              </w:rPr>
            </w:pPr>
            <w:r w:rsidDel="00000000" w:rsidR="00000000" w:rsidRPr="00000000">
              <w:rPr>
                <w:rFonts w:ascii="Arial Unicode MS" w:cs="Arial Unicode MS" w:eastAsia="Arial Unicode MS" w:hAnsi="Arial Unicode MS"/>
                <w:sz w:val="18"/>
                <w:szCs w:val="18"/>
                <w:rtl w:val="0"/>
              </w:rPr>
              <w:t xml:space="preserve">Rejects KYC entirely → lead status = 'kyc_rejected' → lead closed.</w:t>
            </w:r>
          </w:p>
        </w:tc>
      </w:tr>
    </w:tbl>
    <w:p w:rsidR="00000000" w:rsidDel="00000000" w:rsidP="00000000" w:rsidRDefault="00000000" w:rsidRPr="00000000" w14:paraId="00000DDF">
      <w:pPr>
        <w:rPr>
          <w:sz w:val="19"/>
          <w:szCs w:val="19"/>
        </w:rPr>
      </w:pPr>
      <w:r w:rsidDel="00000000" w:rsidR="00000000" w:rsidRPr="00000000">
        <w:rPr>
          <w:rtl w:val="0"/>
        </w:rPr>
      </w:r>
    </w:p>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shd w:fill="d9ead3" w:val="clear"/>
        </w:rPr>
      </w:pPr>
      <w:r w:rsidDel="00000000" w:rsidR="00000000" w:rsidRPr="00000000">
        <w:rPr>
          <w:rtl w:val="0"/>
        </w:rPr>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shd w:fill="d9ead3" w:val="clear"/>
        </w:rPr>
      </w:pPr>
      <w:r w:rsidDel="00000000" w:rsidR="00000000" w:rsidRPr="00000000">
        <w:rPr>
          <w:rtl w:val="0"/>
        </w:rPr>
      </w:r>
    </w:p>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shd w:fill="d9ead3" w:val="clear"/>
        </w:rPr>
      </w:pPr>
      <w:r w:rsidDel="00000000" w:rsidR="00000000" w:rsidRPr="00000000">
        <w:rPr>
          <w:rtl w:val="0"/>
        </w:rPr>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shd w:fill="d9ead3" w:val="clear"/>
        </w:rPr>
      </w:pPr>
      <w:r w:rsidDel="00000000" w:rsidR="00000000" w:rsidRPr="00000000">
        <w:rPr>
          <w:rtl w:val="0"/>
        </w:rPr>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shd w:fill="d9ead3" w:val="clear"/>
        </w:rPr>
      </w:pPr>
      <w:r w:rsidDel="00000000" w:rsidR="00000000" w:rsidRPr="00000000">
        <w:rPr>
          <w:rtl w:val="0"/>
        </w:rPr>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shd w:fill="d9ead3" w:val="clear"/>
        </w:rPr>
      </w:pPr>
      <w:r w:rsidDel="00000000" w:rsidR="00000000" w:rsidRPr="00000000">
        <w:rPr>
          <w:rtl w:val="0"/>
        </w:rPr>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shd w:fill="d9ead3" w:val="clear"/>
        </w:rPr>
      </w:pPr>
      <w:r w:rsidDel="00000000" w:rsidR="00000000" w:rsidRPr="00000000">
        <w:rPr>
          <w:b w:val="1"/>
          <w:bCs w:val="1"/>
          <w:sz w:val="32"/>
          <w:szCs w:val="32"/>
          <w:shd w:fill="d9ead3" w:val="clear"/>
          <w:rtl w:val="0"/>
        </w:rPr>
        <w:t xml:space="preserve">Step 4: Product </w:t>
      </w:r>
      <w:commentRangeStart w:id="5"/>
      <w:r w:rsidDel="00000000" w:rsidR="00000000" w:rsidRPr="00000000">
        <w:rPr>
          <w:b w:val="1"/>
          <w:bCs w:val="1"/>
          <w:sz w:val="32"/>
          <w:szCs w:val="32"/>
          <w:shd w:fill="d9ead3" w:val="clear"/>
          <w:rtl w:val="0"/>
        </w:rPr>
        <w:t xml:space="preserve">Selection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Step 4 is the Product Selection page. It is reached after KYC is approved by iTarang Admin (finance flow) or immediately after Step 1 when payment_method = 'Cash'. The dealer maps physical inventory — battery serial, charger serial, and paraphernalia — to the lead, sets their margin, and submits for final approval. Once submitted, the product information is appended to the Admin KYC screen and the lead is routed to final approval</w:t>
      </w:r>
    </w:p>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b w:val="1"/>
          <w:bCs w:val="1"/>
          <w:shd w:fill="c9daf8" w:val="clear"/>
          <w:rtl w:val="0"/>
        </w:rPr>
        <w:t xml:space="preserve">Entry Conditions — When Step 4 Unlocks</w:t>
      </w:r>
    </w:p>
    <w:p w:rsidR="00000000" w:rsidDel="00000000" w:rsidP="00000000" w:rsidRDefault="00000000" w:rsidRPr="00000000" w14:paraId="00000DEA">
      <w:pPr>
        <w:rPr>
          <w:b w:val="1"/>
          <w:bCs w:val="1"/>
          <w:shd w:fill="c9daf8" w:val="clear"/>
        </w:rPr>
      </w:pPr>
      <w:r w:rsidDel="00000000" w:rsidR="00000000" w:rsidRPr="00000000">
        <w:rPr>
          <w:rtl w:val="0"/>
        </w:rPr>
      </w:r>
    </w:p>
    <w:tbl>
      <w:tblPr>
        <w:tblStyle w:val="Table84"/>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65"/>
        <w:gridCol w:w="3480"/>
        <w:gridCol w:w="2985"/>
        <w:tblGridChange w:id="0">
          <w:tblGrid>
            <w:gridCol w:w="2865"/>
            <w:gridCol w:w="3480"/>
            <w:gridCol w:w="298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0DEB">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Condition</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0DEC">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Value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0DED">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Step 4 Access</w:t>
            </w:r>
          </w:p>
        </w:tc>
      </w:tr>
      <w:tr>
        <w:trPr>
          <w:cantSplit w:val="0"/>
          <w:trHeight w:val="73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EE">
            <w:pPr>
              <w:rPr>
                <w:b w:val="1"/>
                <w:bCs w:val="1"/>
                <w:sz w:val="20"/>
                <w:szCs w:val="20"/>
                <w:highlight w:val="white"/>
              </w:rPr>
            </w:pPr>
            <w:r w:rsidDel="00000000" w:rsidR="00000000" w:rsidRPr="00000000">
              <w:rPr>
                <w:b w:val="1"/>
                <w:bCs w:val="1"/>
                <w:sz w:val="20"/>
                <w:szCs w:val="20"/>
                <w:highlight w:val="white"/>
                <w:rtl w:val="0"/>
              </w:rPr>
              <w:t xml:space="preserve">Finance / Dealer Finance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EF">
            <w:pPr>
              <w:rPr>
                <w:b w:val="1"/>
                <w:bCs w:val="1"/>
                <w:sz w:val="20"/>
                <w:szCs w:val="20"/>
                <w:highlight w:val="white"/>
              </w:rPr>
            </w:pPr>
            <w:r w:rsidDel="00000000" w:rsidR="00000000" w:rsidRPr="00000000">
              <w:rPr>
                <w:b w:val="1"/>
                <w:bCs w:val="1"/>
                <w:sz w:val="20"/>
                <w:szCs w:val="20"/>
                <w:highlight w:val="white"/>
                <w:rtl w:val="0"/>
              </w:rPr>
              <w:t xml:space="preserve">lead.kyc_status = 'step_3_cleared' OR 'kyc_approved'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F0">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 Unlocked after Admin KYC approval (Steps 2–3 complete)</w:t>
            </w:r>
          </w:p>
        </w:tc>
      </w:tr>
      <w:tr>
        <w:trPr>
          <w:cantSplit w:val="0"/>
          <w:trHeight w:val="14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F1">
            <w:pPr>
              <w:rPr>
                <w:b w:val="1"/>
                <w:bCs w:val="1"/>
                <w:sz w:val="20"/>
                <w:szCs w:val="20"/>
                <w:highlight w:val="white"/>
              </w:rPr>
            </w:pPr>
            <w:r w:rsidDel="00000000" w:rsidR="00000000" w:rsidRPr="00000000">
              <w:rPr>
                <w:b w:val="1"/>
                <w:bCs w:val="1"/>
                <w:sz w:val="20"/>
                <w:szCs w:val="20"/>
                <w:highlight w:val="white"/>
                <w:rtl w:val="0"/>
              </w:rPr>
              <w:t xml:space="preserve">Cash Payment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F2">
            <w:pPr>
              <w:rPr>
                <w:b w:val="1"/>
                <w:bCs w:val="1"/>
                <w:sz w:val="20"/>
                <w:szCs w:val="20"/>
                <w:highlight w:val="white"/>
              </w:rPr>
            </w:pPr>
            <w:r w:rsidDel="00000000" w:rsidR="00000000" w:rsidRPr="00000000">
              <w:rPr>
                <w:b w:val="1"/>
                <w:bCs w:val="1"/>
                <w:sz w:val="20"/>
                <w:szCs w:val="20"/>
                <w:highlight w:val="white"/>
                <w:rtl w:val="0"/>
              </w:rPr>
              <w:t xml:space="preserve">lead.payment_method = 'Cash'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F3">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 Unlocked immediately after Step 1 — skips KYC heavy flow. No admin approval step. Dealer self-confirms sale.</w:t>
            </w:r>
          </w:p>
        </w:tc>
      </w:tr>
      <w:tr>
        <w:trPr>
          <w:cantSplit w:val="0"/>
          <w:trHeight w:val="73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F4">
            <w:pPr>
              <w:rPr>
                <w:b w:val="1"/>
                <w:bCs w:val="1"/>
                <w:sz w:val="20"/>
                <w:szCs w:val="20"/>
                <w:highlight w:val="white"/>
              </w:rPr>
            </w:pPr>
            <w:r w:rsidDel="00000000" w:rsidR="00000000" w:rsidRPr="00000000">
              <w:rPr>
                <w:b w:val="1"/>
                <w:bCs w:val="1"/>
                <w:sz w:val="20"/>
                <w:szCs w:val="20"/>
                <w:highlight w:val="white"/>
                <w:rtl w:val="0"/>
              </w:rPr>
              <w:t xml:space="preserve">Any other state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F5">
            <w:pPr>
              <w:rPr>
                <w:b w:val="1"/>
                <w:bCs w:val="1"/>
                <w:sz w:val="20"/>
                <w:szCs w:val="20"/>
                <w:highlight w:val="white"/>
              </w:rPr>
            </w:pPr>
            <w:r w:rsidDel="00000000" w:rsidR="00000000" w:rsidRPr="00000000">
              <w:rPr>
                <w:b w:val="1"/>
                <w:bCs w:val="1"/>
                <w:sz w:val="20"/>
                <w:szCs w:val="20"/>
                <w:highlight w:val="white"/>
                <w:rtl w:val="0"/>
              </w:rPr>
              <w:t xml:space="preserve">Any other kyc_status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DF6">
            <w:pPr>
              <w:rPr>
                <w:b w:val="1"/>
                <w:bCs w:val="1"/>
                <w:sz w:val="20"/>
                <w:szCs w:val="20"/>
                <w:highlight w:val="white"/>
              </w:rPr>
            </w:pPr>
            <w:r w:rsidDel="00000000" w:rsidR="00000000" w:rsidRPr="00000000">
              <w:rPr>
                <w:b w:val="1"/>
                <w:bCs w:val="1"/>
                <w:sz w:val="20"/>
                <w:szCs w:val="20"/>
                <w:highlight w:val="white"/>
                <w:rtl w:val="0"/>
              </w:rPr>
              <w:t xml:space="preserve">🔒 Blocked — redirect to last valid step</w:t>
            </w:r>
          </w:p>
        </w:tc>
      </w:tr>
    </w:tbl>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DF8">
      <w:pPr>
        <w:rPr>
          <w:rFonts w:ascii="Courier New" w:cs="Courier New" w:eastAsia="Courier New" w:hAnsi="Courier New"/>
          <w:b w:val="1"/>
          <w:bCs w:val="1"/>
          <w:color w:val="1a1a2e"/>
          <w:sz w:val="16"/>
          <w:szCs w:val="16"/>
          <w:highlight w:val="white"/>
        </w:rPr>
      </w:pPr>
      <w:r w:rsidDel="00000000" w:rsidR="00000000" w:rsidRPr="00000000">
        <w:rPr>
          <w:rtl w:val="0"/>
        </w:rPr>
      </w:r>
    </w:p>
    <w:tbl>
      <w:tblPr>
        <w:tblStyle w:val="Table8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90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DF9">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GET /api/lead/:leadId/step-4-access</w:t>
            </w:r>
          </w:p>
          <w:p w:rsidR="00000000" w:rsidDel="00000000" w:rsidP="00000000" w:rsidRDefault="00000000" w:rsidRPr="00000000" w14:paraId="00000DFA">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DF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Response (allowed):</w:t>
            </w:r>
          </w:p>
          <w:p w:rsidR="00000000" w:rsidDel="00000000" w:rsidP="00000000" w:rsidRDefault="00000000" w:rsidRPr="00000000" w14:paraId="00000DF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"allowed": true, "paymentMode": "finance" | "cash", "category": "3W", "subCategory": "E-Rickshaw" }</w:t>
            </w:r>
          </w:p>
          <w:p w:rsidR="00000000" w:rsidDel="00000000" w:rsidP="00000000" w:rsidRDefault="00000000" w:rsidRPr="00000000" w14:paraId="00000DFD">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DF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Response (blocked):</w:t>
            </w:r>
          </w:p>
          <w:p w:rsidR="00000000" w:rsidDel="00000000" w:rsidP="00000000" w:rsidRDefault="00000000" w:rsidRPr="00000000" w14:paraId="00000DF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"allowed": false, "redirectTo": "/leads/:leadId/step-2" }</w:t>
            </w:r>
          </w:p>
        </w:tc>
      </w:tr>
    </w:tbl>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color w:val="1a1a2e"/>
          <w:sz w:val="18"/>
          <w:szCs w:val="18"/>
          <w:highlight w:val="whit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shd w:fill="c9daf8" w:val="clear"/>
        </w:rPr>
      </w:pPr>
      <w:r w:rsidDel="00000000" w:rsidR="00000000" w:rsidRPr="00000000">
        <w:rPr>
          <w:b w:val="1"/>
          <w:bCs w:val="1"/>
          <w:sz w:val="24"/>
          <w:szCs w:val="24"/>
          <w:shd w:fill="c9daf8" w:val="clear"/>
          <w:rtl w:val="0"/>
        </w:rPr>
        <w:t xml:space="preserve">STEP 4 SCREEN — DEALER SIDE</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z w:val="28"/>
          <w:szCs w:val="28"/>
          <w:shd w:fill="c9daf8" w:val="clear"/>
          <w:rtl w:val="0"/>
        </w:rPr>
        <w:t xml:space="preserve">Screen Header</w:t>
      </w:r>
    </w:p>
    <w:tbl>
      <w:tblPr>
        <w:tblStyle w:val="Table8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50"/>
        <w:gridCol w:w="4695"/>
        <w:tblGridChange w:id="0">
          <w:tblGrid>
            <w:gridCol w:w="4650"/>
            <w:gridCol w:w="469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03">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Element</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04">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Value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05">
            <w:pPr>
              <w:rPr>
                <w:b w:val="1"/>
                <w:bCs w:val="1"/>
                <w:sz w:val="20"/>
                <w:szCs w:val="20"/>
                <w:highlight w:val="white"/>
              </w:rPr>
            </w:pPr>
            <w:r w:rsidDel="00000000" w:rsidR="00000000" w:rsidRPr="00000000">
              <w:rPr>
                <w:b w:val="1"/>
                <w:bCs w:val="1"/>
                <w:sz w:val="20"/>
                <w:szCs w:val="20"/>
                <w:highlight w:val="white"/>
                <w:rtl w:val="0"/>
              </w:rPr>
              <w:t xml:space="preserve">Screen Title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06">
            <w:pPr>
              <w:rPr>
                <w:b w:val="1"/>
                <w:bCs w:val="1"/>
                <w:sz w:val="20"/>
                <w:szCs w:val="20"/>
                <w:highlight w:val="white"/>
              </w:rPr>
            </w:pPr>
            <w:r w:rsidDel="00000000" w:rsidR="00000000" w:rsidRPr="00000000">
              <w:rPr>
                <w:b w:val="1"/>
                <w:bCs w:val="1"/>
                <w:sz w:val="20"/>
                <w:szCs w:val="20"/>
                <w:highlight w:val="white"/>
                <w:rtl w:val="0"/>
              </w:rPr>
              <w:t xml:space="preserve">Product Selection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07">
            <w:pPr>
              <w:rPr>
                <w:b w:val="1"/>
                <w:bCs w:val="1"/>
                <w:sz w:val="20"/>
                <w:szCs w:val="20"/>
                <w:highlight w:val="white"/>
              </w:rPr>
            </w:pPr>
            <w:r w:rsidDel="00000000" w:rsidR="00000000" w:rsidRPr="00000000">
              <w:rPr>
                <w:b w:val="1"/>
                <w:bCs w:val="1"/>
                <w:sz w:val="20"/>
                <w:szCs w:val="20"/>
                <w:highlight w:val="white"/>
                <w:rtl w:val="0"/>
              </w:rPr>
              <w:t xml:space="preserve">Reference 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08">
            <w:pPr>
              <w:rPr>
                <w:b w:val="1"/>
                <w:bCs w:val="1"/>
                <w:sz w:val="20"/>
                <w:szCs w:val="20"/>
                <w:highlight w:val="white"/>
              </w:rPr>
            </w:pPr>
            <w:r w:rsidDel="00000000" w:rsidR="00000000" w:rsidRPr="00000000">
              <w:rPr>
                <w:b w:val="1"/>
                <w:bCs w:val="1"/>
                <w:sz w:val="20"/>
                <w:szCs w:val="20"/>
                <w:highlight w:val="white"/>
                <w:rtl w:val="0"/>
              </w:rPr>
              <w:t xml:space="preserve">Display: #IT-2026-XXXXXXX</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09">
            <w:pPr>
              <w:rPr>
                <w:b w:val="1"/>
                <w:bCs w:val="1"/>
                <w:sz w:val="20"/>
                <w:szCs w:val="20"/>
                <w:highlight w:val="white"/>
              </w:rPr>
            </w:pPr>
            <w:r w:rsidDel="00000000" w:rsidR="00000000" w:rsidRPr="00000000">
              <w:rPr>
                <w:b w:val="1"/>
                <w:bCs w:val="1"/>
                <w:sz w:val="20"/>
                <w:szCs w:val="20"/>
                <w:highlight w:val="white"/>
                <w:rtl w:val="0"/>
              </w:rPr>
              <w:t xml:space="preserve">Payment Mode Badge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0A">
            <w:pPr>
              <w:rPr>
                <w:b w:val="1"/>
                <w:bCs w:val="1"/>
                <w:sz w:val="20"/>
                <w:szCs w:val="20"/>
                <w:highlight w:val="white"/>
              </w:rPr>
            </w:pPr>
            <w:r w:rsidDel="00000000" w:rsidR="00000000" w:rsidRPr="00000000">
              <w:rPr>
                <w:b w:val="1"/>
                <w:bCs w:val="1"/>
                <w:sz w:val="20"/>
                <w:szCs w:val="20"/>
                <w:highlight w:val="white"/>
                <w:rtl w:val="0"/>
              </w:rPr>
              <w:t xml:space="preserve">Finance | Cash (colour-coded, read-only)</w:t>
            </w:r>
          </w:p>
        </w:tc>
      </w:tr>
      <w:tr>
        <w:trPr>
          <w:cantSplit w:val="0"/>
          <w:trHeight w:val="84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0B">
            <w:pPr>
              <w:rPr>
                <w:b w:val="1"/>
                <w:bCs w:val="1"/>
                <w:sz w:val="20"/>
                <w:szCs w:val="20"/>
                <w:highlight w:val="white"/>
              </w:rPr>
            </w:pPr>
            <w:r w:rsidDel="00000000" w:rsidR="00000000" w:rsidRPr="00000000">
              <w:rPr>
                <w:b w:val="1"/>
                <w:bCs w:val="1"/>
                <w:sz w:val="20"/>
                <w:szCs w:val="20"/>
                <w:highlight w:val="white"/>
                <w:rtl w:val="0"/>
              </w:rPr>
              <w:t xml:space="preserve">Progress Bar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0C">
            <w:pPr>
              <w:rPr>
                <w:b w:val="1"/>
                <w:bCs w:val="1"/>
                <w:sz w:val="20"/>
                <w:szCs w:val="20"/>
                <w:highlight w:val="white"/>
              </w:rPr>
            </w:pPr>
            <w:r w:rsidDel="00000000" w:rsidR="00000000" w:rsidRPr="00000000">
              <w:rPr>
                <w:b w:val="1"/>
                <w:bCs w:val="1"/>
                <w:sz w:val="20"/>
                <w:szCs w:val="20"/>
                <w:highlight w:val="white"/>
                <w:rtl w:val="0"/>
              </w:rPr>
              <w:t xml:space="preserve">Step 1 ✅ → Step 2 ✅ → Step 3 ✅ → Step 4 ⏳ (active) → Step 5 🔒</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0D">
            <w:pPr>
              <w:rPr>
                <w:b w:val="1"/>
                <w:bCs w:val="1"/>
                <w:sz w:val="20"/>
                <w:szCs w:val="20"/>
                <w:highlight w:val="white"/>
              </w:rPr>
            </w:pPr>
            <w:r w:rsidDel="00000000" w:rsidR="00000000" w:rsidRPr="00000000">
              <w:rPr>
                <w:b w:val="1"/>
                <w:bCs w:val="1"/>
                <w:sz w:val="20"/>
                <w:szCs w:val="20"/>
                <w:highlight w:val="white"/>
                <w:rtl w:val="0"/>
              </w:rPr>
              <w:t xml:space="preserve">Cash Badge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0E">
            <w:pPr>
              <w:rPr>
                <w:b w:val="1"/>
                <w:bCs w:val="1"/>
                <w:sz w:val="20"/>
                <w:szCs w:val="20"/>
                <w:highlight w:val="white"/>
              </w:rPr>
            </w:pPr>
            <w:r w:rsidDel="00000000" w:rsidR="00000000" w:rsidRPr="00000000">
              <w:rPr>
                <w:b w:val="1"/>
                <w:bCs w:val="1"/>
                <w:sz w:val="20"/>
                <w:szCs w:val="20"/>
                <w:highlight w:val="white"/>
                <w:rtl w:val="0"/>
              </w:rPr>
              <w:t xml:space="preserve">If payment_mode = Cash, a yellow banner: 'CASH SALE — KYC steps skipped' is shown below the header</w:t>
            </w:r>
          </w:p>
        </w:tc>
      </w:tr>
    </w:tbl>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hd w:fill="c9daf8" w:val="clear"/>
          <w:rtl w:val="0"/>
        </w:rPr>
        <w:t xml:space="preserve">SECTION A — PRODUCT CATEGORY &amp; SUB-CATEGORY</w:t>
      </w:r>
      <w:r w:rsidDel="00000000" w:rsidR="00000000" w:rsidRPr="00000000">
        <w:rPr>
          <w:rtl w:val="0"/>
        </w:rPr>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shd w:fill="c9daf8" w:val="clear"/>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z w:val="28"/>
          <w:szCs w:val="28"/>
          <w:shd w:fill="c9daf8" w:val="clear"/>
          <w:rtl w:val="0"/>
        </w:rPr>
        <w:t xml:space="preserve">Category &amp; Sub-Category Selection</w:t>
      </w:r>
    </w:p>
    <w:p w:rsidR="00000000" w:rsidDel="00000000" w:rsidP="00000000" w:rsidRDefault="00000000" w:rsidRPr="00000000" w14:paraId="00000E12">
      <w:pPr>
        <w:spacing w:after="60" w:before="60" w:lineRule="auto"/>
        <w:rPr>
          <w:b w:val="1"/>
          <w:bCs w:val="1"/>
          <w:color w:val="1b7a8a"/>
          <w:sz w:val="28"/>
          <w:szCs w:val="28"/>
          <w:shd w:fill="c9daf8" w:val="clear"/>
        </w:rPr>
      </w:pPr>
      <w:r w:rsidDel="00000000" w:rsidR="00000000" w:rsidRPr="00000000">
        <w:rPr>
          <w:sz w:val="20"/>
          <w:szCs w:val="20"/>
          <w:highlight w:val="white"/>
          <w:rtl w:val="0"/>
        </w:rPr>
        <w:t xml:space="preserve">The category and sub-category are pre-filled from Step 1. The dealer may change them at this step — this is the last point at which category can be modified before inventory is locked.</w:t>
      </w:r>
      <w:r w:rsidDel="00000000" w:rsidR="00000000" w:rsidRPr="00000000">
        <w:rPr>
          <w:rtl w:val="0"/>
        </w:rPr>
      </w:r>
    </w:p>
    <w:tbl>
      <w:tblPr>
        <w:tblStyle w:val="Table8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5"/>
        <w:gridCol w:w="3690"/>
        <w:gridCol w:w="2865"/>
        <w:tblGridChange w:id="0">
          <w:tblGrid>
            <w:gridCol w:w="2805"/>
            <w:gridCol w:w="3690"/>
            <w:gridCol w:w="286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13">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14">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Pre-fill Source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15">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Editable?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16">
            <w:pPr>
              <w:rPr>
                <w:b w:val="1"/>
                <w:bCs w:val="1"/>
                <w:sz w:val="20"/>
                <w:szCs w:val="20"/>
                <w:highlight w:val="white"/>
              </w:rPr>
            </w:pPr>
            <w:r w:rsidDel="00000000" w:rsidR="00000000" w:rsidRPr="00000000">
              <w:rPr>
                <w:b w:val="1"/>
                <w:bCs w:val="1"/>
                <w:sz w:val="20"/>
                <w:szCs w:val="20"/>
                <w:highlight w:val="white"/>
                <w:rtl w:val="0"/>
              </w:rPr>
              <w:t xml:space="preserve">Product 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17">
            <w:pPr>
              <w:rPr>
                <w:b w:val="1"/>
                <w:bCs w:val="1"/>
                <w:sz w:val="20"/>
                <w:szCs w:val="20"/>
                <w:highlight w:val="white"/>
              </w:rPr>
            </w:pPr>
            <w:r w:rsidDel="00000000" w:rsidR="00000000" w:rsidRPr="00000000">
              <w:rPr>
                <w:b w:val="1"/>
                <w:bCs w:val="1"/>
                <w:sz w:val="20"/>
                <w:szCs w:val="20"/>
                <w:highlight w:val="white"/>
                <w:rtl w:val="0"/>
              </w:rPr>
              <w:t xml:space="preserve">Step 1 lead.product_category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18">
            <w:pPr>
              <w:rPr>
                <w:b w:val="1"/>
                <w:bCs w:val="1"/>
                <w:sz w:val="20"/>
                <w:szCs w:val="20"/>
                <w:highlight w:val="white"/>
              </w:rPr>
            </w:pPr>
            <w:r w:rsidDel="00000000" w:rsidR="00000000" w:rsidRPr="00000000">
              <w:rPr>
                <w:b w:val="1"/>
                <w:bCs w:val="1"/>
                <w:sz w:val="20"/>
                <w:szCs w:val="20"/>
                <w:highlight w:val="white"/>
                <w:rtl w:val="0"/>
              </w:rPr>
              <w:t xml:space="preserve">Yes — dropdown. Changing reloads inventory.</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19">
            <w:pPr>
              <w:rPr>
                <w:b w:val="1"/>
                <w:bCs w:val="1"/>
                <w:sz w:val="20"/>
                <w:szCs w:val="20"/>
                <w:highlight w:val="white"/>
              </w:rPr>
            </w:pPr>
            <w:r w:rsidDel="00000000" w:rsidR="00000000" w:rsidRPr="00000000">
              <w:rPr>
                <w:b w:val="1"/>
                <w:bCs w:val="1"/>
                <w:sz w:val="20"/>
                <w:szCs w:val="20"/>
                <w:highlight w:val="white"/>
                <w:rtl w:val="0"/>
              </w:rPr>
              <w:t xml:space="preserve">Product Sub-Category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1A">
            <w:pPr>
              <w:rPr>
                <w:b w:val="1"/>
                <w:bCs w:val="1"/>
                <w:sz w:val="20"/>
                <w:szCs w:val="20"/>
                <w:highlight w:val="white"/>
              </w:rPr>
            </w:pPr>
            <w:r w:rsidDel="00000000" w:rsidR="00000000" w:rsidRPr="00000000">
              <w:rPr>
                <w:b w:val="1"/>
                <w:bCs w:val="1"/>
                <w:sz w:val="20"/>
                <w:szCs w:val="20"/>
                <w:highlight w:val="white"/>
                <w:rtl w:val="0"/>
              </w:rPr>
              <w:t xml:space="preserve">Step 1 lead.product_sub_category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1B">
            <w:pPr>
              <w:rPr>
                <w:b w:val="1"/>
                <w:bCs w:val="1"/>
                <w:sz w:val="20"/>
                <w:szCs w:val="20"/>
                <w:highlight w:val="white"/>
              </w:rPr>
            </w:pPr>
            <w:r w:rsidDel="00000000" w:rsidR="00000000" w:rsidRPr="00000000">
              <w:rPr>
                <w:b w:val="1"/>
                <w:bCs w:val="1"/>
                <w:sz w:val="20"/>
                <w:szCs w:val="20"/>
                <w:highlight w:val="white"/>
                <w:rtl w:val="0"/>
              </w:rPr>
              <w:t xml:space="preserve">Yes — depends on category selection.</w:t>
            </w:r>
          </w:p>
        </w:tc>
      </w:tr>
    </w:tbl>
    <w:p w:rsidR="00000000" w:rsidDel="00000000" w:rsidP="00000000" w:rsidRDefault="00000000" w:rsidRPr="00000000" w14:paraId="00000E1C">
      <w:pPr>
        <w:rPr>
          <w:b w:val="1"/>
          <w:bCs w:val="1"/>
          <w:color w:val="1b7a8a"/>
          <w:sz w:val="28"/>
          <w:szCs w:val="28"/>
          <w:shd w:fill="c9daf8" w:val="clear"/>
        </w:rPr>
      </w:pPr>
      <w:r w:rsidDel="00000000" w:rsidR="00000000" w:rsidRPr="00000000">
        <w:rPr>
          <w:rtl w:val="0"/>
        </w:rPr>
      </w:r>
    </w:p>
    <w:tbl>
      <w:tblPr>
        <w:tblStyle w:val="Table8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53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E1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POST /api/lead/:leadId/update-product-category</w:t>
            </w:r>
          </w:p>
          <w:p w:rsidR="00000000" w:rsidDel="00000000" w:rsidP="00000000" w:rsidRDefault="00000000" w:rsidRPr="00000000" w14:paraId="00000E1E">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E1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Request: { "category": "3W", "subCategory": "E-Rickshaw" }</w:t>
            </w:r>
          </w:p>
          <w:p w:rsidR="00000000" w:rsidDel="00000000" w:rsidP="00000000" w:rsidRDefault="00000000" w:rsidRPr="00000000" w14:paraId="00000E20">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E2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Effect: Clears any previously selected battery/charger serial (cannot keep</w:t>
            </w:r>
          </w:p>
          <w:p w:rsidR="00000000" w:rsidDel="00000000" w:rsidP="00000000" w:rsidRDefault="00000000" w:rsidRPr="00000000" w14:paraId="00000E2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cross-category inventory). Reloads inventory list.</w:t>
            </w:r>
          </w:p>
        </w:tc>
      </w:tr>
      <w:tr>
        <w:trPr>
          <w:cantSplit w:val="0"/>
          <w:trHeight w:val="960" w:hRule="atLeast"/>
          <w:tblHeader w:val="0"/>
        </w:trPr>
        <w:tc>
          <w:tcPr>
            <w:tcBorders>
              <w:left w:color="cccccc" w:space="0" w:sz="8" w:val="single"/>
              <w:bottom w:color="cccccc" w:space="0" w:sz="8" w:val="single"/>
              <w:right w:color="cccccc" w:space="0" w:sz="8" w:val="single"/>
            </w:tcBorders>
            <w:shd w:fill="d6e4f0" w:val="clear"/>
            <w:tcMar>
              <w:top w:w="120.0" w:type="dxa"/>
              <w:left w:w="160.0" w:type="dxa"/>
              <w:bottom w:w="120.0" w:type="dxa"/>
              <w:right w:w="160.0" w:type="dxa"/>
            </w:tcMar>
            <w:vAlign w:val="top"/>
          </w:tcPr>
          <w:p w:rsidR="00000000" w:rsidDel="00000000" w:rsidP="00000000" w:rsidRDefault="00000000" w:rsidRPr="00000000" w14:paraId="00000E23">
            <w:pPr>
              <w:rPr>
                <w:b w:val="1"/>
                <w:bCs w:val="1"/>
                <w:color w:val="1f497d"/>
                <w:sz w:val="20"/>
                <w:szCs w:val="20"/>
                <w:highlight w:val="white"/>
              </w:rPr>
            </w:pPr>
            <w:r w:rsidDel="00000000" w:rsidR="00000000" w:rsidRPr="00000000">
              <w:rPr>
                <w:b w:val="1"/>
                <w:bCs w:val="1"/>
                <w:color w:val="1f497d"/>
                <w:sz w:val="20"/>
                <w:szCs w:val="20"/>
                <w:highlight w:val="white"/>
                <w:rtl w:val="0"/>
              </w:rPr>
              <w:t xml:space="preserve">Business Rule</w:t>
            </w:r>
          </w:p>
          <w:p w:rsidR="00000000" w:rsidDel="00000000" w:rsidP="00000000" w:rsidRDefault="00000000" w:rsidRPr="00000000" w14:paraId="00000E24">
            <w:pPr>
              <w:spacing w:before="60" w:lineRule="auto"/>
              <w:rPr>
                <w:b w:val="1"/>
                <w:bCs w:val="1"/>
                <w:sz w:val="19"/>
                <w:szCs w:val="19"/>
                <w:highlight w:val="white"/>
              </w:rPr>
            </w:pPr>
            <w:r w:rsidDel="00000000" w:rsidR="00000000" w:rsidRPr="00000000">
              <w:rPr>
                <w:b w:val="1"/>
                <w:bCs w:val="1"/>
                <w:sz w:val="19"/>
                <w:szCs w:val="19"/>
                <w:highlight w:val="white"/>
                <w:rtl w:val="0"/>
              </w:rPr>
              <w:t xml:space="preserve">If a dealer</w:t>
            </w:r>
            <w:r w:rsidDel="00000000" w:rsidR="00000000" w:rsidRPr="00000000">
              <w:rPr>
                <w:b w:val="1"/>
                <w:bCs w:val="1"/>
                <w:sz w:val="19"/>
                <w:szCs w:val="19"/>
                <w:highlight w:val="white"/>
                <w:rtl w:val="0"/>
              </w:rPr>
              <w:t xml:space="preserve"> changes category at Step 4, any previously selected battery or charger serial is cleared and the inventory list refreshes. The dealer must re-select from the new category's stock.</w:t>
            </w:r>
          </w:p>
        </w:tc>
      </w:tr>
    </w:tbl>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hd w:fill="c9daf8" w:val="clear"/>
        </w:rPr>
      </w:pPr>
      <w:r w:rsidDel="00000000" w:rsidR="00000000" w:rsidRPr="00000000">
        <w:rPr>
          <w:b w:val="1"/>
          <w:bCs w:val="1"/>
          <w:color w:val="1b7a8a"/>
          <w:shd w:fill="c9daf8" w:val="clear"/>
          <w:rtl w:val="0"/>
        </w:rPr>
        <w:t xml:space="preserve">SECTION B — BATTERY SELECTION</w:t>
      </w:r>
    </w:p>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z w:val="28"/>
          <w:szCs w:val="28"/>
          <w:shd w:fill="c9daf8" w:val="clear"/>
          <w:rtl w:val="0"/>
        </w:rPr>
        <w:t xml:space="preserve">Battery Inventory Display</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sz w:val="20"/>
          <w:szCs w:val="20"/>
          <w:highlight w:val="white"/>
          <w:rtl w:val="0"/>
        </w:rPr>
        <w:t xml:space="preserve">The battery list is fetched from the dealer's current inventory, filtered by the selected category and sub-category</w:t>
      </w:r>
      <w:r w:rsidDel="00000000" w:rsidR="00000000" w:rsidRPr="00000000">
        <w:rPr>
          <w:rtl w:val="0"/>
        </w:rPr>
      </w:r>
    </w:p>
    <w:p w:rsidR="00000000" w:rsidDel="00000000" w:rsidP="00000000" w:rsidRDefault="00000000" w:rsidRPr="00000000" w14:paraId="00000E2A">
      <w:pPr>
        <w:rPr>
          <w:b w:val="1"/>
          <w:bCs w:val="1"/>
          <w:shd w:fill="c9daf8" w:val="clear"/>
        </w:rPr>
      </w:pPr>
      <w:r w:rsidDel="00000000" w:rsidR="00000000" w:rsidRPr="00000000">
        <w:rPr>
          <w:rtl w:val="0"/>
        </w:rPr>
      </w:r>
    </w:p>
    <w:tbl>
      <w:tblPr>
        <w:tblStyle w:val="Table8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27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E2B">
            <w:pPr>
              <w:spacing w:after="20" w:before="20" w:lineRule="auto"/>
              <w:rPr>
                <w:rFonts w:ascii="Courier New" w:cs="Courier New" w:eastAsia="Courier New" w:hAnsi="Courier New"/>
                <w:b w:val="1"/>
                <w:bCs w:val="1"/>
                <w:color w:val="1a1a2e"/>
                <w:sz w:val="16"/>
                <w:szCs w:val="16"/>
                <w:shd w:fill="cfe2f3" w:val="clear"/>
              </w:rPr>
            </w:pPr>
            <w:r w:rsidDel="00000000" w:rsidR="00000000" w:rsidRPr="00000000">
              <w:rPr>
                <w:rFonts w:ascii="Courier New" w:cs="Courier New" w:eastAsia="Courier New" w:hAnsi="Courier New"/>
                <w:b w:val="1"/>
                <w:bCs w:val="1"/>
                <w:color w:val="1a1a2e"/>
                <w:sz w:val="16"/>
                <w:szCs w:val="16"/>
                <w:shd w:fill="cfe2f3" w:val="clear"/>
                <w:rtl w:val="0"/>
              </w:rPr>
              <w:t xml:space="preserve">GET /api/inventory/dealer/:dealerId/batteries</w:t>
            </w:r>
          </w:p>
          <w:p w:rsidR="00000000" w:rsidDel="00000000" w:rsidP="00000000" w:rsidRDefault="00000000" w:rsidRPr="00000000" w14:paraId="00000E2C">
            <w:pPr>
              <w:spacing w:after="20" w:before="20" w:lineRule="auto"/>
              <w:rPr>
                <w:rFonts w:ascii="Courier New" w:cs="Courier New" w:eastAsia="Courier New" w:hAnsi="Courier New"/>
                <w:b w:val="1"/>
                <w:bCs w:val="1"/>
                <w:color w:val="1a1a2e"/>
                <w:sz w:val="16"/>
                <w:szCs w:val="16"/>
                <w:shd w:fill="cfe2f3" w:val="clear"/>
              </w:rPr>
            </w:pPr>
            <w:r w:rsidDel="00000000" w:rsidR="00000000" w:rsidRPr="00000000">
              <w:rPr>
                <w:rFonts w:ascii="Courier New" w:cs="Courier New" w:eastAsia="Courier New" w:hAnsi="Courier New"/>
                <w:b w:val="1"/>
                <w:bCs w:val="1"/>
                <w:color w:val="1a1a2e"/>
                <w:sz w:val="16"/>
                <w:szCs w:val="16"/>
                <w:shd w:fill="cfe2f3" w:val="clear"/>
                <w:rtl w:val="0"/>
              </w:rPr>
              <w:t xml:space="preserve">     ?category=3W&amp;subCategory=E-Rickshaw</w:t>
            </w:r>
          </w:p>
          <w:p w:rsidR="00000000" w:rsidDel="00000000" w:rsidP="00000000" w:rsidRDefault="00000000" w:rsidRPr="00000000" w14:paraId="00000E2D">
            <w:pPr>
              <w:spacing w:after="20" w:before="20" w:lineRule="auto"/>
              <w:rPr>
                <w:b w:val="1"/>
                <w:bCs w:val="1"/>
                <w:sz w:val="20"/>
                <w:szCs w:val="20"/>
                <w:shd w:fill="cfe2f3" w:val="clear"/>
              </w:rPr>
            </w:pPr>
            <w:r w:rsidDel="00000000" w:rsidR="00000000" w:rsidRPr="00000000">
              <w:rPr>
                <w:b w:val="1"/>
                <w:bCs w:val="1"/>
                <w:sz w:val="20"/>
                <w:szCs w:val="20"/>
                <w:shd w:fill="cfe2f3" w:val="clear"/>
                <w:rtl w:val="0"/>
              </w:rPr>
              <w:t xml:space="preserve"> </w:t>
            </w:r>
          </w:p>
          <w:p w:rsidR="00000000" w:rsidDel="00000000" w:rsidP="00000000" w:rsidRDefault="00000000" w:rsidRPr="00000000" w14:paraId="00000E2E">
            <w:pPr>
              <w:spacing w:after="20" w:before="20" w:lineRule="auto"/>
              <w:rPr>
                <w:rFonts w:ascii="Courier New" w:cs="Courier New" w:eastAsia="Courier New" w:hAnsi="Courier New"/>
                <w:b w:val="1"/>
                <w:bCs w:val="1"/>
                <w:color w:val="1a1a2e"/>
                <w:sz w:val="16"/>
                <w:szCs w:val="16"/>
                <w:shd w:fill="cfe2f3" w:val="clear"/>
              </w:rPr>
            </w:pPr>
            <w:r w:rsidDel="00000000" w:rsidR="00000000" w:rsidRPr="00000000">
              <w:rPr>
                <w:rFonts w:ascii="Courier New" w:cs="Courier New" w:eastAsia="Courier New" w:hAnsi="Courier New"/>
                <w:b w:val="1"/>
                <w:bCs w:val="1"/>
                <w:color w:val="1a1a2e"/>
                <w:sz w:val="16"/>
                <w:szCs w:val="16"/>
                <w:shd w:fill="cfe2f3" w:val="clear"/>
                <w:rtl w:val="0"/>
              </w:rPr>
              <w:t xml:space="preserve">Response: array of battery objects (see fields below)</w:t>
            </w:r>
          </w:p>
          <w:p w:rsidR="00000000" w:rsidDel="00000000" w:rsidP="00000000" w:rsidRDefault="00000000" w:rsidRPr="00000000" w14:paraId="00000E2F">
            <w:pPr>
              <w:spacing w:after="20" w:before="20" w:lineRule="auto"/>
              <w:rPr>
                <w:rFonts w:ascii="Courier New" w:cs="Courier New" w:eastAsia="Courier New" w:hAnsi="Courier New"/>
                <w:b w:val="1"/>
                <w:bCs w:val="1"/>
                <w:color w:val="1a1a2e"/>
                <w:sz w:val="16"/>
                <w:szCs w:val="16"/>
                <w:shd w:fill="cfe2f3" w:val="clear"/>
              </w:rPr>
            </w:pPr>
            <w:r w:rsidDel="00000000" w:rsidR="00000000" w:rsidRPr="00000000">
              <w:rPr>
                <w:rFonts w:ascii="Courier New" w:cs="Courier New" w:eastAsia="Courier New" w:hAnsi="Courier New"/>
                <w:b w:val="1"/>
                <w:bCs w:val="1"/>
                <w:color w:val="1a1a2e"/>
                <w:sz w:val="16"/>
                <w:szCs w:val="16"/>
                <w:shd w:fill="cfe2f3" w:val="clear"/>
                <w:rtl w:val="0"/>
              </w:rPr>
              <w:t xml:space="preserve">Sorting: ORDER BY invoice_date ASC  (oldest first — see priority rule)</w:t>
            </w:r>
          </w:p>
        </w:tc>
      </w:tr>
    </w:tbl>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E31">
      <w:pPr>
        <w:pStyle w:val="Heading3"/>
        <w:keepNext w:val="0"/>
        <w:keepLines w:val="0"/>
        <w:spacing w:before="200" w:lineRule="auto"/>
        <w:rPr>
          <w:b w:val="1"/>
          <w:bCs w:val="1"/>
          <w:color w:val="1f497d"/>
          <w:sz w:val="24"/>
          <w:szCs w:val="24"/>
          <w:shd w:fill="c9daf8" w:val="clear"/>
        </w:rPr>
      </w:pPr>
      <w:bookmarkStart w:colFirst="0" w:colLast="0" w:name="_9yszxrlhb1f" w:id="66"/>
      <w:bookmarkEnd w:id="66"/>
      <w:r w:rsidDel="00000000" w:rsidR="00000000" w:rsidRPr="00000000">
        <w:rPr>
          <w:b w:val="1"/>
          <w:bCs w:val="1"/>
          <w:color w:val="1f497d"/>
          <w:sz w:val="24"/>
          <w:szCs w:val="24"/>
          <w:shd w:fill="c9daf8" w:val="clear"/>
          <w:rtl w:val="0"/>
        </w:rPr>
        <w:t xml:space="preserve">Battery Card — Fields Displayed</w:t>
      </w:r>
    </w:p>
    <w:p w:rsidR="00000000" w:rsidDel="00000000" w:rsidP="00000000" w:rsidRDefault="00000000" w:rsidRPr="00000000" w14:paraId="00000E32">
      <w:pPr>
        <w:rPr>
          <w:b w:val="1"/>
          <w:bCs w:val="1"/>
          <w:shd w:fill="c9daf8" w:val="clear"/>
        </w:rPr>
      </w:pPr>
      <w:r w:rsidDel="00000000" w:rsidR="00000000" w:rsidRPr="00000000">
        <w:rPr>
          <w:rtl w:val="0"/>
        </w:rPr>
      </w:r>
    </w:p>
    <w:tbl>
      <w:tblPr>
        <w:tblStyle w:val="Table9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35"/>
        <w:gridCol w:w="3540"/>
        <w:gridCol w:w="2970"/>
        <w:tblGridChange w:id="0">
          <w:tblGrid>
            <w:gridCol w:w="2835"/>
            <w:gridCol w:w="3540"/>
            <w:gridCol w:w="297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33">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34">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Source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35">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36">
            <w:pPr>
              <w:rPr>
                <w:b w:val="1"/>
                <w:bCs w:val="1"/>
                <w:sz w:val="20"/>
                <w:szCs w:val="20"/>
                <w:highlight w:val="white"/>
              </w:rPr>
            </w:pPr>
            <w:r w:rsidDel="00000000" w:rsidR="00000000" w:rsidRPr="00000000">
              <w:rPr>
                <w:b w:val="1"/>
                <w:bCs w:val="1"/>
                <w:sz w:val="20"/>
                <w:szCs w:val="20"/>
                <w:highlight w:val="white"/>
                <w:rtl w:val="0"/>
              </w:rPr>
              <w:t xml:space="preserve">Serial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37">
            <w:pPr>
              <w:rPr>
                <w:b w:val="1"/>
                <w:bCs w:val="1"/>
                <w:sz w:val="20"/>
                <w:szCs w:val="20"/>
                <w:highlight w:val="white"/>
              </w:rPr>
            </w:pPr>
            <w:r w:rsidDel="00000000" w:rsidR="00000000" w:rsidRPr="00000000">
              <w:rPr>
                <w:b w:val="1"/>
                <w:bCs w:val="1"/>
                <w:sz w:val="20"/>
                <w:szCs w:val="20"/>
                <w:highlight w:val="white"/>
                <w:rtl w:val="0"/>
              </w:rPr>
              <w:t xml:space="preserve">inventory.serial_number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38">
            <w:pPr>
              <w:rPr>
                <w:b w:val="1"/>
                <w:bCs w:val="1"/>
                <w:sz w:val="20"/>
                <w:szCs w:val="20"/>
                <w:highlight w:val="white"/>
              </w:rPr>
            </w:pPr>
            <w:r w:rsidDel="00000000" w:rsidR="00000000" w:rsidRPr="00000000">
              <w:rPr>
                <w:b w:val="1"/>
                <w:bCs w:val="1"/>
                <w:sz w:val="20"/>
                <w:szCs w:val="20"/>
                <w:highlight w:val="white"/>
                <w:rtl w:val="0"/>
              </w:rPr>
              <w:t xml:space="preserve">Unique battery ID. Primary selection key.</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39">
            <w:pPr>
              <w:rPr>
                <w:b w:val="1"/>
                <w:bCs w:val="1"/>
                <w:sz w:val="20"/>
                <w:szCs w:val="20"/>
                <w:highlight w:val="white"/>
              </w:rPr>
            </w:pPr>
            <w:r w:rsidDel="00000000" w:rsidR="00000000" w:rsidRPr="00000000">
              <w:rPr>
                <w:b w:val="1"/>
                <w:bCs w:val="1"/>
                <w:sz w:val="20"/>
                <w:szCs w:val="20"/>
                <w:highlight w:val="white"/>
                <w:rtl w:val="0"/>
              </w:rPr>
              <w:t xml:space="preserve">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3A">
            <w:pPr>
              <w:rPr>
                <w:b w:val="1"/>
                <w:bCs w:val="1"/>
                <w:sz w:val="20"/>
                <w:szCs w:val="20"/>
                <w:highlight w:val="white"/>
              </w:rPr>
            </w:pPr>
            <w:r w:rsidDel="00000000" w:rsidR="00000000" w:rsidRPr="00000000">
              <w:rPr>
                <w:b w:val="1"/>
                <w:bCs w:val="1"/>
                <w:sz w:val="20"/>
                <w:szCs w:val="20"/>
                <w:highlight w:val="white"/>
                <w:rtl w:val="0"/>
              </w:rPr>
              <w:t xml:space="preserve">inventory.model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3B">
            <w:pPr>
              <w:rPr>
                <w:b w:val="1"/>
                <w:bCs w:val="1"/>
                <w:sz w:val="20"/>
                <w:szCs w:val="20"/>
                <w:highlight w:val="white"/>
              </w:rPr>
            </w:pPr>
            <w:r w:rsidDel="00000000" w:rsidR="00000000" w:rsidRPr="00000000">
              <w:rPr>
                <w:b w:val="1"/>
                <w:bCs w:val="1"/>
                <w:sz w:val="20"/>
                <w:szCs w:val="20"/>
                <w:highlight w:val="white"/>
                <w:rtl w:val="0"/>
              </w:rPr>
              <w:t xml:space="preserve">Battery model name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3C">
            <w:pPr>
              <w:rPr>
                <w:b w:val="1"/>
                <w:bCs w:val="1"/>
                <w:sz w:val="20"/>
                <w:szCs w:val="20"/>
                <w:highlight w:val="white"/>
              </w:rPr>
            </w:pPr>
            <w:r w:rsidDel="00000000" w:rsidR="00000000" w:rsidRPr="00000000">
              <w:rPr>
                <w:b w:val="1"/>
                <w:bCs w:val="1"/>
                <w:sz w:val="20"/>
                <w:szCs w:val="20"/>
                <w:highlight w:val="white"/>
                <w:rtl w:val="0"/>
              </w:rPr>
              <w:t xml:space="preserve">Invoice 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3D">
            <w:pPr>
              <w:rPr>
                <w:b w:val="1"/>
                <w:bCs w:val="1"/>
                <w:sz w:val="20"/>
                <w:szCs w:val="20"/>
                <w:highlight w:val="white"/>
              </w:rPr>
            </w:pPr>
            <w:r w:rsidDel="00000000" w:rsidR="00000000" w:rsidRPr="00000000">
              <w:rPr>
                <w:b w:val="1"/>
                <w:bCs w:val="1"/>
                <w:sz w:val="20"/>
                <w:szCs w:val="20"/>
                <w:highlight w:val="white"/>
                <w:rtl w:val="0"/>
              </w:rPr>
              <w:t xml:space="preserve">inventory.invoice_date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3E">
            <w:pPr>
              <w:rPr>
                <w:b w:val="1"/>
                <w:bCs w:val="1"/>
                <w:sz w:val="20"/>
                <w:szCs w:val="20"/>
                <w:highlight w:val="white"/>
              </w:rPr>
            </w:pPr>
            <w:r w:rsidDel="00000000" w:rsidR="00000000" w:rsidRPr="00000000">
              <w:rPr>
                <w:b w:val="1"/>
                <w:bCs w:val="1"/>
                <w:sz w:val="20"/>
                <w:szCs w:val="20"/>
                <w:highlight w:val="white"/>
                <w:rtl w:val="0"/>
              </w:rPr>
              <w:t xml:space="preserve">Date stock was invoiced to dealer</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3F">
            <w:pPr>
              <w:rPr>
                <w:b w:val="1"/>
                <w:bCs w:val="1"/>
                <w:sz w:val="20"/>
                <w:szCs w:val="20"/>
                <w:highlight w:val="white"/>
              </w:rPr>
            </w:pPr>
            <w:r w:rsidDel="00000000" w:rsidR="00000000" w:rsidRPr="00000000">
              <w:rPr>
                <w:b w:val="1"/>
                <w:bCs w:val="1"/>
                <w:sz w:val="20"/>
                <w:szCs w:val="20"/>
                <w:highlight w:val="white"/>
                <w:rtl w:val="0"/>
              </w:rPr>
              <w:t xml:space="preserve">Inventory Age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40">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Calculated: TODAY − invoice_date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41">
            <w:pPr>
              <w:rPr>
                <w:b w:val="1"/>
                <w:bCs w:val="1"/>
                <w:sz w:val="20"/>
                <w:szCs w:val="20"/>
                <w:highlight w:val="white"/>
              </w:rPr>
            </w:pPr>
            <w:r w:rsidDel="00000000" w:rsidR="00000000" w:rsidRPr="00000000">
              <w:rPr>
                <w:b w:val="1"/>
                <w:bCs w:val="1"/>
                <w:sz w:val="20"/>
                <w:szCs w:val="20"/>
                <w:highlight w:val="white"/>
                <w:rtl w:val="0"/>
              </w:rPr>
              <w:t xml:space="preserve">Displayed as: 'X days'. Highlighted orange if &gt;90 days, red if &gt;180 days.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42">
            <w:pPr>
              <w:rPr>
                <w:b w:val="1"/>
                <w:bCs w:val="1"/>
                <w:sz w:val="20"/>
                <w:szCs w:val="20"/>
                <w:highlight w:val="white"/>
              </w:rPr>
            </w:pPr>
            <w:r w:rsidDel="00000000" w:rsidR="00000000" w:rsidRPr="00000000">
              <w:rPr>
                <w:b w:val="1"/>
                <w:bCs w:val="1"/>
                <w:sz w:val="20"/>
                <w:szCs w:val="20"/>
                <w:highlight w:val="white"/>
                <w:rtl w:val="0"/>
              </w:rPr>
              <w:t xml:space="preserve">SOC (State of Charge)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43">
            <w:pPr>
              <w:rPr>
                <w:b w:val="1"/>
                <w:bCs w:val="1"/>
                <w:sz w:val="20"/>
                <w:szCs w:val="20"/>
                <w:highlight w:val="white"/>
              </w:rPr>
            </w:pPr>
            <w:r w:rsidDel="00000000" w:rsidR="00000000" w:rsidRPr="00000000">
              <w:rPr>
                <w:b w:val="1"/>
                <w:bCs w:val="1"/>
                <w:sz w:val="20"/>
                <w:szCs w:val="20"/>
                <w:highlight w:val="white"/>
                <w:rtl w:val="0"/>
              </w:rPr>
              <w:t xml:space="preserve">IoT backend (if available)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44">
            <w:pPr>
              <w:rPr>
                <w:b w:val="1"/>
                <w:bCs w:val="1"/>
                <w:sz w:val="20"/>
                <w:szCs w:val="20"/>
                <w:highlight w:val="white"/>
              </w:rPr>
            </w:pPr>
            <w:r w:rsidDel="00000000" w:rsidR="00000000" w:rsidRPr="00000000">
              <w:rPr>
                <w:b w:val="1"/>
                <w:bCs w:val="1"/>
                <w:sz w:val="20"/>
                <w:szCs w:val="20"/>
                <w:highlight w:val="white"/>
                <w:rtl w:val="0"/>
              </w:rPr>
              <w:t xml:space="preserve">Shown as percentage (e.g. 78%). If unavailable: 'SOC: N/A'. Last sync timestamp shown.</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45">
            <w:pPr>
              <w:rPr>
                <w:b w:val="1"/>
                <w:bCs w:val="1"/>
                <w:sz w:val="20"/>
                <w:szCs w:val="20"/>
                <w:highlight w:val="white"/>
              </w:rPr>
            </w:pPr>
            <w:r w:rsidDel="00000000" w:rsidR="00000000" w:rsidRPr="00000000">
              <w:rPr>
                <w:b w:val="1"/>
                <w:bCs w:val="1"/>
                <w:sz w:val="20"/>
                <w:szCs w:val="20"/>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46">
            <w:pPr>
              <w:rPr>
                <w:b w:val="1"/>
                <w:bCs w:val="1"/>
                <w:sz w:val="20"/>
                <w:szCs w:val="20"/>
                <w:highlight w:val="white"/>
              </w:rPr>
            </w:pPr>
            <w:r w:rsidDel="00000000" w:rsidR="00000000" w:rsidRPr="00000000">
              <w:rPr>
                <w:b w:val="1"/>
                <w:bCs w:val="1"/>
                <w:sz w:val="20"/>
                <w:szCs w:val="20"/>
                <w:highlight w:val="white"/>
                <w:rtl w:val="0"/>
              </w:rPr>
              <w:t xml:space="preserve">inventory.status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47">
            <w:pPr>
              <w:rPr>
                <w:b w:val="1"/>
                <w:bCs w:val="1"/>
                <w:sz w:val="20"/>
                <w:szCs w:val="20"/>
                <w:highlight w:val="white"/>
              </w:rPr>
            </w:pPr>
            <w:r w:rsidDel="00000000" w:rsidR="00000000" w:rsidRPr="00000000">
              <w:rPr>
                <w:b w:val="1"/>
                <w:bCs w:val="1"/>
                <w:sz w:val="20"/>
                <w:szCs w:val="20"/>
                <w:highlight w:val="white"/>
                <w:rtl w:val="0"/>
              </w:rPr>
              <w:t xml:space="preserve">Available (selectable) | Reserved (greyed out) | Dispatched (hidden)</w:t>
            </w:r>
          </w:p>
        </w:tc>
      </w:tr>
    </w:tbl>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c9daf8" w:val="clear"/>
        </w:rPr>
      </w:pPr>
      <w:r w:rsidDel="00000000" w:rsidR="00000000" w:rsidRPr="00000000">
        <w:rPr>
          <w:rtl w:val="0"/>
        </w:rPr>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97d"/>
          <w:sz w:val="24"/>
          <w:szCs w:val="24"/>
          <w:shd w:fill="c9daf8" w:val="clear"/>
        </w:rPr>
      </w:pPr>
      <w:r w:rsidDel="00000000" w:rsidR="00000000" w:rsidRPr="00000000">
        <w:rPr>
          <w:b w:val="1"/>
          <w:bCs w:val="1"/>
          <w:color w:val="1f497d"/>
          <w:sz w:val="24"/>
          <w:szCs w:val="24"/>
          <w:shd w:fill="c9daf8" w:val="clear"/>
          <w:rtl w:val="0"/>
        </w:rPr>
        <w:t xml:space="preserve">Inventory Priority Rule — Oldest First</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97d"/>
          <w:sz w:val="24"/>
          <w:szCs w:val="24"/>
          <w:shd w:fill="c9daf8" w:val="clear"/>
        </w:rPr>
      </w:pPr>
      <w:r w:rsidDel="00000000" w:rsidR="00000000" w:rsidRPr="00000000">
        <w:rPr>
          <w:rtl w:val="0"/>
        </w:rPr>
      </w:r>
    </w:p>
    <w:p w:rsidR="00000000" w:rsidDel="00000000" w:rsidP="00000000" w:rsidRDefault="00000000" w:rsidRPr="00000000" w14:paraId="00000E4B">
      <w:pPr>
        <w:rPr>
          <w:b w:val="1"/>
          <w:bCs w:val="1"/>
          <w:color w:val="b45309"/>
          <w:sz w:val="20"/>
          <w:szCs w:val="20"/>
          <w:highlight w:val="white"/>
        </w:rPr>
      </w:pPr>
      <w:r w:rsidDel="00000000" w:rsidR="00000000" w:rsidRPr="00000000">
        <w:rPr>
          <w:b w:val="1"/>
          <w:bCs w:val="1"/>
          <w:color w:val="b45309"/>
          <w:sz w:val="20"/>
          <w:szCs w:val="20"/>
          <w:highlight w:val="white"/>
          <w:rtl w:val="0"/>
        </w:rPr>
        <w:t xml:space="preserve">Mandatory Business Rule — Ageing Priority</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The system must default-sort inventory by invoice_date ASC so that the oldest available stock is presented first. This reduces dead stock and prevents dealers from cherry-picking newer units. The dealer may manually reorder the list but the recommended selection badge appears on the oldest available unit.</w:t>
      </w:r>
    </w:p>
    <w:p w:rsidR="00000000" w:rsidDel="00000000" w:rsidP="00000000" w:rsidRDefault="00000000" w:rsidRPr="00000000" w14:paraId="00000E4D">
      <w:pPr>
        <w:rPr>
          <w:sz w:val="19"/>
          <w:szCs w:val="19"/>
          <w:highlight w:val="white"/>
        </w:rPr>
      </w:pPr>
      <w:r w:rsidDel="00000000" w:rsidR="00000000" w:rsidRPr="00000000">
        <w:rPr>
          <w:rtl w:val="0"/>
        </w:rPr>
      </w:r>
    </w:p>
    <w:tbl>
      <w:tblPr>
        <w:tblStyle w:val="Table9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3090"/>
        <w:gridCol w:w="3270"/>
        <w:tblGridChange w:id="0">
          <w:tblGrid>
            <w:gridCol w:w="2985"/>
            <w:gridCol w:w="3090"/>
            <w:gridCol w:w="327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4E">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Age Bracket</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4F">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UI Treatment</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50">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Badge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1">
            <w:pPr>
              <w:rPr>
                <w:sz w:val="20"/>
                <w:szCs w:val="20"/>
                <w:highlight w:val="white"/>
              </w:rPr>
            </w:pPr>
            <w:r w:rsidDel="00000000" w:rsidR="00000000" w:rsidRPr="00000000">
              <w:rPr>
                <w:sz w:val="20"/>
                <w:szCs w:val="20"/>
                <w:highlight w:val="white"/>
                <w:rtl w:val="0"/>
              </w:rPr>
              <w:t xml:space="preserve">0 – 90 days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2">
            <w:pPr>
              <w:rPr>
                <w:sz w:val="20"/>
                <w:szCs w:val="20"/>
                <w:highlight w:val="white"/>
              </w:rPr>
            </w:pPr>
            <w:r w:rsidDel="00000000" w:rsidR="00000000" w:rsidRPr="00000000">
              <w:rPr>
                <w:sz w:val="20"/>
                <w:szCs w:val="20"/>
                <w:highlight w:val="white"/>
                <w:rtl w:val="0"/>
              </w:rPr>
              <w:t xml:space="preserve">Normal card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3">
            <w:pPr>
              <w:rPr>
                <w:sz w:val="20"/>
                <w:szCs w:val="20"/>
                <w:highlight w:val="white"/>
              </w:rPr>
            </w:pPr>
            <w:r w:rsidDel="00000000" w:rsidR="00000000" w:rsidRPr="00000000">
              <w:rPr>
                <w:sz w:val="20"/>
                <w:szCs w:val="20"/>
                <w:highlight w:val="white"/>
                <w:rtl w:val="0"/>
              </w:rPr>
              <w:t xml:space="preserve">None</w:t>
            </w:r>
          </w:p>
        </w:tc>
      </w:tr>
      <w:tr>
        <w:trPr>
          <w:cantSplit w:val="0"/>
          <w:trHeight w:val="49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4">
            <w:pPr>
              <w:rPr>
                <w:sz w:val="20"/>
                <w:szCs w:val="20"/>
                <w:highlight w:val="white"/>
              </w:rPr>
            </w:pPr>
            <w:r w:rsidDel="00000000" w:rsidR="00000000" w:rsidRPr="00000000">
              <w:rPr>
                <w:sz w:val="20"/>
                <w:szCs w:val="20"/>
                <w:highlight w:val="white"/>
                <w:rtl w:val="0"/>
              </w:rPr>
              <w:t xml:space="preserve">91 – 180 days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5">
            <w:pPr>
              <w:rPr>
                <w:sz w:val="20"/>
                <w:szCs w:val="20"/>
                <w:highlight w:val="white"/>
              </w:rPr>
            </w:pPr>
            <w:r w:rsidDel="00000000" w:rsidR="00000000" w:rsidRPr="00000000">
              <w:rPr>
                <w:sz w:val="20"/>
                <w:szCs w:val="20"/>
                <w:highlight w:val="white"/>
                <w:rtl w:val="0"/>
              </w:rPr>
              <w:t xml:space="preserve">Orange border on card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6">
            <w:pPr>
              <w:rPr>
                <w:sz w:val="20"/>
                <w:szCs w:val="20"/>
                <w:highlight w:val="white"/>
              </w:rPr>
            </w:pPr>
            <w:r w:rsidDel="00000000" w:rsidR="00000000" w:rsidRPr="00000000">
              <w:rPr>
                <w:sz w:val="20"/>
                <w:szCs w:val="20"/>
                <w:highlight w:val="white"/>
                <w:rtl w:val="0"/>
              </w:rPr>
              <w:t xml:space="preserve">Ageing Stock</w:t>
            </w:r>
          </w:p>
        </w:tc>
      </w:tr>
      <w:tr>
        <w:trPr>
          <w:cantSplit w:val="0"/>
          <w:trHeight w:val="5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7">
            <w:pPr>
              <w:rPr>
                <w:sz w:val="20"/>
                <w:szCs w:val="20"/>
                <w:highlight w:val="white"/>
              </w:rPr>
            </w:pPr>
            <w:r w:rsidDel="00000000" w:rsidR="00000000" w:rsidRPr="00000000">
              <w:rPr>
                <w:sz w:val="20"/>
                <w:szCs w:val="20"/>
                <w:highlight w:val="white"/>
                <w:rtl w:val="0"/>
              </w:rPr>
              <w:t xml:space="preserve">&gt; 180 days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8">
            <w:pPr>
              <w:rPr>
                <w:sz w:val="20"/>
                <w:szCs w:val="20"/>
                <w:highlight w:val="white"/>
              </w:rPr>
            </w:pPr>
            <w:r w:rsidDel="00000000" w:rsidR="00000000" w:rsidRPr="00000000">
              <w:rPr>
                <w:sz w:val="20"/>
                <w:szCs w:val="20"/>
                <w:highlight w:val="white"/>
                <w:rtl w:val="0"/>
              </w:rPr>
              <w:t xml:space="preserve">Red border on card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9">
            <w:pPr>
              <w:rPr>
                <w:sz w:val="20"/>
                <w:szCs w:val="20"/>
                <w:highlight w:val="white"/>
              </w:rPr>
            </w:pPr>
            <w:r w:rsidDel="00000000" w:rsidR="00000000" w:rsidRPr="00000000">
              <w:rPr>
                <w:sz w:val="20"/>
                <w:szCs w:val="20"/>
                <w:highlight w:val="white"/>
                <w:rtl w:val="0"/>
              </w:rPr>
              <w:t xml:space="preserve">Old Stock — Prioritise</w:t>
            </w:r>
          </w:p>
        </w:tc>
      </w:tr>
      <w:tr>
        <w:trPr>
          <w:cantSplit w:val="0"/>
          <w:trHeight w:val="5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A">
            <w:pPr>
              <w:rPr>
                <w:sz w:val="20"/>
                <w:szCs w:val="20"/>
                <w:highlight w:val="white"/>
              </w:rPr>
            </w:pPr>
            <w:r w:rsidDel="00000000" w:rsidR="00000000" w:rsidRPr="00000000">
              <w:rPr>
                <w:sz w:val="20"/>
                <w:szCs w:val="20"/>
                <w:highlight w:val="white"/>
                <w:rtl w:val="0"/>
              </w:rPr>
              <w:t xml:space="preserve">Oldest available unit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B">
            <w:pPr>
              <w:rPr>
                <w:sz w:val="20"/>
                <w:szCs w:val="20"/>
                <w:highlight w:val="white"/>
              </w:rPr>
            </w:pPr>
            <w:r w:rsidDel="00000000" w:rsidR="00000000" w:rsidRPr="00000000">
              <w:rPr>
                <w:sz w:val="20"/>
                <w:szCs w:val="20"/>
                <w:highlight w:val="white"/>
                <w:rtl w:val="0"/>
              </w:rPr>
              <w:t xml:space="preserve">Highlighted card with tag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5C">
            <w:pPr>
              <w:rPr>
                <w:sz w:val="20"/>
                <w:szCs w:val="20"/>
                <w:highlight w:val="white"/>
              </w:rPr>
            </w:pPr>
            <w:r w:rsidDel="00000000" w:rsidR="00000000" w:rsidRPr="00000000">
              <w:rPr>
                <w:sz w:val="20"/>
                <w:szCs w:val="20"/>
                <w:highlight w:val="white"/>
                <w:rtl w:val="0"/>
              </w:rPr>
              <w:t xml:space="preserve">Recommended</w:t>
            </w:r>
          </w:p>
        </w:tc>
      </w:tr>
    </w:tbl>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rtl w:val="0"/>
        </w:rPr>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97d"/>
          <w:sz w:val="24"/>
          <w:szCs w:val="24"/>
          <w:highlight w:val="white"/>
        </w:rPr>
      </w:pPr>
      <w:r w:rsidDel="00000000" w:rsidR="00000000" w:rsidRPr="00000000">
        <w:rPr>
          <w:b w:val="1"/>
          <w:bCs w:val="1"/>
          <w:color w:val="1f497d"/>
          <w:sz w:val="24"/>
          <w:szCs w:val="24"/>
          <w:highlight w:val="white"/>
          <w:rtl w:val="0"/>
        </w:rPr>
        <w:t xml:space="preserve">SOC (State of Charge) Display</w:t>
      </w:r>
    </w:p>
    <w:p w:rsidR="00000000" w:rsidDel="00000000" w:rsidP="00000000" w:rsidRDefault="00000000" w:rsidRPr="00000000" w14:paraId="00000E5F">
      <w:pPr>
        <w:rPr>
          <w:b w:val="1"/>
          <w:bCs w:val="1"/>
          <w:color w:val="1f497d"/>
          <w:sz w:val="24"/>
          <w:szCs w:val="24"/>
          <w:highlight w:val="white"/>
        </w:rPr>
      </w:pPr>
      <w:r w:rsidDel="00000000" w:rsidR="00000000" w:rsidRPr="00000000">
        <w:rPr>
          <w:rtl w:val="0"/>
        </w:rPr>
      </w:r>
    </w:p>
    <w:tbl>
      <w:tblPr>
        <w:tblStyle w:val="Table9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65"/>
        <w:tblGridChange w:id="0">
          <w:tblGrid>
            <w:gridCol w:w="4680"/>
            <w:gridCol w:w="466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60">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Condition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61">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Display</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62">
            <w:pPr>
              <w:rPr>
                <w:b w:val="1"/>
                <w:bCs w:val="1"/>
                <w:sz w:val="20"/>
                <w:szCs w:val="20"/>
                <w:highlight w:val="white"/>
              </w:rPr>
            </w:pPr>
            <w:r w:rsidDel="00000000" w:rsidR="00000000" w:rsidRPr="00000000">
              <w:rPr>
                <w:b w:val="1"/>
                <w:bCs w:val="1"/>
                <w:sz w:val="20"/>
                <w:szCs w:val="20"/>
                <w:highlight w:val="white"/>
                <w:rtl w:val="0"/>
              </w:rPr>
              <w:t xml:space="preserve">IoT data available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63">
            <w:pPr>
              <w:rPr>
                <w:b w:val="1"/>
                <w:bCs w:val="1"/>
                <w:sz w:val="20"/>
                <w:szCs w:val="20"/>
                <w:highlight w:val="white"/>
              </w:rPr>
            </w:pPr>
            <w:r w:rsidDel="00000000" w:rsidR="00000000" w:rsidRPr="00000000">
              <w:rPr>
                <w:b w:val="1"/>
                <w:bCs w:val="1"/>
                <w:sz w:val="20"/>
                <w:szCs w:val="20"/>
                <w:highlight w:val="white"/>
                <w:rtl w:val="0"/>
              </w:rPr>
              <w:t xml:space="preserve">SOC: 78% | Last sync: DD-MMM-YYYY HH:MM</w:t>
            </w:r>
          </w:p>
        </w:tc>
      </w:tr>
      <w:tr>
        <w:trPr>
          <w:cantSplit w:val="0"/>
          <w:trHeight w:val="7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64">
            <w:pPr>
              <w:rPr>
                <w:b w:val="1"/>
                <w:bCs w:val="1"/>
                <w:sz w:val="20"/>
                <w:szCs w:val="20"/>
                <w:highlight w:val="white"/>
              </w:rPr>
            </w:pPr>
            <w:r w:rsidDel="00000000" w:rsidR="00000000" w:rsidRPr="00000000">
              <w:rPr>
                <w:b w:val="1"/>
                <w:bCs w:val="1"/>
                <w:sz w:val="20"/>
                <w:szCs w:val="20"/>
                <w:highlight w:val="white"/>
                <w:rtl w:val="0"/>
              </w:rPr>
              <w:t xml:space="preserve">IoT data stale (&gt;24h)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65">
            <w:pPr>
              <w:rPr>
                <w:b w:val="1"/>
                <w:bCs w:val="1"/>
                <w:sz w:val="20"/>
                <w:szCs w:val="20"/>
                <w:highlight w:val="white"/>
              </w:rPr>
            </w:pPr>
            <w:r w:rsidDel="00000000" w:rsidR="00000000" w:rsidRPr="00000000">
              <w:rPr>
                <w:b w:val="1"/>
                <w:bCs w:val="1"/>
                <w:sz w:val="20"/>
                <w:szCs w:val="20"/>
                <w:highlight w:val="white"/>
                <w:rtl w:val="0"/>
              </w:rPr>
              <w:t xml:space="preserve">SOC: 78%  (last sync &gt;24h ago) — data may be outdated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66">
            <w:pPr>
              <w:rPr>
                <w:b w:val="1"/>
                <w:bCs w:val="1"/>
                <w:sz w:val="20"/>
                <w:szCs w:val="20"/>
                <w:highlight w:val="white"/>
              </w:rPr>
            </w:pPr>
            <w:r w:rsidDel="00000000" w:rsidR="00000000" w:rsidRPr="00000000">
              <w:rPr>
                <w:b w:val="1"/>
                <w:bCs w:val="1"/>
                <w:sz w:val="20"/>
                <w:szCs w:val="20"/>
                <w:highlight w:val="white"/>
                <w:rtl w:val="0"/>
              </w:rPr>
              <w:t xml:space="preserve">IoT data unavailable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67">
            <w:pPr>
              <w:rPr>
                <w:b w:val="1"/>
                <w:bCs w:val="1"/>
                <w:sz w:val="20"/>
                <w:szCs w:val="20"/>
                <w:highlight w:val="white"/>
              </w:rPr>
            </w:pPr>
            <w:r w:rsidDel="00000000" w:rsidR="00000000" w:rsidRPr="00000000">
              <w:rPr>
                <w:b w:val="1"/>
                <w:bCs w:val="1"/>
                <w:sz w:val="20"/>
                <w:szCs w:val="20"/>
                <w:highlight w:val="white"/>
                <w:rtl w:val="0"/>
              </w:rPr>
              <w:t xml:space="preserve">SOC: N/A</w:t>
            </w:r>
          </w:p>
        </w:tc>
      </w:tr>
    </w:tbl>
    <w:p w:rsidR="00000000" w:rsidDel="00000000" w:rsidP="00000000" w:rsidRDefault="00000000" w:rsidRPr="00000000" w14:paraId="00000E68">
      <w:pPr>
        <w:rPr>
          <w:b w:val="1"/>
          <w:bCs w:val="1"/>
          <w:color w:val="1f497d"/>
          <w:sz w:val="24"/>
          <w:szCs w:val="24"/>
          <w:highlight w:val="white"/>
        </w:rPr>
      </w:pPr>
      <w:r w:rsidDel="00000000" w:rsidR="00000000" w:rsidRPr="00000000">
        <w:rPr>
          <w:rtl w:val="0"/>
        </w:rPr>
      </w:r>
    </w:p>
    <w:tbl>
      <w:tblPr>
        <w:tblStyle w:val="Table9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26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E69">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GET /api/iot/battery/:serialNumber/soc</w:t>
            </w:r>
          </w:p>
          <w:p w:rsidR="00000000" w:rsidDel="00000000" w:rsidP="00000000" w:rsidRDefault="00000000" w:rsidRPr="00000000" w14:paraId="00000E6A">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E6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Response: { serial: 'BAT12345', soc_percent: 78, last_sync: '2026-07-26T10:30:00Z', available: true }</w:t>
            </w:r>
          </w:p>
          <w:p w:rsidR="00000000" w:rsidDel="00000000" w:rsidP="00000000" w:rsidRDefault="00000000" w:rsidRPr="00000000" w14:paraId="00000E6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OR: { serial: 'BAT12345', available: false }</w:t>
            </w:r>
          </w:p>
        </w:tc>
      </w:tr>
    </w:tbl>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97d"/>
          <w:sz w:val="24"/>
          <w:szCs w:val="24"/>
          <w:highlight w:val="white"/>
        </w:rPr>
      </w:pPr>
      <w:r w:rsidDel="00000000" w:rsidR="00000000" w:rsidRPr="00000000">
        <w:rPr>
          <w:rtl w:val="0"/>
        </w:rPr>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97d"/>
          <w:sz w:val="24"/>
          <w:szCs w:val="24"/>
          <w:highlight w:val="white"/>
        </w:rPr>
      </w:pPr>
      <w:r w:rsidDel="00000000" w:rsidR="00000000" w:rsidRPr="00000000">
        <w:rPr>
          <w:b w:val="1"/>
          <w:bCs w:val="1"/>
          <w:color w:val="1f497d"/>
          <w:sz w:val="24"/>
          <w:szCs w:val="24"/>
          <w:highlight w:val="white"/>
          <w:rtl w:val="0"/>
        </w:rPr>
        <w:t xml:space="preserve">Battery Selection Validation</w:t>
      </w:r>
    </w:p>
    <w:p w:rsidR="00000000" w:rsidDel="00000000" w:rsidP="00000000" w:rsidRDefault="00000000" w:rsidRPr="00000000" w14:paraId="00000E6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Battery must have status = 'available'</w:t>
      </w:r>
    </w:p>
    <w:p w:rsidR="00000000" w:rsidDel="00000000" w:rsidP="00000000" w:rsidRDefault="00000000" w:rsidRPr="00000000" w14:paraId="00000E7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Battery must belong to the selected category and sub-category</w:t>
      </w:r>
    </w:p>
    <w:p w:rsidR="00000000" w:rsidDel="00000000" w:rsidP="00000000" w:rsidRDefault="00000000" w:rsidRPr="00000000" w14:paraId="00000E7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Battery must belong to the current dealer's inventory</w:t>
      </w:r>
    </w:p>
    <w:p w:rsidR="00000000" w:rsidDel="00000000" w:rsidP="00000000" w:rsidRDefault="00000000" w:rsidRPr="00000000" w14:paraId="00000E7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rPr>
      </w:pPr>
      <w:r w:rsidDel="00000000" w:rsidR="00000000" w:rsidRPr="00000000">
        <w:rPr>
          <w:highlight w:val="white"/>
          <w:rtl w:val="0"/>
        </w:rPr>
        <w:t xml:space="preserve">Cannot select a battery already reserved against another lead</w:t>
      </w:r>
    </w:p>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hd w:fill="c9daf8" w:val="clear"/>
        </w:rPr>
      </w:pPr>
      <w:r w:rsidDel="00000000" w:rsidR="00000000" w:rsidRPr="00000000">
        <w:rPr>
          <w:rtl w:val="0"/>
        </w:rPr>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hd w:fill="c9daf8" w:val="clear"/>
        </w:rPr>
      </w:pPr>
      <w:r w:rsidDel="00000000" w:rsidR="00000000" w:rsidRPr="00000000">
        <w:rPr>
          <w:b w:val="1"/>
          <w:bCs w:val="1"/>
          <w:color w:val="1b7a8a"/>
          <w:shd w:fill="c9daf8" w:val="clear"/>
          <w:rtl w:val="0"/>
        </w:rPr>
        <w:t xml:space="preserve">SECTION C — CHARGER SELECTION</w:t>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z w:val="28"/>
          <w:szCs w:val="28"/>
          <w:shd w:fill="c9daf8" w:val="clear"/>
          <w:rtl w:val="0"/>
        </w:rPr>
        <w:t xml:space="preserve">Charger Selection</w:t>
      </w:r>
    </w:p>
    <w:p w:rsidR="00000000" w:rsidDel="00000000" w:rsidP="00000000" w:rsidRDefault="00000000" w:rsidRPr="00000000" w14:paraId="00000E76">
      <w:pPr>
        <w:spacing w:after="60" w:before="60" w:lineRule="auto"/>
        <w:rPr>
          <w:sz w:val="20"/>
          <w:szCs w:val="20"/>
          <w:highlight w:val="white"/>
        </w:rPr>
      </w:pPr>
      <w:r w:rsidDel="00000000" w:rsidR="00000000" w:rsidRPr="00000000">
        <w:rPr>
          <w:sz w:val="20"/>
          <w:szCs w:val="20"/>
          <w:highlight w:val="white"/>
          <w:rtl w:val="0"/>
        </w:rPr>
        <w:t xml:space="preserve">Charger list is fetched from the dealer's inventory, filtered by compatibility with the selected battery model.</w:t>
      </w:r>
    </w:p>
    <w:p w:rsidR="00000000" w:rsidDel="00000000" w:rsidP="00000000" w:rsidRDefault="00000000" w:rsidRPr="00000000" w14:paraId="00000E77">
      <w:pPr>
        <w:rPr>
          <w:b w:val="1"/>
          <w:bCs w:val="1"/>
          <w:color w:val="1b7a8a"/>
          <w:sz w:val="28"/>
          <w:szCs w:val="28"/>
          <w:shd w:fill="c9daf8" w:val="clear"/>
        </w:rPr>
      </w:pPr>
      <w:r w:rsidDel="00000000" w:rsidR="00000000" w:rsidRPr="00000000">
        <w:rPr>
          <w:rtl w:val="0"/>
        </w:rPr>
      </w:r>
    </w:p>
    <w:tbl>
      <w:tblPr>
        <w:tblStyle w:val="Table9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27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E78">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GET /api/inventory/dealer/:dealerId/chargers</w:t>
            </w:r>
          </w:p>
          <w:p w:rsidR="00000000" w:rsidDel="00000000" w:rsidP="00000000" w:rsidRDefault="00000000" w:rsidRPr="00000000" w14:paraId="00000E79">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?batteryModel=MODEL_XYZ</w:t>
            </w:r>
          </w:p>
          <w:p w:rsidR="00000000" w:rsidDel="00000000" w:rsidP="00000000" w:rsidRDefault="00000000" w:rsidRPr="00000000" w14:paraId="00000E7A">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0E7B">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Response: [{ serial: "CHR98765", model: "Fast Charger 48V", status: "available",</w:t>
            </w:r>
          </w:p>
          <w:p w:rsidR="00000000" w:rsidDel="00000000" w:rsidP="00000000" w:rsidRDefault="00000000" w:rsidRPr="00000000" w14:paraId="00000E7C">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invoice_date: "2026-01-15", inventory_age: 192 }]</w:t>
            </w:r>
          </w:p>
        </w:tc>
      </w:tr>
    </w:tbl>
    <w:p w:rsidR="00000000" w:rsidDel="00000000" w:rsidP="00000000" w:rsidRDefault="00000000" w:rsidRPr="00000000" w14:paraId="00000E7D">
      <w:pPr>
        <w:rPr>
          <w:b w:val="1"/>
          <w:bCs w:val="1"/>
          <w:color w:val="1b7a8a"/>
          <w:sz w:val="28"/>
          <w:szCs w:val="28"/>
          <w:shd w:fill="c9daf8" w:val="clear"/>
        </w:rPr>
      </w:pPr>
      <w:r w:rsidDel="00000000" w:rsidR="00000000" w:rsidRPr="00000000">
        <w:rPr>
          <w:rtl w:val="0"/>
        </w:rPr>
      </w:r>
    </w:p>
    <w:tbl>
      <w:tblPr>
        <w:tblStyle w:val="Table9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0"/>
        <w:gridCol w:w="3510"/>
        <w:gridCol w:w="2865"/>
        <w:tblGridChange w:id="0">
          <w:tblGrid>
            <w:gridCol w:w="2970"/>
            <w:gridCol w:w="3510"/>
            <w:gridCol w:w="286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7E">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7F">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Source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80">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1">
            <w:pPr>
              <w:rPr>
                <w:b w:val="1"/>
                <w:bCs w:val="1"/>
                <w:sz w:val="20"/>
                <w:szCs w:val="20"/>
                <w:highlight w:val="white"/>
              </w:rPr>
            </w:pPr>
            <w:r w:rsidDel="00000000" w:rsidR="00000000" w:rsidRPr="00000000">
              <w:rPr>
                <w:b w:val="1"/>
                <w:bCs w:val="1"/>
                <w:sz w:val="20"/>
                <w:szCs w:val="20"/>
                <w:highlight w:val="white"/>
                <w:rtl w:val="0"/>
              </w:rPr>
              <w:t xml:space="preserve">Serial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2">
            <w:pPr>
              <w:rPr>
                <w:b w:val="1"/>
                <w:bCs w:val="1"/>
                <w:sz w:val="20"/>
                <w:szCs w:val="20"/>
                <w:highlight w:val="white"/>
              </w:rPr>
            </w:pPr>
            <w:r w:rsidDel="00000000" w:rsidR="00000000" w:rsidRPr="00000000">
              <w:rPr>
                <w:b w:val="1"/>
                <w:bCs w:val="1"/>
                <w:sz w:val="20"/>
                <w:szCs w:val="20"/>
                <w:highlight w:val="white"/>
                <w:rtl w:val="0"/>
              </w:rPr>
              <w:t xml:space="preserve">inventory.serial_number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3">
            <w:pPr>
              <w:rPr>
                <w:b w:val="1"/>
                <w:bCs w:val="1"/>
                <w:sz w:val="20"/>
                <w:szCs w:val="20"/>
                <w:highlight w:val="white"/>
              </w:rPr>
            </w:pPr>
            <w:r w:rsidDel="00000000" w:rsidR="00000000" w:rsidRPr="00000000">
              <w:rPr>
                <w:b w:val="1"/>
                <w:bCs w:val="1"/>
                <w:sz w:val="20"/>
                <w:szCs w:val="20"/>
                <w:highlight w:val="white"/>
                <w:rtl w:val="0"/>
              </w:rPr>
              <w:t xml:space="preserve">Primary selection key</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4">
            <w:pPr>
              <w:rPr>
                <w:b w:val="1"/>
                <w:bCs w:val="1"/>
                <w:sz w:val="20"/>
                <w:szCs w:val="20"/>
                <w:highlight w:val="white"/>
              </w:rPr>
            </w:pPr>
            <w:r w:rsidDel="00000000" w:rsidR="00000000" w:rsidRPr="00000000">
              <w:rPr>
                <w:b w:val="1"/>
                <w:bCs w:val="1"/>
                <w:sz w:val="20"/>
                <w:szCs w:val="20"/>
                <w:highlight w:val="white"/>
                <w:rtl w:val="0"/>
              </w:rPr>
              <w:t xml:space="preserve">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5">
            <w:pPr>
              <w:rPr>
                <w:b w:val="1"/>
                <w:bCs w:val="1"/>
                <w:sz w:val="20"/>
                <w:szCs w:val="20"/>
                <w:highlight w:val="white"/>
              </w:rPr>
            </w:pPr>
            <w:r w:rsidDel="00000000" w:rsidR="00000000" w:rsidRPr="00000000">
              <w:rPr>
                <w:b w:val="1"/>
                <w:bCs w:val="1"/>
                <w:sz w:val="20"/>
                <w:szCs w:val="20"/>
                <w:highlight w:val="white"/>
                <w:rtl w:val="0"/>
              </w:rPr>
              <w:t xml:space="preserve">inventory.model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6">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7">
            <w:pPr>
              <w:rPr>
                <w:b w:val="1"/>
                <w:bCs w:val="1"/>
                <w:sz w:val="20"/>
                <w:szCs w:val="20"/>
                <w:highlight w:val="white"/>
              </w:rPr>
            </w:pPr>
            <w:r w:rsidDel="00000000" w:rsidR="00000000" w:rsidRPr="00000000">
              <w:rPr>
                <w:b w:val="1"/>
                <w:bCs w:val="1"/>
                <w:sz w:val="20"/>
                <w:szCs w:val="20"/>
                <w:highlight w:val="white"/>
                <w:rtl w:val="0"/>
              </w:rPr>
              <w:t xml:space="preserve">Compatibility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8">
            <w:pPr>
              <w:rPr>
                <w:b w:val="1"/>
                <w:bCs w:val="1"/>
                <w:sz w:val="20"/>
                <w:szCs w:val="20"/>
                <w:highlight w:val="white"/>
              </w:rPr>
            </w:pPr>
            <w:r w:rsidDel="00000000" w:rsidR="00000000" w:rsidRPr="00000000">
              <w:rPr>
                <w:b w:val="1"/>
                <w:bCs w:val="1"/>
                <w:sz w:val="20"/>
                <w:szCs w:val="20"/>
                <w:highlight w:val="white"/>
                <w:rtl w:val="0"/>
              </w:rPr>
              <w:t xml:space="preserve">Derived from battery 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9">
            <w:pPr>
              <w:rPr>
                <w:b w:val="1"/>
                <w:bCs w:val="1"/>
                <w:sz w:val="20"/>
                <w:szCs w:val="20"/>
                <w:highlight w:val="white"/>
              </w:rPr>
            </w:pPr>
            <w:r w:rsidDel="00000000" w:rsidR="00000000" w:rsidRPr="00000000">
              <w:rPr>
                <w:b w:val="1"/>
                <w:bCs w:val="1"/>
                <w:sz w:val="20"/>
                <w:szCs w:val="20"/>
                <w:highlight w:val="white"/>
                <w:rtl w:val="0"/>
              </w:rPr>
              <w:t xml:space="preserve">Only compatible chargers shown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A">
            <w:pPr>
              <w:rPr>
                <w:b w:val="1"/>
                <w:bCs w:val="1"/>
                <w:sz w:val="20"/>
                <w:szCs w:val="20"/>
                <w:highlight w:val="white"/>
              </w:rPr>
            </w:pPr>
            <w:r w:rsidDel="00000000" w:rsidR="00000000" w:rsidRPr="00000000">
              <w:rPr>
                <w:b w:val="1"/>
                <w:bCs w:val="1"/>
                <w:sz w:val="20"/>
                <w:szCs w:val="20"/>
                <w:highlight w:val="white"/>
                <w:rtl w:val="0"/>
              </w:rPr>
              <w:t xml:space="preserve">Inventory Age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B">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TODAY − invoice_date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C">
            <w:pPr>
              <w:rPr>
                <w:b w:val="1"/>
                <w:bCs w:val="1"/>
                <w:sz w:val="20"/>
                <w:szCs w:val="20"/>
                <w:highlight w:val="white"/>
              </w:rPr>
            </w:pPr>
            <w:r w:rsidDel="00000000" w:rsidR="00000000" w:rsidRPr="00000000">
              <w:rPr>
                <w:b w:val="1"/>
                <w:bCs w:val="1"/>
                <w:sz w:val="20"/>
                <w:szCs w:val="20"/>
                <w:highlight w:val="white"/>
                <w:rtl w:val="0"/>
              </w:rPr>
              <w:t xml:space="preserve">Same ageing rules as battery</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D">
            <w:pPr>
              <w:rPr>
                <w:b w:val="1"/>
                <w:bCs w:val="1"/>
                <w:sz w:val="20"/>
                <w:szCs w:val="20"/>
                <w:highlight w:val="white"/>
              </w:rPr>
            </w:pPr>
            <w:r w:rsidDel="00000000" w:rsidR="00000000" w:rsidRPr="00000000">
              <w:rPr>
                <w:b w:val="1"/>
                <w:bCs w:val="1"/>
                <w:sz w:val="20"/>
                <w:szCs w:val="20"/>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E">
            <w:pPr>
              <w:rPr>
                <w:b w:val="1"/>
                <w:bCs w:val="1"/>
                <w:sz w:val="20"/>
                <w:szCs w:val="20"/>
                <w:highlight w:val="white"/>
              </w:rPr>
            </w:pPr>
            <w:r w:rsidDel="00000000" w:rsidR="00000000" w:rsidRPr="00000000">
              <w:rPr>
                <w:b w:val="1"/>
                <w:bCs w:val="1"/>
                <w:sz w:val="20"/>
                <w:szCs w:val="20"/>
                <w:highlight w:val="white"/>
                <w:rtl w:val="0"/>
              </w:rPr>
              <w:t xml:space="preserve">inventory.status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8F">
            <w:pPr>
              <w:rPr>
                <w:b w:val="1"/>
                <w:bCs w:val="1"/>
                <w:sz w:val="20"/>
                <w:szCs w:val="20"/>
                <w:highlight w:val="white"/>
              </w:rPr>
            </w:pPr>
            <w:r w:rsidDel="00000000" w:rsidR="00000000" w:rsidRPr="00000000">
              <w:rPr>
                <w:b w:val="1"/>
                <w:bCs w:val="1"/>
                <w:sz w:val="20"/>
                <w:szCs w:val="20"/>
                <w:highlight w:val="white"/>
                <w:rtl w:val="0"/>
              </w:rPr>
              <w:t xml:space="preserve">Available | Reserved (greyed out)</w:t>
            </w:r>
          </w:p>
        </w:tc>
      </w:tr>
    </w:tbl>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hd w:fill="c9daf8" w:val="clear"/>
        </w:rPr>
      </w:pPr>
      <w:r w:rsidDel="00000000" w:rsidR="00000000" w:rsidRPr="00000000">
        <w:rPr>
          <w:b w:val="1"/>
          <w:bCs w:val="1"/>
          <w:color w:val="1b7a8a"/>
          <w:shd w:fill="c9daf8" w:val="clear"/>
          <w:rtl w:val="0"/>
        </w:rPr>
        <w:t xml:space="preserve">SECTION D — PARAPHERNALIA SELECTION</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z w:val="28"/>
          <w:szCs w:val="28"/>
          <w:shd w:fill="c9daf8" w:val="clear"/>
          <w:rtl w:val="0"/>
        </w:rPr>
        <w:t xml:space="preserve">Paraphernalia Items</w:t>
      </w:r>
    </w:p>
    <w:p w:rsidR="00000000" w:rsidDel="00000000" w:rsidP="00000000" w:rsidRDefault="00000000" w:rsidRPr="00000000" w14:paraId="00000E93">
      <w:pPr>
        <w:spacing w:after="60" w:before="60" w:lineRule="auto"/>
        <w:rPr>
          <w:sz w:val="20"/>
          <w:szCs w:val="20"/>
          <w:highlight w:val="white"/>
        </w:rPr>
      </w:pPr>
      <w:r w:rsidDel="00000000" w:rsidR="00000000" w:rsidRPr="00000000">
        <w:rPr>
          <w:sz w:val="20"/>
          <w:szCs w:val="20"/>
          <w:highlight w:val="white"/>
          <w:rtl w:val="0"/>
        </w:rPr>
        <w:t xml:space="preserve">Dealer selects add-on items available for the chosen product category. Items are count-based (not serial-tracked). Stock availability is checked against dealer inventory at submission time.</w:t>
      </w:r>
    </w:p>
    <w:p w:rsidR="00000000" w:rsidDel="00000000" w:rsidP="00000000" w:rsidRDefault="00000000" w:rsidRPr="00000000" w14:paraId="00000E94">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0E95">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0E96">
      <w:pPr>
        <w:spacing w:after="60" w:before="60" w:lineRule="auto"/>
        <w:rPr>
          <w:sz w:val="20"/>
          <w:szCs w:val="20"/>
          <w:highlight w:val="white"/>
        </w:rPr>
      </w:pPr>
      <w:r w:rsidDel="00000000" w:rsidR="00000000" w:rsidRPr="00000000">
        <w:rPr>
          <w:rtl w:val="0"/>
        </w:rPr>
      </w:r>
    </w:p>
    <w:tbl>
      <w:tblPr>
        <w:tblStyle w:val="Table9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05"/>
        <w:gridCol w:w="3060"/>
        <w:gridCol w:w="3180"/>
        <w:tblGridChange w:id="0">
          <w:tblGrid>
            <w:gridCol w:w="3105"/>
            <w:gridCol w:w="3060"/>
            <w:gridCol w:w="31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97">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Item</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9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Input 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9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9A">
            <w:pPr>
              <w:rPr>
                <w:sz w:val="20"/>
                <w:szCs w:val="20"/>
                <w:highlight w:val="white"/>
              </w:rPr>
            </w:pPr>
            <w:r w:rsidDel="00000000" w:rsidR="00000000" w:rsidRPr="00000000">
              <w:rPr>
                <w:sz w:val="20"/>
                <w:szCs w:val="20"/>
                <w:highlight w:val="white"/>
                <w:rtl w:val="0"/>
              </w:rPr>
              <w:t xml:space="preserve">Digital SOC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9B">
            <w:pPr>
              <w:rPr>
                <w:sz w:val="20"/>
                <w:szCs w:val="20"/>
                <w:highlight w:val="white"/>
              </w:rPr>
            </w:pPr>
            <w:r w:rsidDel="00000000" w:rsidR="00000000" w:rsidRPr="00000000">
              <w:rPr>
                <w:sz w:val="20"/>
                <w:szCs w:val="20"/>
                <w:highlight w:val="white"/>
                <w:rtl w:val="0"/>
              </w:rPr>
              <w:t xml:space="preserve">Quantity (0–N)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9C">
            <w:pPr>
              <w:rPr>
                <w:sz w:val="20"/>
                <w:szCs w:val="20"/>
                <w:highlight w:val="white"/>
              </w:rPr>
            </w:pPr>
            <w:r w:rsidDel="00000000" w:rsidR="00000000" w:rsidRPr="00000000">
              <w:rPr>
                <w:sz w:val="20"/>
                <w:szCs w:val="20"/>
                <w:highlight w:val="white"/>
                <w:rtl w:val="0"/>
              </w:rPr>
              <w:t xml:space="preserve">Count of digital SOC units. Validated against dealer stock.</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9D">
            <w:pPr>
              <w:rPr>
                <w:sz w:val="20"/>
                <w:szCs w:val="20"/>
                <w:highlight w:val="white"/>
              </w:rPr>
            </w:pPr>
            <w:r w:rsidDel="00000000" w:rsidR="00000000" w:rsidRPr="00000000">
              <w:rPr>
                <w:sz w:val="20"/>
                <w:szCs w:val="20"/>
                <w:highlight w:val="white"/>
                <w:rtl w:val="0"/>
              </w:rPr>
              <w:t xml:space="preserve">Volt SOC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9E">
            <w:pPr>
              <w:rPr>
                <w:sz w:val="20"/>
                <w:szCs w:val="20"/>
                <w:highlight w:val="white"/>
              </w:rPr>
            </w:pPr>
            <w:r w:rsidDel="00000000" w:rsidR="00000000" w:rsidRPr="00000000">
              <w:rPr>
                <w:sz w:val="20"/>
                <w:szCs w:val="20"/>
                <w:highlight w:val="white"/>
                <w:rtl w:val="0"/>
              </w:rPr>
              <w:t xml:space="preserve">Quantity (0–N)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9F">
            <w:pPr>
              <w:rPr>
                <w:sz w:val="20"/>
                <w:szCs w:val="20"/>
                <w:highlight w:val="white"/>
              </w:rPr>
            </w:pPr>
            <w:r w:rsidDel="00000000" w:rsidR="00000000" w:rsidRPr="00000000">
              <w:rPr>
                <w:sz w:val="20"/>
                <w:szCs w:val="20"/>
                <w:highlight w:val="white"/>
                <w:rtl w:val="0"/>
              </w:rPr>
              <w:t xml:space="preserve">Count of volt SOC units.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A0">
            <w:pPr>
              <w:rPr>
                <w:sz w:val="20"/>
                <w:szCs w:val="20"/>
                <w:highlight w:val="white"/>
              </w:rPr>
            </w:pPr>
            <w:r w:rsidDel="00000000" w:rsidR="00000000" w:rsidRPr="00000000">
              <w:rPr>
                <w:sz w:val="20"/>
                <w:szCs w:val="20"/>
                <w:highlight w:val="white"/>
                <w:rtl w:val="0"/>
              </w:rPr>
              <w:t xml:space="preserve">Harness Variant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A1">
            <w:pPr>
              <w:rPr>
                <w:sz w:val="20"/>
                <w:szCs w:val="20"/>
                <w:highlight w:val="white"/>
              </w:rPr>
            </w:pPr>
            <w:r w:rsidDel="00000000" w:rsidR="00000000" w:rsidRPr="00000000">
              <w:rPr>
                <w:sz w:val="20"/>
                <w:szCs w:val="20"/>
                <w:highlight w:val="white"/>
                <w:rtl w:val="0"/>
              </w:rPr>
              <w:t xml:space="preserve">Dropdown: Type A / B / C / None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A2">
            <w:pPr>
              <w:rPr>
                <w:sz w:val="20"/>
                <w:szCs w:val="20"/>
                <w:highlight w:val="white"/>
              </w:rPr>
            </w:pPr>
            <w:r w:rsidDel="00000000" w:rsidR="00000000" w:rsidRPr="00000000">
              <w:rPr>
                <w:sz w:val="20"/>
                <w:szCs w:val="20"/>
                <w:highlight w:val="white"/>
                <w:rtl w:val="0"/>
              </w:rPr>
              <w:t xml:space="preserve">Only one variant selectable per lead.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A3">
            <w:pPr>
              <w:rPr>
                <w:sz w:val="20"/>
                <w:szCs w:val="20"/>
                <w:highlight w:val="white"/>
              </w:rPr>
            </w:pPr>
            <w:r w:rsidDel="00000000" w:rsidR="00000000" w:rsidRPr="00000000">
              <w:rPr>
                <w:sz w:val="20"/>
                <w:szCs w:val="20"/>
                <w:highlight w:val="white"/>
                <w:rtl w:val="0"/>
              </w:rPr>
              <w:t xml:space="preserve">Additional Accessories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A4">
            <w:pPr>
              <w:rPr>
                <w:sz w:val="20"/>
                <w:szCs w:val="20"/>
                <w:highlight w:val="white"/>
              </w:rPr>
            </w:pPr>
            <w:r w:rsidDel="00000000" w:rsidR="00000000" w:rsidRPr="00000000">
              <w:rPr>
                <w:sz w:val="20"/>
                <w:szCs w:val="20"/>
                <w:highlight w:val="white"/>
                <w:rtl w:val="0"/>
              </w:rPr>
              <w:t xml:space="preserve">Free multi-select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A5">
            <w:pPr>
              <w:rPr>
                <w:sz w:val="20"/>
                <w:szCs w:val="20"/>
                <w:highlight w:val="white"/>
              </w:rPr>
            </w:pPr>
            <w:r w:rsidDel="00000000" w:rsidR="00000000" w:rsidRPr="00000000">
              <w:rPr>
                <w:sz w:val="20"/>
                <w:szCs w:val="20"/>
                <w:highlight w:val="white"/>
                <w:rtl w:val="0"/>
              </w:rPr>
              <w:t xml:space="preserve">Other items from dealer's paraphernalia inventory. Shown dynamically from backend.</w:t>
            </w:r>
          </w:p>
        </w:tc>
      </w:tr>
    </w:tbl>
    <w:p w:rsidR="00000000" w:rsidDel="00000000" w:rsidP="00000000" w:rsidRDefault="00000000" w:rsidRPr="00000000" w14:paraId="00000EA6">
      <w:pPr>
        <w:rPr>
          <w:b w:val="1"/>
          <w:bCs w:val="1"/>
          <w:color w:val="1b7a8a"/>
          <w:sz w:val="28"/>
          <w:szCs w:val="28"/>
          <w:shd w:fill="c9daf8" w:val="clear"/>
        </w:rPr>
      </w:pPr>
      <w:r w:rsidDel="00000000" w:rsidR="00000000" w:rsidRPr="00000000">
        <w:rPr>
          <w:rtl w:val="0"/>
        </w:rPr>
      </w:r>
    </w:p>
    <w:tbl>
      <w:tblPr>
        <w:tblStyle w:val="Table9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48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EA7">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GET /api/inventory/dealer/:dealerId/paraphernalia</w:t>
            </w:r>
          </w:p>
          <w:p w:rsidR="00000000" w:rsidDel="00000000" w:rsidP="00000000" w:rsidRDefault="00000000" w:rsidRPr="00000000" w14:paraId="00000EA8">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?category=3W</w:t>
            </w:r>
          </w:p>
          <w:p w:rsidR="00000000" w:rsidDel="00000000" w:rsidP="00000000" w:rsidRDefault="00000000" w:rsidRPr="00000000" w14:paraId="00000EA9">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0EAA">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Response: [{ item: "digital_soc", label: "Digital SOC", available_qty: 12 },</w:t>
            </w:r>
          </w:p>
          <w:p w:rsidR="00000000" w:rsidDel="00000000" w:rsidP="00000000" w:rsidRDefault="00000000" w:rsidRPr="00000000" w14:paraId="00000EAB">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 item: "volt_soc",    label: "Volt SOC",    available_qty: 5  },</w:t>
            </w:r>
          </w:p>
          <w:p w:rsidR="00000000" w:rsidDel="00000000" w:rsidP="00000000" w:rsidRDefault="00000000" w:rsidRPr="00000000" w14:paraId="00000EAC">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 item: "harness",     label: "Harness",     variants: ["A","B","C"] }]</w:t>
            </w:r>
          </w:p>
        </w:tc>
      </w:tr>
    </w:tbl>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hd w:fill="c9daf8" w:val="clear"/>
        </w:rPr>
      </w:pPr>
      <w:r w:rsidDel="00000000" w:rsidR="00000000" w:rsidRPr="00000000">
        <w:rPr>
          <w:b w:val="1"/>
          <w:bCs w:val="1"/>
          <w:color w:val="1b7a8a"/>
          <w:shd w:fill="c9daf8" w:val="clear"/>
          <w:rtl w:val="0"/>
        </w:rPr>
        <w:t xml:space="preserve">SECTION E — PRICING &amp; MARGIN</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z w:val="28"/>
          <w:szCs w:val="28"/>
          <w:shd w:fill="c9daf8" w:val="clear"/>
          <w:rtl w:val="0"/>
        </w:rPr>
        <w:t xml:space="preserve">Price Calculation</w:t>
      </w:r>
    </w:p>
    <w:p w:rsidR="00000000" w:rsidDel="00000000" w:rsidP="00000000" w:rsidRDefault="00000000" w:rsidRPr="00000000" w14:paraId="00000EB0">
      <w:pPr>
        <w:spacing w:after="60" w:before="60" w:lineRule="auto"/>
        <w:rPr>
          <w:sz w:val="20"/>
          <w:szCs w:val="20"/>
          <w:highlight w:val="white"/>
        </w:rPr>
      </w:pPr>
      <w:r w:rsidDel="00000000" w:rsidR="00000000" w:rsidRPr="00000000">
        <w:rPr>
          <w:sz w:val="20"/>
          <w:szCs w:val="20"/>
          <w:highlight w:val="white"/>
          <w:rtl w:val="0"/>
        </w:rPr>
        <w:t xml:space="preserve">All base prices are system-controlled. The dealer enters only their margin. The system calculates and displays the final price in real-time.</w:t>
      </w:r>
    </w:p>
    <w:p w:rsidR="00000000" w:rsidDel="00000000" w:rsidP="00000000" w:rsidRDefault="00000000" w:rsidRPr="00000000" w14:paraId="00000EB1">
      <w:pPr>
        <w:spacing w:after="60" w:before="60" w:lineRule="auto"/>
        <w:rPr>
          <w:sz w:val="20"/>
          <w:szCs w:val="20"/>
          <w:highlight w:val="white"/>
        </w:rPr>
      </w:pPr>
      <w:r w:rsidDel="00000000" w:rsidR="00000000" w:rsidRPr="00000000">
        <w:rPr>
          <w:rtl w:val="0"/>
        </w:rPr>
      </w:r>
    </w:p>
    <w:tbl>
      <w:tblPr>
        <w:tblStyle w:val="Table9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40"/>
        <w:gridCol w:w="3000"/>
        <w:gridCol w:w="3105"/>
        <w:tblGridChange w:id="0">
          <w:tblGrid>
            <w:gridCol w:w="3240"/>
            <w:gridCol w:w="3000"/>
            <w:gridCol w:w="310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0EB2">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Component</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0EB3">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Source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0EB4">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Editable?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B5">
            <w:pPr>
              <w:rPr>
                <w:sz w:val="20"/>
                <w:szCs w:val="20"/>
                <w:highlight w:val="white"/>
              </w:rPr>
            </w:pPr>
            <w:r w:rsidDel="00000000" w:rsidR="00000000" w:rsidRPr="00000000">
              <w:rPr>
                <w:sz w:val="20"/>
                <w:szCs w:val="20"/>
                <w:highlight w:val="white"/>
                <w:rtl w:val="0"/>
              </w:rPr>
              <w:t xml:space="preserve">Battery Base Price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B6">
            <w:pPr>
              <w:rPr>
                <w:sz w:val="20"/>
                <w:szCs w:val="20"/>
                <w:highlight w:val="white"/>
              </w:rPr>
            </w:pPr>
            <w:r w:rsidDel="00000000" w:rsidR="00000000" w:rsidRPr="00000000">
              <w:rPr>
                <w:sz w:val="20"/>
                <w:szCs w:val="20"/>
                <w:highlight w:val="white"/>
                <w:rtl w:val="0"/>
              </w:rPr>
              <w:t xml:space="preserve">Dealer Inventory master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B7">
            <w:pPr>
              <w:rPr>
                <w:sz w:val="20"/>
                <w:szCs w:val="20"/>
                <w:highlight w:val="white"/>
              </w:rPr>
            </w:pPr>
            <w:r w:rsidDel="00000000" w:rsidR="00000000" w:rsidRPr="00000000">
              <w:rPr>
                <w:sz w:val="20"/>
                <w:szCs w:val="20"/>
                <w:highlight w:val="white"/>
                <w:rtl w:val="0"/>
              </w:rPr>
              <w:t xml:space="preserve">No — system controlled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B8">
            <w:pPr>
              <w:rPr>
                <w:sz w:val="20"/>
                <w:szCs w:val="20"/>
                <w:highlight w:val="white"/>
              </w:rPr>
            </w:pPr>
            <w:r w:rsidDel="00000000" w:rsidR="00000000" w:rsidRPr="00000000">
              <w:rPr>
                <w:sz w:val="20"/>
                <w:szCs w:val="20"/>
                <w:highlight w:val="white"/>
                <w:rtl w:val="0"/>
              </w:rPr>
              <w:t xml:space="preserve">Charger Price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B9">
            <w:pPr>
              <w:rPr>
                <w:sz w:val="20"/>
                <w:szCs w:val="20"/>
                <w:highlight w:val="white"/>
              </w:rPr>
            </w:pPr>
            <w:r w:rsidDel="00000000" w:rsidR="00000000" w:rsidRPr="00000000">
              <w:rPr>
                <w:sz w:val="20"/>
                <w:szCs w:val="20"/>
                <w:highlight w:val="white"/>
                <w:rtl w:val="0"/>
              </w:rPr>
              <w:t xml:space="preserve">Dealer Inventory master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BA">
            <w:pPr>
              <w:rPr>
                <w:sz w:val="20"/>
                <w:szCs w:val="20"/>
                <w:highlight w:val="white"/>
              </w:rPr>
            </w:pPr>
            <w:r w:rsidDel="00000000" w:rsidR="00000000" w:rsidRPr="00000000">
              <w:rPr>
                <w:sz w:val="20"/>
                <w:szCs w:val="20"/>
                <w:highlight w:val="white"/>
                <w:rtl w:val="0"/>
              </w:rPr>
              <w:t xml:space="preserve">No — system controlled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BB">
            <w:pPr>
              <w:rPr>
                <w:sz w:val="20"/>
                <w:szCs w:val="20"/>
                <w:highlight w:val="white"/>
              </w:rPr>
            </w:pPr>
            <w:r w:rsidDel="00000000" w:rsidR="00000000" w:rsidRPr="00000000">
              <w:rPr>
                <w:sz w:val="20"/>
                <w:szCs w:val="20"/>
                <w:highlight w:val="white"/>
                <w:rtl w:val="0"/>
              </w:rPr>
              <w:t xml:space="preserve">Paraphernalia Cost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BC">
            <w:pPr>
              <w:rPr>
                <w:sz w:val="20"/>
                <w:szCs w:val="20"/>
                <w:highlight w:val="white"/>
              </w:rPr>
            </w:pPr>
            <w:r w:rsidDel="00000000" w:rsidR="00000000" w:rsidRPr="00000000">
              <w:rPr>
                <w:sz w:val="20"/>
                <w:szCs w:val="20"/>
                <w:highlight w:val="white"/>
                <w:rtl w:val="0"/>
              </w:rPr>
              <w:t xml:space="preserve">Dealer Inventory master (Sum of selected items)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BD">
            <w:pPr>
              <w:rPr>
                <w:sz w:val="20"/>
                <w:szCs w:val="20"/>
                <w:highlight w:val="white"/>
              </w:rPr>
            </w:pPr>
            <w:r w:rsidDel="00000000" w:rsidR="00000000" w:rsidRPr="00000000">
              <w:rPr>
                <w:sz w:val="20"/>
                <w:szCs w:val="20"/>
                <w:highlight w:val="white"/>
                <w:rtl w:val="0"/>
              </w:rPr>
              <w:t xml:space="preserve">No — system controlled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BE">
            <w:pPr>
              <w:rPr>
                <w:sz w:val="20"/>
                <w:szCs w:val="20"/>
                <w:highlight w:val="white"/>
              </w:rPr>
            </w:pPr>
            <w:r w:rsidDel="00000000" w:rsidR="00000000" w:rsidRPr="00000000">
              <w:rPr>
                <w:sz w:val="20"/>
                <w:szCs w:val="20"/>
                <w:highlight w:val="white"/>
                <w:rtl w:val="0"/>
              </w:rPr>
              <w:t xml:space="preserve">Dealer Margin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BF">
            <w:pPr>
              <w:rPr>
                <w:sz w:val="20"/>
                <w:szCs w:val="20"/>
                <w:highlight w:val="white"/>
              </w:rPr>
            </w:pPr>
            <w:r w:rsidDel="00000000" w:rsidR="00000000" w:rsidRPr="00000000">
              <w:rPr>
                <w:sz w:val="20"/>
                <w:szCs w:val="20"/>
                <w:highlight w:val="white"/>
                <w:rtl w:val="0"/>
              </w:rPr>
              <w:t xml:space="preserve">Dealer input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C0">
            <w:pPr>
              <w:rPr>
                <w:sz w:val="20"/>
                <w:szCs w:val="20"/>
                <w:highlight w:val="white"/>
              </w:rPr>
            </w:pPr>
            <w:r w:rsidDel="00000000" w:rsidR="00000000" w:rsidRPr="00000000">
              <w:rPr>
                <w:sz w:val="20"/>
                <w:szCs w:val="20"/>
                <w:highlight w:val="white"/>
                <w:rtl w:val="0"/>
              </w:rPr>
              <w:t xml:space="preserve">Yes — free numeric input</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C1">
            <w:pPr>
              <w:rPr>
                <w:sz w:val="20"/>
                <w:szCs w:val="20"/>
                <w:highlight w:val="white"/>
              </w:rPr>
            </w:pPr>
            <w:r w:rsidDel="00000000" w:rsidR="00000000" w:rsidRPr="00000000">
              <w:rPr>
                <w:sz w:val="20"/>
                <w:szCs w:val="20"/>
                <w:highlight w:val="white"/>
                <w:rtl w:val="0"/>
              </w:rPr>
              <w:t xml:space="preserve">Final Price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C2">
            <w:pPr>
              <w:rPr>
                <w:sz w:val="20"/>
                <w:szCs w:val="20"/>
                <w:highlight w:val="white"/>
              </w:rPr>
            </w:pPr>
            <w:r w:rsidDel="00000000" w:rsidR="00000000" w:rsidRPr="00000000">
              <w:rPr>
                <w:sz w:val="20"/>
                <w:szCs w:val="20"/>
                <w:highlight w:val="white"/>
                <w:rtl w:val="0"/>
              </w:rPr>
              <w:t xml:space="preserve">Sum of all above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C3">
            <w:pPr>
              <w:rPr>
                <w:sz w:val="20"/>
                <w:szCs w:val="20"/>
                <w:highlight w:val="white"/>
              </w:rPr>
            </w:pPr>
            <w:r w:rsidDel="00000000" w:rsidR="00000000" w:rsidRPr="00000000">
              <w:rPr>
                <w:sz w:val="20"/>
                <w:szCs w:val="20"/>
                <w:highlight w:val="white"/>
                <w:rtl w:val="0"/>
              </w:rPr>
              <w:t xml:space="preserve">No — auto-calculated. Read-only display.</w:t>
            </w:r>
          </w:p>
        </w:tc>
      </w:tr>
    </w:tbl>
    <w:p w:rsidR="00000000" w:rsidDel="00000000" w:rsidP="00000000" w:rsidRDefault="00000000" w:rsidRPr="00000000" w14:paraId="00000EC4">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hd w:fill="c9daf8" w:val="clear"/>
        </w:rPr>
      </w:pPr>
      <w:r w:rsidDel="00000000" w:rsidR="00000000" w:rsidRPr="00000000">
        <w:rPr>
          <w:b w:val="1"/>
          <w:bCs w:val="1"/>
          <w:color w:val="1b7a8a"/>
          <w:shd w:fill="c9daf8" w:val="clear"/>
          <w:rtl w:val="0"/>
        </w:rPr>
        <w:t xml:space="preserve">SECTION F — SUBMISSION</w:t>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z w:val="28"/>
          <w:szCs w:val="28"/>
          <w:shd w:fill="c9daf8" w:val="clear"/>
          <w:rtl w:val="0"/>
        </w:rPr>
        <w:t xml:space="preserve">Submission — Finance vs Cash Paths</w:t>
      </w:r>
    </w:p>
    <w:p w:rsidR="00000000" w:rsidDel="00000000" w:rsidP="00000000" w:rsidRDefault="00000000" w:rsidRPr="00000000" w14:paraId="00000EC7">
      <w:pPr>
        <w:spacing w:after="60" w:before="60" w:lineRule="auto"/>
        <w:rPr>
          <w:sz w:val="20"/>
          <w:szCs w:val="20"/>
          <w:highlight w:val="white"/>
        </w:rPr>
      </w:pPr>
      <w:r w:rsidDel="00000000" w:rsidR="00000000" w:rsidRPr="00000000">
        <w:rPr>
          <w:sz w:val="20"/>
          <w:szCs w:val="20"/>
          <w:highlight w:val="white"/>
          <w:rtl w:val="0"/>
        </w:rPr>
        <w:t xml:space="preserve">The submit action diverges based on payment_method. For finance leads, the dealer submits for admin final approval. For cash leads, there is no admin approval step — the dealer confirms the sale directly, which immediately marks inventory as sold and triggers warranty.</w:t>
      </w:r>
    </w:p>
    <w:p w:rsidR="00000000" w:rsidDel="00000000" w:rsidP="00000000" w:rsidRDefault="00000000" w:rsidRPr="00000000" w14:paraId="00000EC8">
      <w:pPr>
        <w:rPr>
          <w:b w:val="1"/>
          <w:bCs w:val="1"/>
          <w:color w:val="1e7e34"/>
          <w:sz w:val="20"/>
          <w:szCs w:val="20"/>
          <w:highlight w:val="white"/>
        </w:rPr>
      </w:pPr>
      <w:r w:rsidDel="00000000" w:rsidR="00000000" w:rsidRPr="00000000">
        <w:rPr>
          <w:rtl w:val="0"/>
        </w:rPr>
      </w:r>
    </w:p>
    <w:p w:rsidR="00000000" w:rsidDel="00000000" w:rsidP="00000000" w:rsidRDefault="00000000" w:rsidRPr="00000000" w14:paraId="00000EC9">
      <w:pPr>
        <w:rPr>
          <w:b w:val="1"/>
          <w:bCs w:val="1"/>
          <w:color w:val="1e7e34"/>
          <w:sz w:val="20"/>
          <w:szCs w:val="20"/>
          <w:highlight w:val="white"/>
        </w:rPr>
      </w:pPr>
      <w:r w:rsidDel="00000000" w:rsidR="00000000" w:rsidRPr="00000000">
        <w:rPr>
          <w:rtl w:val="0"/>
        </w:rPr>
      </w:r>
    </w:p>
    <w:p w:rsidR="00000000" w:rsidDel="00000000" w:rsidP="00000000" w:rsidRDefault="00000000" w:rsidRPr="00000000" w14:paraId="00000ECA">
      <w:pPr>
        <w:rPr>
          <w:b w:val="1"/>
          <w:bCs w:val="1"/>
          <w:color w:val="1e7e34"/>
          <w:sz w:val="20"/>
          <w:szCs w:val="20"/>
          <w:highlight w:val="white"/>
        </w:rPr>
      </w:pPr>
      <w:r w:rsidDel="00000000" w:rsidR="00000000" w:rsidRPr="00000000">
        <w:rPr>
          <w:b w:val="1"/>
          <w:bCs w:val="1"/>
          <w:color w:val="1e7e34"/>
          <w:sz w:val="20"/>
          <w:szCs w:val="20"/>
          <w:highlight w:val="white"/>
          <w:rtl w:val="0"/>
        </w:rPr>
        <w:t xml:space="preserve">Key Rule — Cash Flow</w:t>
      </w:r>
    </w:p>
    <w:p w:rsidR="00000000" w:rsidDel="00000000" w:rsidP="00000000" w:rsidRDefault="00000000" w:rsidRPr="00000000" w14:paraId="00000ECB">
      <w:pPr>
        <w:spacing w:after="60" w:before="60" w:lineRule="auto"/>
        <w:rPr>
          <w:sz w:val="20"/>
          <w:szCs w:val="20"/>
          <w:highlight w:val="white"/>
        </w:rPr>
      </w:pPr>
      <w:r w:rsidDel="00000000" w:rsidR="00000000" w:rsidRPr="00000000">
        <w:rPr>
          <w:sz w:val="19"/>
          <w:szCs w:val="19"/>
          <w:highlight w:val="white"/>
          <w:rtl w:val="0"/>
        </w:rPr>
        <w:t xml:space="preserve">In a cash transaction, the dealer is the sole authorising party. After confirming the sale, the system immediately moves inventory to 'sold', creates the warranty record, and opens post-sales service tracking — without any admin queue or approval wait.</w:t>
      </w:r>
      <w:r w:rsidDel="00000000" w:rsidR="00000000" w:rsidRPr="00000000">
        <w:rPr>
          <w:rtl w:val="0"/>
        </w:rPr>
      </w:r>
    </w:p>
    <w:p w:rsidR="00000000" w:rsidDel="00000000" w:rsidP="00000000" w:rsidRDefault="00000000" w:rsidRPr="00000000" w14:paraId="00000ECC">
      <w:pPr>
        <w:pStyle w:val="Heading3"/>
        <w:keepNext w:val="0"/>
        <w:keepLines w:val="0"/>
        <w:spacing w:before="200" w:lineRule="auto"/>
        <w:rPr>
          <w:b w:val="1"/>
          <w:bCs w:val="1"/>
          <w:color w:val="1f497d"/>
          <w:sz w:val="24"/>
          <w:szCs w:val="24"/>
          <w:shd w:fill="c9daf8" w:val="clear"/>
        </w:rPr>
      </w:pPr>
      <w:bookmarkStart w:colFirst="0" w:colLast="0" w:name="_v5cqrq5axqbx" w:id="67"/>
      <w:bookmarkEnd w:id="67"/>
      <w:r w:rsidDel="00000000" w:rsidR="00000000" w:rsidRPr="00000000">
        <w:rPr>
          <w:b w:val="1"/>
          <w:bCs w:val="1"/>
          <w:color w:val="1f497d"/>
          <w:sz w:val="24"/>
          <w:szCs w:val="24"/>
          <w:shd w:fill="c9daf8" w:val="clear"/>
          <w:rtl w:val="0"/>
        </w:rPr>
        <w:t xml:space="preserve">Submit / Confirm Button Label — Conditional</w:t>
      </w:r>
    </w:p>
    <w:p w:rsidR="00000000" w:rsidDel="00000000" w:rsidP="00000000" w:rsidRDefault="00000000" w:rsidRPr="00000000" w14:paraId="00000ECD">
      <w:pPr>
        <w:rPr>
          <w:b w:val="1"/>
          <w:bCs w:val="1"/>
          <w:color w:val="1b7a8a"/>
          <w:sz w:val="28"/>
          <w:szCs w:val="28"/>
          <w:shd w:fill="c9daf8" w:val="clear"/>
        </w:rPr>
      </w:pPr>
      <w:r w:rsidDel="00000000" w:rsidR="00000000" w:rsidRPr="00000000">
        <w:rPr>
          <w:rtl w:val="0"/>
        </w:rPr>
      </w:r>
    </w:p>
    <w:tbl>
      <w:tblPr>
        <w:tblStyle w:val="Table9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65"/>
        <w:gridCol w:w="2895"/>
        <w:gridCol w:w="3585"/>
        <w:tblGridChange w:id="0">
          <w:tblGrid>
            <w:gridCol w:w="2865"/>
            <w:gridCol w:w="2895"/>
            <w:gridCol w:w="358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CE">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Payment Mode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CF">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Button Label</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ED0">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What Happens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D1">
            <w:pPr>
              <w:rPr>
                <w:sz w:val="20"/>
                <w:szCs w:val="20"/>
                <w:highlight w:val="white"/>
              </w:rPr>
            </w:pPr>
            <w:r w:rsidDel="00000000" w:rsidR="00000000" w:rsidRPr="00000000">
              <w:rPr>
                <w:sz w:val="20"/>
                <w:szCs w:val="20"/>
                <w:highlight w:val="white"/>
                <w:rtl w:val="0"/>
              </w:rPr>
              <w:t xml:space="preserve">Finance / Dealer Finance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D2">
            <w:pPr>
              <w:rPr>
                <w:sz w:val="20"/>
                <w:szCs w:val="20"/>
                <w:highlight w:val="white"/>
              </w:rPr>
            </w:pPr>
            <w:r w:rsidDel="00000000" w:rsidR="00000000" w:rsidRPr="00000000">
              <w:rPr>
                <w:sz w:val="20"/>
                <w:szCs w:val="20"/>
                <w:highlight w:val="white"/>
                <w:rtl w:val="0"/>
              </w:rPr>
              <w:t xml:space="preserve">Submit for Final Approval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D3">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Inventory reserved. Lead → pending_final_approval. Admin approval queue triggered.</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D4">
            <w:pPr>
              <w:rPr>
                <w:sz w:val="20"/>
                <w:szCs w:val="20"/>
                <w:highlight w:val="white"/>
              </w:rPr>
            </w:pPr>
            <w:r w:rsidDel="00000000" w:rsidR="00000000" w:rsidRPr="00000000">
              <w:rPr>
                <w:sz w:val="20"/>
                <w:szCs w:val="20"/>
                <w:highlight w:val="white"/>
                <w:rtl w:val="0"/>
              </w:rPr>
              <w:t xml:space="preserve">Cash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D5">
            <w:pPr>
              <w:rPr>
                <w:sz w:val="20"/>
                <w:szCs w:val="20"/>
                <w:highlight w:val="white"/>
              </w:rPr>
            </w:pPr>
            <w:r w:rsidDel="00000000" w:rsidR="00000000" w:rsidRPr="00000000">
              <w:rPr>
                <w:sz w:val="20"/>
                <w:szCs w:val="20"/>
                <w:highlight w:val="white"/>
                <w:rtl w:val="0"/>
              </w:rPr>
              <w:t xml:space="preserve">Confirm Sale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ED6">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Dealer sees confirmation modal. On confirm: inventory → sold, warranty created, post-sales service activated. No admin step.</w:t>
            </w:r>
          </w:p>
        </w:tc>
      </w:tr>
    </w:tbl>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0ED8">
      <w:pPr>
        <w:pStyle w:val="Heading3"/>
        <w:keepNext w:val="0"/>
        <w:keepLines w:val="0"/>
        <w:spacing w:before="200" w:lineRule="auto"/>
        <w:rPr>
          <w:b w:val="1"/>
          <w:bCs w:val="1"/>
          <w:color w:val="1f497d"/>
          <w:sz w:val="24"/>
          <w:szCs w:val="24"/>
          <w:shd w:fill="c9daf8" w:val="clear"/>
        </w:rPr>
      </w:pPr>
      <w:bookmarkStart w:colFirst="0" w:colLast="0" w:name="_vex0dva5yvms" w:id="68"/>
      <w:bookmarkEnd w:id="68"/>
      <w:r w:rsidDel="00000000" w:rsidR="00000000" w:rsidRPr="00000000">
        <w:rPr>
          <w:b w:val="1"/>
          <w:bCs w:val="1"/>
          <w:color w:val="1f497d"/>
          <w:sz w:val="24"/>
          <w:szCs w:val="24"/>
          <w:shd w:fill="c9daf8" w:val="clear"/>
          <w:rtl w:val="0"/>
        </w:rPr>
        <w:t xml:space="preserve">Dealer Confirmation Modal — Cash Only</w:t>
      </w:r>
    </w:p>
    <w:p w:rsidR="00000000" w:rsidDel="00000000" w:rsidP="00000000" w:rsidRDefault="00000000" w:rsidRPr="00000000" w14:paraId="00000ED9">
      <w:pPr>
        <w:spacing w:after="60" w:before="60" w:lineRule="auto"/>
        <w:rPr>
          <w:sz w:val="19"/>
          <w:szCs w:val="19"/>
          <w:highlight w:val="white"/>
        </w:rPr>
      </w:pPr>
      <w:r w:rsidDel="00000000" w:rsidR="00000000" w:rsidRPr="00000000">
        <w:rPr>
          <w:sz w:val="19"/>
          <w:szCs w:val="19"/>
          <w:highlight w:val="white"/>
          <w:rtl w:val="0"/>
        </w:rPr>
        <w:t xml:space="preserve">When dealer clicks 'Confirm Sale', a modal appears before any backend action:</w:t>
      </w:r>
    </w:p>
    <w:p w:rsidR="00000000" w:rsidDel="00000000" w:rsidP="00000000" w:rsidRDefault="00000000" w:rsidRPr="00000000" w14:paraId="00000EDA">
      <w:pPr>
        <w:spacing w:after="60" w:before="60" w:lineRule="auto"/>
        <w:rPr>
          <w:sz w:val="19"/>
          <w:szCs w:val="19"/>
          <w:highlight w:val="white"/>
        </w:rPr>
      </w:pPr>
      <w:r w:rsidDel="00000000" w:rsidR="00000000" w:rsidRPr="00000000">
        <w:rPr>
          <w:rtl w:val="0"/>
        </w:rPr>
      </w:r>
    </w:p>
    <w:tbl>
      <w:tblPr>
        <w:tblStyle w:val="Table10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2145" w:hRule="atLeast"/>
          <w:tblHeader w:val="0"/>
        </w:trPr>
        <w:tc>
          <w:tcPr>
            <w:tcBorders>
              <w:top w:color="cccccc" w:space="0" w:sz="8" w:val="single"/>
              <w:left w:color="cccccc" w:space="0" w:sz="8" w:val="single"/>
              <w:bottom w:color="cccccc" w:space="0" w:sz="8" w:val="single"/>
              <w:right w:color="cccccc" w:space="0" w:sz="8" w:val="single"/>
            </w:tcBorders>
            <w:shd w:fill="d4edda" w:val="clear"/>
            <w:tcMar>
              <w:top w:w="120.0" w:type="dxa"/>
              <w:left w:w="160.0" w:type="dxa"/>
              <w:bottom w:w="120.0" w:type="dxa"/>
              <w:right w:w="160.0" w:type="dxa"/>
            </w:tcMar>
            <w:vAlign w:val="top"/>
          </w:tcPr>
          <w:p w:rsidR="00000000" w:rsidDel="00000000" w:rsidP="00000000" w:rsidRDefault="00000000" w:rsidRPr="00000000" w14:paraId="00000EDB">
            <w:pPr>
              <w:rPr>
                <w:b w:val="1"/>
                <w:bCs w:val="1"/>
                <w:color w:val="1e7e34"/>
                <w:highlight w:val="white"/>
              </w:rPr>
            </w:pPr>
            <w:r w:rsidDel="00000000" w:rsidR="00000000" w:rsidRPr="00000000">
              <w:rPr>
                <w:rFonts w:ascii="Arial Unicode MS" w:cs="Arial Unicode MS" w:eastAsia="Arial Unicode MS" w:hAnsi="Arial Unicode MS"/>
                <w:b w:val="1"/>
                <w:bCs w:val="1"/>
                <w:color w:val="1e7e34"/>
                <w:highlight w:val="white"/>
                <w:rtl w:val="0"/>
              </w:rPr>
              <w:t xml:space="preserve">✅ Confirm Sale — Are you sure?</w:t>
            </w:r>
          </w:p>
          <w:p w:rsidR="00000000" w:rsidDel="00000000" w:rsidP="00000000" w:rsidRDefault="00000000" w:rsidRPr="00000000" w14:paraId="00000EDC">
            <w:pPr>
              <w:spacing w:before="80" w:lineRule="auto"/>
              <w:rPr>
                <w:sz w:val="19"/>
                <w:szCs w:val="19"/>
                <w:highlight w:val="white"/>
              </w:rPr>
            </w:pPr>
            <w:r w:rsidDel="00000000" w:rsidR="00000000" w:rsidRPr="00000000">
              <w:rPr>
                <w:sz w:val="19"/>
                <w:szCs w:val="19"/>
                <w:highlight w:val="white"/>
                <w:rtl w:val="0"/>
              </w:rPr>
              <w:t xml:space="preserve">Customer:    Vijay Sharma</w:t>
            </w:r>
          </w:p>
          <w:p w:rsidR="00000000" w:rsidDel="00000000" w:rsidP="00000000" w:rsidRDefault="00000000" w:rsidRPr="00000000" w14:paraId="00000EDD">
            <w:pPr>
              <w:rPr>
                <w:sz w:val="19"/>
                <w:szCs w:val="19"/>
                <w:highlight w:val="white"/>
              </w:rPr>
            </w:pPr>
            <w:r w:rsidDel="00000000" w:rsidR="00000000" w:rsidRPr="00000000">
              <w:rPr>
                <w:sz w:val="19"/>
                <w:szCs w:val="19"/>
                <w:highlight w:val="white"/>
                <w:rtl w:val="0"/>
              </w:rPr>
              <w:t xml:space="preserve">Battery:     BAT12345 | Model XYZ | Age: 45 days | SOC: 78%</w:t>
            </w:r>
          </w:p>
          <w:p w:rsidR="00000000" w:rsidDel="00000000" w:rsidP="00000000" w:rsidRDefault="00000000" w:rsidRPr="00000000" w14:paraId="00000EDE">
            <w:pPr>
              <w:rPr>
                <w:sz w:val="19"/>
                <w:szCs w:val="19"/>
                <w:highlight w:val="white"/>
              </w:rPr>
            </w:pPr>
            <w:r w:rsidDel="00000000" w:rsidR="00000000" w:rsidRPr="00000000">
              <w:rPr>
                <w:sz w:val="19"/>
                <w:szCs w:val="19"/>
                <w:highlight w:val="white"/>
                <w:rtl w:val="0"/>
              </w:rPr>
              <w:t xml:space="preserve">Charger:     CHR98765</w:t>
            </w:r>
          </w:p>
          <w:p w:rsidR="00000000" w:rsidDel="00000000" w:rsidP="00000000" w:rsidRDefault="00000000" w:rsidRPr="00000000" w14:paraId="00000EDF">
            <w:pPr>
              <w:rPr>
                <w:sz w:val="19"/>
                <w:szCs w:val="19"/>
                <w:highlight w:val="white"/>
              </w:rPr>
            </w:pPr>
            <w:r w:rsidDel="00000000" w:rsidR="00000000" w:rsidRPr="00000000">
              <w:rPr>
                <w:sz w:val="19"/>
                <w:szCs w:val="19"/>
                <w:highlight w:val="white"/>
                <w:rtl w:val="0"/>
              </w:rPr>
              <w:t xml:space="preserve">Final Price: ₹85,000</w:t>
            </w:r>
          </w:p>
          <w:p w:rsidR="00000000" w:rsidDel="00000000" w:rsidP="00000000" w:rsidRDefault="00000000" w:rsidRPr="00000000" w14:paraId="00000EE0">
            <w:pPr>
              <w:spacing w:before="80" w:lineRule="auto"/>
              <w:rPr>
                <w:color w:val="b45309"/>
                <w:sz w:val="18"/>
                <w:szCs w:val="18"/>
                <w:highlight w:val="white"/>
              </w:rPr>
            </w:pPr>
            <w:r w:rsidDel="00000000" w:rsidR="00000000" w:rsidRPr="00000000">
              <w:rPr>
                <w:color w:val="b45309"/>
                <w:sz w:val="18"/>
                <w:szCs w:val="18"/>
                <w:highlight w:val="white"/>
                <w:rtl w:val="0"/>
              </w:rPr>
              <w:t xml:space="preserve">By confirming, inventory will be marked SOLD and warranty will be activated immediately.</w:t>
            </w:r>
          </w:p>
          <w:p w:rsidR="00000000" w:rsidDel="00000000" w:rsidP="00000000" w:rsidRDefault="00000000" w:rsidRPr="00000000" w14:paraId="00000EE1">
            <w:pPr>
              <w:spacing w:before="80" w:lineRule="auto"/>
              <w:rPr>
                <w:b w:val="1"/>
                <w:bCs w:val="1"/>
                <w:color w:val="003366"/>
                <w:sz w:val="20"/>
                <w:szCs w:val="20"/>
                <w:highlight w:val="white"/>
              </w:rPr>
            </w:pPr>
            <w:r w:rsidDel="00000000" w:rsidR="00000000" w:rsidRPr="00000000">
              <w:rPr>
                <w:rFonts w:ascii="Arial Unicode MS" w:cs="Arial Unicode MS" w:eastAsia="Arial Unicode MS" w:hAnsi="Arial Unicode MS"/>
                <w:b w:val="1"/>
                <w:bCs w:val="1"/>
                <w:color w:val="003366"/>
                <w:sz w:val="20"/>
                <w:szCs w:val="20"/>
                <w:highlight w:val="white"/>
                <w:rtl w:val="0"/>
              </w:rPr>
              <w:t xml:space="preserve">[Cancel]   [Confirm Sale →]</w:t>
            </w:r>
          </w:p>
        </w:tc>
      </w:tr>
    </w:tbl>
    <w:p w:rsidR="00000000" w:rsidDel="00000000" w:rsidP="00000000" w:rsidRDefault="00000000" w:rsidRPr="00000000" w14:paraId="00000EE2">
      <w:pPr>
        <w:pStyle w:val="Heading3"/>
        <w:keepNext w:val="0"/>
        <w:keepLines w:val="0"/>
        <w:spacing w:before="280" w:lineRule="auto"/>
        <w:rPr>
          <w:b w:val="1"/>
          <w:bCs w:val="1"/>
          <w:color w:val="000000"/>
          <w:sz w:val="26"/>
          <w:szCs w:val="26"/>
          <w:highlight w:val="white"/>
        </w:rPr>
      </w:pPr>
      <w:bookmarkStart w:colFirst="0" w:colLast="0" w:name="_t1lsp7rspvim" w:id="69"/>
      <w:bookmarkEnd w:id="69"/>
      <w:r w:rsidDel="00000000" w:rsidR="00000000" w:rsidRPr="00000000">
        <w:rPr>
          <w:b w:val="1"/>
          <w:bCs w:val="1"/>
          <w:color w:val="000000"/>
          <w:sz w:val="26"/>
          <w:szCs w:val="26"/>
          <w:highlight w:val="white"/>
          <w:rtl w:val="0"/>
        </w:rPr>
        <w:t xml:space="preserve">Submit / Confirm — Validation Requirements</w:t>
      </w:r>
    </w:p>
    <w:p w:rsidR="00000000" w:rsidDel="00000000" w:rsidP="00000000" w:rsidRDefault="00000000" w:rsidRPr="00000000" w14:paraId="00000EE3">
      <w:pPr>
        <w:spacing w:after="60" w:before="60" w:lineRule="auto"/>
        <w:rPr>
          <w:sz w:val="19"/>
          <w:szCs w:val="19"/>
          <w:highlight w:val="white"/>
        </w:rPr>
      </w:pPr>
      <w:r w:rsidDel="00000000" w:rsidR="00000000" w:rsidRPr="00000000">
        <w:rPr>
          <w:sz w:val="19"/>
          <w:szCs w:val="19"/>
          <w:highlight w:val="white"/>
          <w:rtl w:val="0"/>
        </w:rPr>
        <w:t xml:space="preserve">Both paths require the following before the button is enabled:</w:t>
      </w:r>
    </w:p>
    <w:p w:rsidR="00000000" w:rsidDel="00000000" w:rsidP="00000000" w:rsidRDefault="00000000" w:rsidRPr="00000000" w14:paraId="00000EE4">
      <w:pPr>
        <w:spacing w:after="40" w:before="40" w:lineRule="auto"/>
        <w:ind w:left="1080" w:hanging="360"/>
        <w:rPr>
          <w:sz w:val="19"/>
          <w:szCs w:val="19"/>
          <w:highlight w:val="white"/>
        </w:rPr>
      </w:pPr>
      <w:r w:rsidDel="00000000" w:rsidR="00000000" w:rsidRPr="00000000">
        <w:rPr>
          <w:sz w:val="19"/>
          <w:szCs w:val="19"/>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9"/>
          <w:szCs w:val="19"/>
          <w:highlight w:val="white"/>
          <w:rtl w:val="0"/>
        </w:rPr>
        <w:t xml:space="preserve">Battery serial selected (available, correct category)</w:t>
      </w:r>
    </w:p>
    <w:p w:rsidR="00000000" w:rsidDel="00000000" w:rsidP="00000000" w:rsidRDefault="00000000" w:rsidRPr="00000000" w14:paraId="00000EE5">
      <w:pPr>
        <w:spacing w:after="40" w:before="40" w:lineRule="auto"/>
        <w:ind w:left="1080" w:hanging="360"/>
        <w:rPr>
          <w:sz w:val="19"/>
          <w:szCs w:val="19"/>
          <w:highlight w:val="white"/>
        </w:rPr>
      </w:pPr>
      <w:r w:rsidDel="00000000" w:rsidR="00000000" w:rsidRPr="00000000">
        <w:rPr>
          <w:sz w:val="19"/>
          <w:szCs w:val="19"/>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sz w:val="19"/>
          <w:szCs w:val="19"/>
          <w:highlight w:val="white"/>
          <w:rtl w:val="0"/>
        </w:rPr>
        <w:t xml:space="preserve">Charger serial selected (available, compatible)</w:t>
      </w:r>
    </w:p>
    <w:p w:rsidR="00000000" w:rsidDel="00000000" w:rsidP="00000000" w:rsidRDefault="00000000" w:rsidRPr="00000000" w14:paraId="00000EE6">
      <w:pPr>
        <w:pStyle w:val="Heading3"/>
        <w:keepNext w:val="0"/>
        <w:keepLines w:val="0"/>
        <w:spacing w:before="200" w:lineRule="auto"/>
        <w:rPr>
          <w:b w:val="1"/>
          <w:bCs w:val="1"/>
          <w:color w:val="1f497d"/>
          <w:sz w:val="24"/>
          <w:szCs w:val="24"/>
          <w:highlight w:val="white"/>
        </w:rPr>
      </w:pPr>
      <w:bookmarkStart w:colFirst="0" w:colLast="0" w:name="_vo1xkpr3smqx" w:id="70"/>
      <w:bookmarkEnd w:id="70"/>
      <w:r w:rsidDel="00000000" w:rsidR="00000000" w:rsidRPr="00000000">
        <w:rPr>
          <w:b w:val="1"/>
          <w:bCs w:val="1"/>
          <w:color w:val="1f497d"/>
          <w:sz w:val="24"/>
          <w:szCs w:val="24"/>
          <w:shd w:fill="c9daf8" w:val="clear"/>
          <w:rtl w:val="0"/>
        </w:rPr>
        <w:t xml:space="preserve">Submit API — Finance Path</w:t>
      </w:r>
      <w:r w:rsidDel="00000000" w:rsidR="00000000" w:rsidRPr="00000000">
        <w:rPr>
          <w:rtl w:val="0"/>
        </w:rPr>
      </w:r>
    </w:p>
    <w:p w:rsidR="00000000" w:rsidDel="00000000" w:rsidP="00000000" w:rsidRDefault="00000000" w:rsidRPr="00000000" w14:paraId="00000EE7">
      <w:pPr>
        <w:spacing w:after="60" w:before="60" w:lineRule="auto"/>
        <w:rPr>
          <w:sz w:val="19"/>
          <w:szCs w:val="19"/>
          <w:highlight w:val="white"/>
        </w:rPr>
      </w:pPr>
      <w:r w:rsidDel="00000000" w:rsidR="00000000" w:rsidRPr="00000000">
        <w:rPr>
          <w:rtl w:val="0"/>
        </w:rPr>
      </w:r>
    </w:p>
    <w:tbl>
      <w:tblPr>
        <w:tblStyle w:val="Table10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496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EE8">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POST /api/lead/:leadId/submit-product-selection</w:t>
            </w:r>
          </w:p>
          <w:p w:rsidR="00000000" w:rsidDel="00000000" w:rsidP="00000000" w:rsidRDefault="00000000" w:rsidRPr="00000000" w14:paraId="00000EE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Used for: Finance | Dealer Finance</w:t>
            </w:r>
          </w:p>
          <w:p w:rsidR="00000000" w:rsidDel="00000000" w:rsidP="00000000" w:rsidRDefault="00000000" w:rsidRPr="00000000" w14:paraId="00000EEA">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EEB">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Request:</w:t>
            </w:r>
          </w:p>
          <w:p w:rsidR="00000000" w:rsidDel="00000000" w:rsidP="00000000" w:rsidRDefault="00000000" w:rsidRPr="00000000" w14:paraId="00000EEC">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"batterySerial":  "BAT12345",</w:t>
            </w:r>
          </w:p>
          <w:p w:rsidR="00000000" w:rsidDel="00000000" w:rsidP="00000000" w:rsidRDefault="00000000" w:rsidRPr="00000000" w14:paraId="00000EED">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"chargerSerial":  "CHR98765",</w:t>
            </w:r>
          </w:p>
          <w:p w:rsidR="00000000" w:rsidDel="00000000" w:rsidP="00000000" w:rsidRDefault="00000000" w:rsidRPr="00000000" w14:paraId="00000EEE">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"paraphernalia":  { "digital_soc": 2, "volt_soc": 0, "harness": "type_b" },</w:t>
            </w:r>
          </w:p>
          <w:p w:rsidR="00000000" w:rsidDel="00000000" w:rsidP="00000000" w:rsidRDefault="00000000" w:rsidRPr="00000000" w14:paraId="00000EEF">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"dealerMargin":   5000,</w:t>
            </w:r>
          </w:p>
          <w:p w:rsidR="00000000" w:rsidDel="00000000" w:rsidP="00000000" w:rsidRDefault="00000000" w:rsidRPr="00000000" w14:paraId="00000EF0">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"finalPrice":     85000,</w:t>
            </w:r>
          </w:p>
          <w:p w:rsidR="00000000" w:rsidDel="00000000" w:rsidP="00000000" w:rsidRDefault="00000000" w:rsidRPr="00000000" w14:paraId="00000EF1">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"submittedBy":    "dealer_user_id"</w:t>
            </w:r>
          </w:p>
          <w:p w:rsidR="00000000" w:rsidDel="00000000" w:rsidP="00000000" w:rsidRDefault="00000000" w:rsidRPr="00000000" w14:paraId="00000EF2">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w:t>
            </w:r>
          </w:p>
          <w:p w:rsidR="00000000" w:rsidDel="00000000" w:rsidP="00000000" w:rsidRDefault="00000000" w:rsidRPr="00000000" w14:paraId="00000EF3">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EF4">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Processing:</w:t>
            </w:r>
          </w:p>
          <w:p w:rsidR="00000000" w:rsidDel="00000000" w:rsidP="00000000" w:rsidRDefault="00000000" w:rsidRPr="00000000" w14:paraId="00000EF5">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1. Server-side validate inventory status (race-condition guard)</w:t>
            </w:r>
          </w:p>
          <w:p w:rsidR="00000000" w:rsidDel="00000000" w:rsidP="00000000" w:rsidRDefault="00000000" w:rsidRPr="00000000" w14:paraId="00000EF6">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3. inventory.status = 'reserved'  (battery + charger)</w:t>
            </w:r>
          </w:p>
          <w:p w:rsidR="00000000" w:rsidDel="00000000" w:rsidP="00000000" w:rsidRDefault="00000000" w:rsidRPr="00000000" w14:paraId="00000EF7">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4. Deduct paraphernalia qty from dealer stock</w:t>
            </w:r>
          </w:p>
          <w:p w:rsidR="00000000" w:rsidDel="00000000" w:rsidP="00000000" w:rsidRDefault="00000000" w:rsidRPr="00000000" w14:paraId="00000EF8">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5. Store product_selection record</w:t>
            </w:r>
          </w:p>
          <w:p w:rsidR="00000000" w:rsidDel="00000000" w:rsidP="00000000" w:rsidRDefault="00000000" w:rsidRPr="00000000" w14:paraId="00000EF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6. lead.status = 'pending_final_approval'</w:t>
            </w:r>
          </w:p>
          <w:p w:rsidR="00000000" w:rsidDel="00000000" w:rsidP="00000000" w:rsidRDefault="00000000" w:rsidRPr="00000000" w14:paraId="00000EFA">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7. Notify admin queue</w:t>
            </w:r>
          </w:p>
          <w:p w:rsidR="00000000" w:rsidDel="00000000" w:rsidP="00000000" w:rsidRDefault="00000000" w:rsidRPr="00000000" w14:paraId="00000EFB">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EFC">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Response:</w:t>
            </w:r>
          </w:p>
          <w:p w:rsidR="00000000" w:rsidDel="00000000" w:rsidP="00000000" w:rsidRDefault="00000000" w:rsidRPr="00000000" w14:paraId="00000EFD">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"success": true, "leadStatus": "pending_final_approval",</w:t>
            </w:r>
          </w:p>
          <w:p w:rsidR="00000000" w:rsidDel="00000000" w:rsidP="00000000" w:rsidRDefault="00000000" w:rsidRPr="00000000" w14:paraId="00000EFE">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"inventoryLocked": { "battery": "BAT12345", "charger": "CHR98765" } }</w:t>
            </w:r>
          </w:p>
        </w:tc>
      </w:tr>
    </w:tbl>
    <w:p w:rsidR="00000000" w:rsidDel="00000000" w:rsidP="00000000" w:rsidRDefault="00000000" w:rsidRPr="00000000" w14:paraId="00000EFF">
      <w:pPr>
        <w:pStyle w:val="Heading3"/>
        <w:keepNext w:val="0"/>
        <w:keepLines w:val="0"/>
        <w:spacing w:before="200" w:lineRule="auto"/>
        <w:rPr>
          <w:b w:val="1"/>
          <w:bCs w:val="1"/>
          <w:color w:val="1f497d"/>
          <w:sz w:val="24"/>
          <w:szCs w:val="24"/>
          <w:highlight w:val="white"/>
        </w:rPr>
      </w:pPr>
      <w:bookmarkStart w:colFirst="0" w:colLast="0" w:name="_g5qsw41idihk" w:id="71"/>
      <w:bookmarkEnd w:id="71"/>
      <w:r w:rsidDel="00000000" w:rsidR="00000000" w:rsidRPr="00000000">
        <w:rPr>
          <w:b w:val="1"/>
          <w:bCs w:val="1"/>
          <w:color w:val="1f497d"/>
          <w:sz w:val="24"/>
          <w:szCs w:val="24"/>
          <w:highlight w:val="white"/>
          <w:rtl w:val="0"/>
        </w:rPr>
        <w:t xml:space="preserve">Confirm Sale API — Cash Path</w:t>
      </w:r>
    </w:p>
    <w:p w:rsidR="00000000" w:rsidDel="00000000" w:rsidP="00000000" w:rsidRDefault="00000000" w:rsidRPr="00000000" w14:paraId="00000F00">
      <w:pPr>
        <w:spacing w:after="60" w:before="60" w:lineRule="auto"/>
        <w:rPr>
          <w:sz w:val="19"/>
          <w:szCs w:val="19"/>
          <w:highlight w:val="white"/>
        </w:rPr>
      </w:pPr>
      <w:r w:rsidDel="00000000" w:rsidR="00000000" w:rsidRPr="00000000">
        <w:rPr>
          <w:rtl w:val="0"/>
        </w:rPr>
      </w:r>
    </w:p>
    <w:tbl>
      <w:tblPr>
        <w:tblStyle w:val="Table10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676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F01">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POST /api/lead/:leadId/confirm-cash-sale</w:t>
            </w:r>
          </w:p>
          <w:p w:rsidR="00000000" w:rsidDel="00000000" w:rsidP="00000000" w:rsidRDefault="00000000" w:rsidRPr="00000000" w14:paraId="00000F02">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Used for: Cash only. No admin approval. Dealer-authorised.</w:t>
            </w:r>
          </w:p>
          <w:p w:rsidR="00000000" w:rsidDel="00000000" w:rsidP="00000000" w:rsidRDefault="00000000" w:rsidRPr="00000000" w14:paraId="00000F03">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F04">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Request:</w:t>
            </w:r>
          </w:p>
          <w:p w:rsidR="00000000" w:rsidDel="00000000" w:rsidP="00000000" w:rsidRDefault="00000000" w:rsidRPr="00000000" w14:paraId="00000F05">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"batterySerial":  "BAT12345",</w:t>
            </w:r>
          </w:p>
          <w:p w:rsidR="00000000" w:rsidDel="00000000" w:rsidP="00000000" w:rsidRDefault="00000000" w:rsidRPr="00000000" w14:paraId="00000F06">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"chargerSerial":  "CHR98765",</w:t>
            </w:r>
          </w:p>
          <w:p w:rsidR="00000000" w:rsidDel="00000000" w:rsidP="00000000" w:rsidRDefault="00000000" w:rsidRPr="00000000" w14:paraId="00000F07">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"paraphernalia":  { "digital_soc": 2, "volt_soc": 0, "harness": "type_b" },</w:t>
            </w:r>
          </w:p>
          <w:p w:rsidR="00000000" w:rsidDel="00000000" w:rsidP="00000000" w:rsidRDefault="00000000" w:rsidRPr="00000000" w14:paraId="00000F08">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"dealerMargin":   5000,</w:t>
            </w:r>
          </w:p>
          <w:p w:rsidR="00000000" w:rsidDel="00000000" w:rsidP="00000000" w:rsidRDefault="00000000" w:rsidRPr="00000000" w14:paraId="00000F0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"finalPrice":     85000,</w:t>
            </w:r>
          </w:p>
          <w:p w:rsidR="00000000" w:rsidDel="00000000" w:rsidP="00000000" w:rsidRDefault="00000000" w:rsidRPr="00000000" w14:paraId="00000F0A">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"confirmedBy":    "dealer_user_id",</w:t>
            </w:r>
          </w:p>
          <w:p w:rsidR="00000000" w:rsidDel="00000000" w:rsidP="00000000" w:rsidRDefault="00000000" w:rsidRPr="00000000" w14:paraId="00000F0B">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"confirmedAt":    "2026-07-28T14:30:00Z"</w:t>
            </w:r>
          </w:p>
          <w:p w:rsidR="00000000" w:rsidDel="00000000" w:rsidP="00000000" w:rsidRDefault="00000000" w:rsidRPr="00000000" w14:paraId="00000F0C">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w:t>
            </w:r>
          </w:p>
          <w:p w:rsidR="00000000" w:rsidDel="00000000" w:rsidP="00000000" w:rsidRDefault="00000000" w:rsidRPr="00000000" w14:paraId="00000F0D">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F0E">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Processing (all in single transaction):</w:t>
            </w:r>
          </w:p>
          <w:p w:rsidR="00000000" w:rsidDel="00000000" w:rsidP="00000000" w:rsidRDefault="00000000" w:rsidRPr="00000000" w14:paraId="00000F0F">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1. Server-side validate inventory status</w:t>
            </w:r>
          </w:p>
          <w:p w:rsidR="00000000" w:rsidDel="00000000" w:rsidP="00000000" w:rsidRDefault="00000000" w:rsidRPr="00000000" w14:paraId="00000F10">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3. Store product_selection record (admin_decision = 'dealer_confirmed')</w:t>
            </w:r>
          </w:p>
          <w:p w:rsidR="00000000" w:rsidDel="00000000" w:rsidP="00000000" w:rsidRDefault="00000000" w:rsidRPr="00000000" w14:paraId="00000F11">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4. inventory.status = 'sold'  (battery + charger) — IMMEDIATE, no reserved step</w:t>
            </w:r>
          </w:p>
          <w:p w:rsidR="00000000" w:rsidDel="00000000" w:rsidP="00000000" w:rsidRDefault="00000000" w:rsidRPr="00000000" w14:paraId="00000F12">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5. inventory.dispatch_date = TODAY</w:t>
            </w:r>
          </w:p>
          <w:p w:rsidR="00000000" w:rsidDel="00000000" w:rsidP="00000000" w:rsidRDefault="00000000" w:rsidRPr="00000000" w14:paraId="00000F13">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6. inventory.linked_lead_id = leadId</w:t>
            </w:r>
          </w:p>
          <w:p w:rsidR="00000000" w:rsidDel="00000000" w:rsidP="00000000" w:rsidRDefault="00000000" w:rsidRPr="00000000" w14:paraId="00000F14">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7. Deduct paraphernalia qty from dealer stock</w:t>
            </w:r>
          </w:p>
          <w:p w:rsidR="00000000" w:rsidDel="00000000" w:rsidP="00000000" w:rsidRDefault="00000000" w:rsidRPr="00000000" w14:paraId="00000F15">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8. lead.status = 'sold'</w:t>
            </w:r>
          </w:p>
          <w:p w:rsidR="00000000" w:rsidDel="00000000" w:rsidP="00000000" w:rsidRDefault="00000000" w:rsidRPr="00000000" w14:paraId="00000F16">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9. POST /api/warranty/create  (triggered inline)</w:t>
            </w:r>
          </w:p>
          <w:p w:rsidR="00000000" w:rsidDel="00000000" w:rsidP="00000000" w:rsidRDefault="00000000" w:rsidRPr="00000000" w14:paraId="00000F17">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10. POST /api/after-sales/create  (post-sales service record opened)</w:t>
            </w:r>
          </w:p>
          <w:p w:rsidR="00000000" w:rsidDel="00000000" w:rsidP="00000000" w:rsidRDefault="00000000" w:rsidRPr="00000000" w14:paraId="00000F18">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11. Notify dealer: 'Sale confirmed. Warranty activated.'</w:t>
            </w:r>
          </w:p>
          <w:p w:rsidR="00000000" w:rsidDel="00000000" w:rsidP="00000000" w:rsidRDefault="00000000" w:rsidRPr="00000000" w14:paraId="00000F1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12. Notify customer SMS: 'Your battery is now registered. Warranty ID: WRN-...'</w:t>
            </w:r>
          </w:p>
          <w:p w:rsidR="00000000" w:rsidDel="00000000" w:rsidP="00000000" w:rsidRDefault="00000000" w:rsidRPr="00000000" w14:paraId="00000F1A">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F1B">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Response:</w:t>
            </w:r>
          </w:p>
          <w:p w:rsidR="00000000" w:rsidDel="00000000" w:rsidP="00000000" w:rsidRDefault="00000000" w:rsidRPr="00000000" w14:paraId="00000F1C">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"success": true, "leadStatus": "sold",</w:t>
            </w:r>
          </w:p>
          <w:p w:rsidR="00000000" w:rsidDel="00000000" w:rsidP="00000000" w:rsidRDefault="00000000" w:rsidRPr="00000000" w14:paraId="00000F1D">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"warrantyId": "WRN-2026-BAT12345",</w:t>
            </w:r>
          </w:p>
          <w:p w:rsidR="00000000" w:rsidDel="00000000" w:rsidP="00000000" w:rsidRDefault="00000000" w:rsidRPr="00000000" w14:paraId="00000F1E">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"warrantyStart": "2026-07-28",</w:t>
            </w:r>
          </w:p>
          <w:p w:rsidR="00000000" w:rsidDel="00000000" w:rsidP="00000000" w:rsidRDefault="00000000" w:rsidRPr="00000000" w14:paraId="00000F1F">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"afterSalesId": "AS-2026-0000123",</w:t>
            </w:r>
          </w:p>
          <w:p w:rsidR="00000000" w:rsidDel="00000000" w:rsidP="00000000" w:rsidRDefault="00000000" w:rsidRPr="00000000" w14:paraId="00000F20">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"message": "Sale confirmed. Inventory sold. Warranty activated." }</w:t>
            </w:r>
          </w:p>
        </w:tc>
      </w:tr>
    </w:tbl>
    <w:p w:rsidR="00000000" w:rsidDel="00000000" w:rsidP="00000000" w:rsidRDefault="00000000" w:rsidRPr="00000000" w14:paraId="00000F21">
      <w:pPr>
        <w:pStyle w:val="Heading3"/>
        <w:keepNext w:val="0"/>
        <w:keepLines w:val="0"/>
        <w:spacing w:before="200" w:lineRule="auto"/>
        <w:rPr>
          <w:sz w:val="19"/>
          <w:szCs w:val="19"/>
          <w:highlight w:val="white"/>
        </w:rPr>
      </w:pPr>
      <w:bookmarkStart w:colFirst="0" w:colLast="0" w:name="_4pwkr0kpp3mj" w:id="72"/>
      <w:bookmarkEnd w:id="72"/>
      <w:r w:rsidDel="00000000" w:rsidR="00000000" w:rsidRPr="00000000">
        <w:rPr>
          <w:b w:val="1"/>
          <w:bCs w:val="1"/>
          <w:color w:val="1f497d"/>
          <w:sz w:val="24"/>
          <w:szCs w:val="24"/>
          <w:highlight w:val="white"/>
          <w:rtl w:val="0"/>
        </w:rPr>
        <w:t xml:space="preserve">Status Written on Submission / Confirmation</w:t>
      </w:r>
      <w:r w:rsidDel="00000000" w:rsidR="00000000" w:rsidRPr="00000000">
        <w:rPr>
          <w:rtl w:val="0"/>
        </w:rPr>
      </w:r>
    </w:p>
    <w:p w:rsidR="00000000" w:rsidDel="00000000" w:rsidP="00000000" w:rsidRDefault="00000000" w:rsidRPr="00000000" w14:paraId="00000F22">
      <w:pPr>
        <w:spacing w:after="60" w:before="60" w:lineRule="auto"/>
        <w:rPr>
          <w:sz w:val="19"/>
          <w:szCs w:val="19"/>
          <w:highlight w:val="white"/>
        </w:rPr>
      </w:pPr>
      <w:r w:rsidDel="00000000" w:rsidR="00000000" w:rsidRPr="00000000">
        <w:rPr>
          <w:rtl w:val="0"/>
        </w:rPr>
      </w:r>
    </w:p>
    <w:tbl>
      <w:tblPr>
        <w:tblStyle w:val="Table10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35"/>
        <w:gridCol w:w="2805"/>
        <w:gridCol w:w="2805"/>
        <w:tblGridChange w:id="0">
          <w:tblGrid>
            <w:gridCol w:w="3735"/>
            <w:gridCol w:w="2805"/>
            <w:gridCol w:w="280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23">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Status</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24">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Triggered By</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25">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Next State / Notes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26">
            <w:pPr>
              <w:rPr>
                <w:b w:val="1"/>
                <w:bCs w:val="1"/>
                <w:sz w:val="20"/>
                <w:szCs w:val="20"/>
                <w:highlight w:val="white"/>
              </w:rPr>
            </w:pPr>
            <w:r w:rsidDel="00000000" w:rsidR="00000000" w:rsidRPr="00000000">
              <w:rPr>
                <w:b w:val="1"/>
                <w:bCs w:val="1"/>
                <w:sz w:val="20"/>
                <w:szCs w:val="20"/>
                <w:highlight w:val="white"/>
                <w:rtl w:val="0"/>
              </w:rPr>
              <w:t xml:space="preserve">pending_final_approval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27">
            <w:pPr>
              <w:rPr>
                <w:color w:val="1b7a8a"/>
                <w:sz w:val="20"/>
                <w:szCs w:val="20"/>
                <w:highlight w:val="white"/>
              </w:rPr>
            </w:pPr>
            <w:r w:rsidDel="00000000" w:rsidR="00000000" w:rsidRPr="00000000">
              <w:rPr>
                <w:color w:val="1b7a8a"/>
                <w:sz w:val="20"/>
                <w:szCs w:val="20"/>
                <w:highlight w:val="white"/>
                <w:rtl w:val="0"/>
              </w:rPr>
              <w:t xml:space="preserve">Finance — dealer submits Step 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28">
            <w:pPr>
              <w:rPr>
                <w:sz w:val="20"/>
                <w:szCs w:val="20"/>
                <w:highlight w:val="white"/>
              </w:rPr>
            </w:pPr>
            <w:r w:rsidDel="00000000" w:rsidR="00000000" w:rsidRPr="00000000">
              <w:rPr>
                <w:sz w:val="20"/>
                <w:szCs w:val="20"/>
                <w:highlight w:val="white"/>
                <w:rtl w:val="0"/>
              </w:rPr>
              <w:t xml:space="preserve">Routes to admin product panel. Inventory = reserved.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29">
            <w:pPr>
              <w:rPr>
                <w:b w:val="1"/>
                <w:bCs w:val="1"/>
                <w:sz w:val="20"/>
                <w:szCs w:val="20"/>
                <w:highlight w:val="white"/>
              </w:rPr>
            </w:pPr>
            <w:r w:rsidDel="00000000" w:rsidR="00000000" w:rsidRPr="00000000">
              <w:rPr>
                <w:b w:val="1"/>
                <w:bCs w:val="1"/>
                <w:sz w:val="20"/>
                <w:szCs w:val="20"/>
                <w:highlight w:val="white"/>
                <w:rtl w:val="0"/>
              </w:rPr>
              <w:t xml:space="preserve">loan_sanctioned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2A">
            <w:pPr>
              <w:rPr>
                <w:color w:val="1b7a8a"/>
                <w:sz w:val="20"/>
                <w:szCs w:val="20"/>
                <w:highlight w:val="white"/>
              </w:rPr>
            </w:pPr>
            <w:r w:rsidDel="00000000" w:rsidR="00000000" w:rsidRPr="00000000">
              <w:rPr>
                <w:color w:val="1b7a8a"/>
                <w:sz w:val="20"/>
                <w:szCs w:val="20"/>
                <w:highlight w:val="white"/>
                <w:rtl w:val="0"/>
              </w:rPr>
              <w:t xml:space="preserve">Admin — Loan Sanctioned action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2B">
            <w:pPr>
              <w:rPr>
                <w:sz w:val="20"/>
                <w:szCs w:val="20"/>
                <w:highlight w:val="white"/>
              </w:rPr>
            </w:pPr>
            <w:r w:rsidDel="00000000" w:rsidR="00000000" w:rsidRPr="00000000">
              <w:rPr>
                <w:sz w:val="20"/>
                <w:szCs w:val="20"/>
                <w:highlight w:val="white"/>
                <w:rtl w:val="0"/>
              </w:rPr>
              <w:t xml:space="preserve">Loan details stored. Routes to dealer Step 5 for customer approval.</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2C">
            <w:pPr>
              <w:rPr>
                <w:b w:val="1"/>
                <w:bCs w:val="1"/>
                <w:sz w:val="20"/>
                <w:szCs w:val="20"/>
                <w:highlight w:val="white"/>
              </w:rPr>
            </w:pPr>
            <w:r w:rsidDel="00000000" w:rsidR="00000000" w:rsidRPr="00000000">
              <w:rPr>
                <w:b w:val="1"/>
                <w:bCs w:val="1"/>
                <w:sz w:val="20"/>
                <w:szCs w:val="20"/>
                <w:highlight w:val="white"/>
                <w:rtl w:val="0"/>
              </w:rPr>
              <w:t xml:space="preserve">loan_rejected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2D">
            <w:pPr>
              <w:rPr>
                <w:color w:val="1b7a8a"/>
                <w:sz w:val="20"/>
                <w:szCs w:val="20"/>
                <w:highlight w:val="white"/>
              </w:rPr>
            </w:pPr>
            <w:r w:rsidDel="00000000" w:rsidR="00000000" w:rsidRPr="00000000">
              <w:rPr>
                <w:color w:val="1b7a8a"/>
                <w:sz w:val="20"/>
                <w:szCs w:val="20"/>
                <w:highlight w:val="white"/>
                <w:rtl w:val="0"/>
              </w:rPr>
              <w:t xml:space="preserve">Admin — Loan Rejected action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2E">
            <w:pPr>
              <w:rPr>
                <w:sz w:val="20"/>
                <w:szCs w:val="20"/>
                <w:highlight w:val="white"/>
              </w:rPr>
            </w:pPr>
            <w:r w:rsidDel="00000000" w:rsidR="00000000" w:rsidRPr="00000000">
              <w:rPr>
                <w:sz w:val="20"/>
                <w:szCs w:val="20"/>
                <w:highlight w:val="white"/>
                <w:rtl w:val="0"/>
              </w:rPr>
              <w:t xml:space="preserve">Inventory released. Routes to dealer Step 5 showing rejection.</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2F">
            <w:pPr>
              <w:rPr>
                <w:b w:val="1"/>
                <w:bCs w:val="1"/>
                <w:sz w:val="20"/>
                <w:szCs w:val="20"/>
                <w:highlight w:val="white"/>
              </w:rPr>
            </w:pPr>
            <w:r w:rsidDel="00000000" w:rsidR="00000000" w:rsidRPr="00000000">
              <w:rPr>
                <w:b w:val="1"/>
                <w:bCs w:val="1"/>
                <w:sz w:val="20"/>
                <w:szCs w:val="20"/>
                <w:highlight w:val="white"/>
                <w:rtl w:val="0"/>
              </w:rPr>
              <w:t xml:space="preserve">product_selection_rejected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30">
            <w:pPr>
              <w:rPr>
                <w:color w:val="1b7a8a"/>
                <w:sz w:val="20"/>
                <w:szCs w:val="20"/>
                <w:highlight w:val="white"/>
              </w:rPr>
            </w:pPr>
            <w:r w:rsidDel="00000000" w:rsidR="00000000" w:rsidRPr="00000000">
              <w:rPr>
                <w:color w:val="1b7a8a"/>
                <w:sz w:val="20"/>
                <w:szCs w:val="20"/>
                <w:highlight w:val="white"/>
                <w:rtl w:val="0"/>
              </w:rPr>
              <w:t xml:space="preserve">Admin — Product Rejected action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31">
            <w:pPr>
              <w:rPr>
                <w:sz w:val="20"/>
                <w:szCs w:val="20"/>
                <w:highlight w:val="white"/>
              </w:rPr>
            </w:pPr>
            <w:r w:rsidDel="00000000" w:rsidR="00000000" w:rsidRPr="00000000">
              <w:rPr>
                <w:sz w:val="20"/>
                <w:szCs w:val="20"/>
                <w:highlight w:val="white"/>
                <w:rtl w:val="0"/>
              </w:rPr>
              <w:t xml:space="preserve">Inventory released. Dealer Step 4 re-opens with rejection banner.</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32">
            <w:pPr>
              <w:rPr>
                <w:b w:val="1"/>
                <w:bCs w:val="1"/>
                <w:sz w:val="20"/>
                <w:szCs w:val="20"/>
                <w:highlight w:val="white"/>
              </w:rPr>
            </w:pPr>
            <w:r w:rsidDel="00000000" w:rsidR="00000000" w:rsidRPr="00000000">
              <w:rPr>
                <w:b w:val="1"/>
                <w:bCs w:val="1"/>
                <w:sz w:val="20"/>
                <w:szCs w:val="20"/>
                <w:highlight w:val="white"/>
                <w:rtl w:val="0"/>
              </w:rPr>
              <w:t xml:space="preserve">sold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33">
            <w:pPr>
              <w:rPr>
                <w:color w:val="1b7a8a"/>
                <w:sz w:val="20"/>
                <w:szCs w:val="20"/>
                <w:highlight w:val="white"/>
              </w:rPr>
            </w:pPr>
            <w:r w:rsidDel="00000000" w:rsidR="00000000" w:rsidRPr="00000000">
              <w:rPr>
                <w:color w:val="1b7a8a"/>
                <w:sz w:val="20"/>
                <w:szCs w:val="20"/>
                <w:highlight w:val="white"/>
                <w:rtl w:val="0"/>
              </w:rPr>
              <w:t xml:space="preserve">Cash — dealer confirms sale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34">
            <w:pPr>
              <w:rPr>
                <w:sz w:val="20"/>
                <w:szCs w:val="20"/>
                <w:highlight w:val="white"/>
              </w:rPr>
            </w:pPr>
            <w:r w:rsidDel="00000000" w:rsidR="00000000" w:rsidRPr="00000000">
              <w:rPr>
                <w:sz w:val="20"/>
                <w:szCs w:val="20"/>
                <w:highlight w:val="white"/>
                <w:rtl w:val="0"/>
              </w:rPr>
              <w:t xml:space="preserve">Immediate. No admin queue. Inventory = sold. Warranty + after-sales activated.</w:t>
            </w:r>
          </w:p>
        </w:tc>
      </w:tr>
    </w:tbl>
    <w:p w:rsidR="00000000" w:rsidDel="00000000" w:rsidP="00000000" w:rsidRDefault="00000000" w:rsidRPr="00000000" w14:paraId="00000F35">
      <w:pPr>
        <w:spacing w:after="60" w:before="60" w:lineRule="auto"/>
        <w:rPr>
          <w:sz w:val="19"/>
          <w:szCs w:val="19"/>
          <w:highlight w:val="white"/>
        </w:rPr>
      </w:pPr>
      <w:r w:rsidDel="00000000" w:rsidR="00000000" w:rsidRPr="00000000">
        <w:rPr>
          <w:rtl w:val="0"/>
        </w:rPr>
      </w:r>
    </w:p>
    <w:p w:rsidR="00000000" w:rsidDel="00000000" w:rsidP="00000000" w:rsidRDefault="00000000" w:rsidRPr="00000000" w14:paraId="00000F36">
      <w:pPr>
        <w:pStyle w:val="Heading3"/>
        <w:keepNext w:val="0"/>
        <w:keepLines w:val="0"/>
        <w:spacing w:before="200" w:lineRule="auto"/>
        <w:rPr>
          <w:b w:val="1"/>
          <w:bCs w:val="1"/>
          <w:color w:val="1b7a8a"/>
          <w:sz w:val="28"/>
          <w:szCs w:val="28"/>
          <w:shd w:fill="c9daf8" w:val="clear"/>
        </w:rPr>
      </w:pPr>
      <w:bookmarkStart w:colFirst="0" w:colLast="0" w:name="_jj1fws9fdmbw" w:id="73"/>
      <w:bookmarkEnd w:id="73"/>
      <w:r w:rsidDel="00000000" w:rsidR="00000000" w:rsidRPr="00000000">
        <w:rPr>
          <w:b w:val="1"/>
          <w:bCs w:val="1"/>
          <w:color w:val="1f497d"/>
          <w:sz w:val="24"/>
          <w:szCs w:val="24"/>
          <w:shd w:fill="c9daf8" w:val="clear"/>
          <w:rtl w:val="0"/>
        </w:rPr>
        <w:t xml:space="preserve">Bottom Action Bar</w:t>
      </w:r>
      <w:r w:rsidDel="00000000" w:rsidR="00000000" w:rsidRPr="00000000">
        <w:rPr>
          <w:rtl w:val="0"/>
        </w:rPr>
      </w:r>
    </w:p>
    <w:tbl>
      <w:tblPr>
        <w:tblStyle w:val="Table10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5"/>
        <w:gridCol w:w="1875"/>
        <w:gridCol w:w="2070"/>
        <w:gridCol w:w="3465"/>
        <w:tblGridChange w:id="0">
          <w:tblGrid>
            <w:gridCol w:w="1935"/>
            <w:gridCol w:w="1875"/>
            <w:gridCol w:w="2070"/>
            <w:gridCol w:w="346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37">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Button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3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Position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3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Style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3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Behaviour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3B">
            <w:pPr>
              <w:rPr>
                <w:b w:val="1"/>
                <w:bCs w:val="1"/>
                <w:sz w:val="20"/>
                <w:szCs w:val="20"/>
                <w:highlight w:val="white"/>
              </w:rPr>
            </w:pPr>
            <w:r w:rsidDel="00000000" w:rsidR="00000000" w:rsidRPr="00000000">
              <w:rPr>
                <w:b w:val="1"/>
                <w:bCs w:val="1"/>
                <w:sz w:val="20"/>
                <w:szCs w:val="20"/>
                <w:highlight w:val="white"/>
                <w:rtl w:val="0"/>
              </w:rPr>
              <w:t xml:space="preserve">Back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3C">
            <w:pPr>
              <w:rPr>
                <w:b w:val="1"/>
                <w:bCs w:val="1"/>
                <w:sz w:val="20"/>
                <w:szCs w:val="20"/>
                <w:highlight w:val="white"/>
              </w:rPr>
            </w:pPr>
            <w:r w:rsidDel="00000000" w:rsidR="00000000" w:rsidRPr="00000000">
              <w:rPr>
                <w:b w:val="1"/>
                <w:bCs w:val="1"/>
                <w:sz w:val="20"/>
                <w:szCs w:val="20"/>
                <w:highlight w:val="white"/>
                <w:rtl w:val="0"/>
              </w:rPr>
              <w:t xml:space="preserve">Bottom left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3D">
            <w:pPr>
              <w:rPr>
                <w:b w:val="1"/>
                <w:bCs w:val="1"/>
                <w:sz w:val="20"/>
                <w:szCs w:val="20"/>
                <w:highlight w:val="white"/>
              </w:rPr>
            </w:pPr>
            <w:r w:rsidDel="00000000" w:rsidR="00000000" w:rsidRPr="00000000">
              <w:rPr>
                <w:b w:val="1"/>
                <w:bCs w:val="1"/>
                <w:sz w:val="20"/>
                <w:szCs w:val="20"/>
                <w:highlight w:val="white"/>
                <w:rtl w:val="0"/>
              </w:rPr>
              <w:t xml:space="preserve">Secondary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3E">
            <w:pPr>
              <w:rPr>
                <w:b w:val="1"/>
                <w:bCs w:val="1"/>
                <w:sz w:val="20"/>
                <w:szCs w:val="20"/>
                <w:highlight w:val="white"/>
              </w:rPr>
            </w:pPr>
            <w:r w:rsidDel="00000000" w:rsidR="00000000" w:rsidRPr="00000000">
              <w:rPr>
                <w:b w:val="1"/>
                <w:bCs w:val="1"/>
                <w:sz w:val="20"/>
                <w:szCs w:val="20"/>
                <w:highlight w:val="white"/>
                <w:rtl w:val="0"/>
              </w:rPr>
              <w:t xml:space="preserve">Return to Step 3 (finance) or Step 1 (cash). Does not clear selections.</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3F">
            <w:pPr>
              <w:rPr>
                <w:b w:val="1"/>
                <w:bCs w:val="1"/>
                <w:sz w:val="20"/>
                <w:szCs w:val="20"/>
                <w:highlight w:val="white"/>
              </w:rPr>
            </w:pPr>
            <w:r w:rsidDel="00000000" w:rsidR="00000000" w:rsidRPr="00000000">
              <w:rPr>
                <w:b w:val="1"/>
                <w:bCs w:val="1"/>
                <w:sz w:val="20"/>
                <w:szCs w:val="20"/>
                <w:highlight w:val="white"/>
                <w:rtl w:val="0"/>
              </w:rPr>
              <w:t xml:space="preserve">Save Draft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40">
            <w:pPr>
              <w:rPr>
                <w:b w:val="1"/>
                <w:bCs w:val="1"/>
                <w:sz w:val="20"/>
                <w:szCs w:val="20"/>
                <w:highlight w:val="white"/>
              </w:rPr>
            </w:pPr>
            <w:r w:rsidDel="00000000" w:rsidR="00000000" w:rsidRPr="00000000">
              <w:rPr>
                <w:b w:val="1"/>
                <w:bCs w:val="1"/>
                <w:sz w:val="20"/>
                <w:szCs w:val="20"/>
                <w:highlight w:val="white"/>
                <w:rtl w:val="0"/>
              </w:rPr>
              <w:t xml:space="preserve">Bottom centre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41">
            <w:pPr>
              <w:rPr>
                <w:b w:val="1"/>
                <w:bCs w:val="1"/>
                <w:sz w:val="20"/>
                <w:szCs w:val="20"/>
                <w:highlight w:val="white"/>
              </w:rPr>
            </w:pPr>
            <w:r w:rsidDel="00000000" w:rsidR="00000000" w:rsidRPr="00000000">
              <w:rPr>
                <w:b w:val="1"/>
                <w:bCs w:val="1"/>
                <w:sz w:val="20"/>
                <w:szCs w:val="20"/>
                <w:highlight w:val="white"/>
                <w:rtl w:val="0"/>
              </w:rPr>
              <w:t xml:space="preserve">Secondary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42">
            <w:pPr>
              <w:rPr>
                <w:b w:val="1"/>
                <w:bCs w:val="1"/>
                <w:sz w:val="20"/>
                <w:szCs w:val="20"/>
                <w:highlight w:val="white"/>
              </w:rPr>
            </w:pPr>
            <w:r w:rsidDel="00000000" w:rsidR="00000000" w:rsidRPr="00000000">
              <w:rPr>
                <w:b w:val="1"/>
                <w:bCs w:val="1"/>
                <w:sz w:val="20"/>
                <w:szCs w:val="20"/>
                <w:highlight w:val="white"/>
                <w:rtl w:val="0"/>
              </w:rPr>
              <w:t xml:space="preserve">Saves current selections. Lead stays in product_selection_in_progress. Cash: draft does not reserve inventory.</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43">
            <w:pPr>
              <w:rPr>
                <w:b w:val="1"/>
                <w:bCs w:val="1"/>
                <w:sz w:val="20"/>
                <w:szCs w:val="20"/>
                <w:highlight w:val="white"/>
              </w:rPr>
            </w:pPr>
            <w:r w:rsidDel="00000000" w:rsidR="00000000" w:rsidRPr="00000000">
              <w:rPr>
                <w:b w:val="1"/>
                <w:bCs w:val="1"/>
                <w:sz w:val="20"/>
                <w:szCs w:val="20"/>
                <w:highlight w:val="white"/>
                <w:rtl w:val="0"/>
              </w:rPr>
              <w:t xml:space="preserve">Submit for Final Approval (Finance only)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44">
            <w:pPr>
              <w:rPr>
                <w:b w:val="1"/>
                <w:bCs w:val="1"/>
                <w:sz w:val="20"/>
                <w:szCs w:val="20"/>
                <w:highlight w:val="white"/>
              </w:rPr>
            </w:pPr>
            <w:r w:rsidDel="00000000" w:rsidR="00000000" w:rsidRPr="00000000">
              <w:rPr>
                <w:b w:val="1"/>
                <w:bCs w:val="1"/>
                <w:sz w:val="20"/>
                <w:szCs w:val="20"/>
                <w:highlight w:val="white"/>
                <w:rtl w:val="0"/>
              </w:rPr>
              <w:t xml:space="preserve">Bottom right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45">
            <w:pPr>
              <w:rPr>
                <w:b w:val="1"/>
                <w:bCs w:val="1"/>
                <w:sz w:val="20"/>
                <w:szCs w:val="20"/>
                <w:highlight w:val="white"/>
              </w:rPr>
            </w:pPr>
            <w:r w:rsidDel="00000000" w:rsidR="00000000" w:rsidRPr="00000000">
              <w:rPr>
                <w:b w:val="1"/>
                <w:bCs w:val="1"/>
                <w:sz w:val="20"/>
                <w:szCs w:val="20"/>
                <w:highlight w:val="white"/>
                <w:rtl w:val="0"/>
              </w:rPr>
              <w:t xml:space="preserve">Primary — disabled until conditions met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46">
            <w:pPr>
              <w:rPr>
                <w:b w:val="1"/>
                <w:bCs w:val="1"/>
                <w:sz w:val="20"/>
                <w:szCs w:val="20"/>
                <w:highlight w:val="white"/>
              </w:rPr>
            </w:pPr>
            <w:r w:rsidDel="00000000" w:rsidR="00000000" w:rsidRPr="00000000">
              <w:rPr>
                <w:b w:val="1"/>
                <w:bCs w:val="1"/>
                <w:sz w:val="20"/>
                <w:szCs w:val="20"/>
                <w:highlight w:val="white"/>
                <w:rtl w:val="0"/>
              </w:rPr>
              <w:t xml:space="preserve">Finance path only. Reserves inventory. Routes to the admin approval queue.</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47">
            <w:pPr>
              <w:rPr>
                <w:b w:val="1"/>
                <w:bCs w:val="1"/>
                <w:sz w:val="20"/>
                <w:szCs w:val="20"/>
                <w:highlight w:val="white"/>
              </w:rPr>
            </w:pPr>
            <w:r w:rsidDel="00000000" w:rsidR="00000000" w:rsidRPr="00000000">
              <w:rPr>
                <w:b w:val="1"/>
                <w:bCs w:val="1"/>
                <w:sz w:val="20"/>
                <w:szCs w:val="20"/>
                <w:highlight w:val="white"/>
                <w:rtl w:val="0"/>
              </w:rPr>
              <w:t xml:space="preserve">Confirm Sale (Cash only)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48">
            <w:pPr>
              <w:rPr>
                <w:b w:val="1"/>
                <w:bCs w:val="1"/>
                <w:sz w:val="20"/>
                <w:szCs w:val="20"/>
                <w:highlight w:val="white"/>
              </w:rPr>
            </w:pPr>
            <w:r w:rsidDel="00000000" w:rsidR="00000000" w:rsidRPr="00000000">
              <w:rPr>
                <w:b w:val="1"/>
                <w:bCs w:val="1"/>
                <w:sz w:val="20"/>
                <w:szCs w:val="20"/>
                <w:highlight w:val="white"/>
                <w:rtl w:val="0"/>
              </w:rPr>
              <w:t xml:space="preserve">Bottom right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49">
            <w:pPr>
              <w:rPr>
                <w:b w:val="1"/>
                <w:bCs w:val="1"/>
                <w:sz w:val="20"/>
                <w:szCs w:val="20"/>
                <w:highlight w:val="white"/>
              </w:rPr>
            </w:pPr>
            <w:r w:rsidDel="00000000" w:rsidR="00000000" w:rsidRPr="00000000">
              <w:rPr>
                <w:b w:val="1"/>
                <w:bCs w:val="1"/>
                <w:sz w:val="20"/>
                <w:szCs w:val="20"/>
                <w:highlight w:val="white"/>
                <w:rtl w:val="0"/>
              </w:rPr>
              <w:t xml:space="preserve">Primary green — disabled until conditions met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4A">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Cash path only. Shows confirmation modal. On confirm: inventory → sold, warranty + after-sales activated immediately.</w:t>
            </w:r>
          </w:p>
        </w:tc>
      </w:tr>
    </w:tbl>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shd w:fill="c9daf8" w:val="clear"/>
        </w:rPr>
      </w:pPr>
      <w:r w:rsidDel="00000000" w:rsidR="00000000" w:rsidRPr="00000000">
        <w:rPr>
          <w:b w:val="1"/>
          <w:bCs w:val="1"/>
          <w:color w:val="003366"/>
          <w:sz w:val="38"/>
          <w:szCs w:val="38"/>
          <w:shd w:fill="c9daf8" w:val="clear"/>
          <w:rtl w:val="0"/>
        </w:rPr>
        <w:t xml:space="preserve">ADMIN VIEW — PRODUCT SELECTION PANEL (FINANCE LEADS ONLY)</w:t>
      </w:r>
    </w:p>
    <w:p w:rsidR="00000000" w:rsidDel="00000000" w:rsidP="00000000" w:rsidRDefault="00000000" w:rsidRPr="00000000" w14:paraId="00000F4D">
      <w:pPr>
        <w:rPr>
          <w:b w:val="1"/>
          <w:bCs w:val="1"/>
          <w:color w:val="1e7e34"/>
          <w:sz w:val="20"/>
          <w:szCs w:val="20"/>
          <w:highlight w:val="white"/>
        </w:rPr>
      </w:pPr>
      <w:r w:rsidDel="00000000" w:rsidR="00000000" w:rsidRPr="00000000">
        <w:rPr>
          <w:b w:val="1"/>
          <w:bCs w:val="1"/>
          <w:color w:val="1e7e34"/>
          <w:sz w:val="20"/>
          <w:szCs w:val="20"/>
          <w:highlight w:val="white"/>
          <w:rtl w:val="0"/>
        </w:rPr>
        <w:t xml:space="preserve">Cash Flow — No Admin Panel</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For cash sales, the dealer confirms the sale directly. There is no admin KYC screen, no product panel, and no admin approval step. The admin product panel described in this section applies exclusively to finance and dealer finance leads.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rtl w:val="0"/>
        </w:rPr>
      </w:r>
    </w:p>
    <w:p w:rsidR="00000000" w:rsidDel="00000000" w:rsidP="00000000" w:rsidRDefault="00000000" w:rsidRPr="00000000" w14:paraId="00000F50">
      <w:pPr>
        <w:spacing w:after="60" w:before="60" w:lineRule="auto"/>
        <w:rPr>
          <w:sz w:val="20"/>
          <w:szCs w:val="20"/>
          <w:highlight w:val="white"/>
        </w:rPr>
      </w:pPr>
      <w:r w:rsidDel="00000000" w:rsidR="00000000" w:rsidRPr="00000000">
        <w:rPr>
          <w:sz w:val="20"/>
          <w:szCs w:val="20"/>
          <w:highlight w:val="white"/>
          <w:rtl w:val="0"/>
        </w:rPr>
        <w:t xml:space="preserve">Once a finance dealer submits Step 4, a read-only Product Selection Panel is appended to the bottom of the existing Admin KYC screen for that lead — following the same append pattern used for Step 3. No data is overwritten.</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Product Selection Panel — Fields Shown (</w:t>
      </w:r>
      <w:r w:rsidDel="00000000" w:rsidR="00000000" w:rsidRPr="00000000">
        <w:rPr>
          <w:b w:val="1"/>
          <w:bCs w:val="1"/>
          <w:sz w:val="20"/>
          <w:szCs w:val="20"/>
          <w:highlight w:val="white"/>
          <w:rtl w:val="0"/>
        </w:rPr>
        <w:t xml:space="preserve">As per screen 4)</w:t>
      </w:r>
      <w:r w:rsidDel="00000000" w:rsidR="00000000" w:rsidRPr="00000000">
        <w:rPr>
          <w:rtl w:val="0"/>
        </w:rPr>
      </w:r>
    </w:p>
    <w:tbl>
      <w:tblPr>
        <w:tblStyle w:val="Table10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35"/>
        <w:gridCol w:w="4710"/>
        <w:tblGridChange w:id="0">
          <w:tblGrid>
            <w:gridCol w:w="4635"/>
            <w:gridCol w:w="471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0F52">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Field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0F53">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Value / Source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4">
            <w:pPr>
              <w:rPr>
                <w:b w:val="1"/>
                <w:bCs w:val="1"/>
                <w:sz w:val="20"/>
                <w:szCs w:val="20"/>
                <w:highlight w:val="white"/>
              </w:rPr>
            </w:pPr>
            <w:r w:rsidDel="00000000" w:rsidR="00000000" w:rsidRPr="00000000">
              <w:rPr>
                <w:b w:val="1"/>
                <w:bCs w:val="1"/>
                <w:sz w:val="20"/>
                <w:szCs w:val="20"/>
                <w:highlight w:val="white"/>
                <w:rtl w:val="0"/>
              </w:rPr>
              <w:t xml:space="preserve">Battery Serial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5">
            <w:pPr>
              <w:rPr>
                <w:b w:val="1"/>
                <w:bCs w:val="1"/>
                <w:sz w:val="20"/>
                <w:szCs w:val="20"/>
                <w:highlight w:val="white"/>
              </w:rPr>
            </w:pPr>
            <w:r w:rsidDel="00000000" w:rsidR="00000000" w:rsidRPr="00000000">
              <w:rPr>
                <w:b w:val="1"/>
                <w:bCs w:val="1"/>
                <w:sz w:val="20"/>
                <w:szCs w:val="20"/>
                <w:highlight w:val="white"/>
                <w:rtl w:val="0"/>
              </w:rPr>
              <w:t xml:space="preserve">Selected serial — linked to inventory record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6">
            <w:pPr>
              <w:rPr>
                <w:b w:val="1"/>
                <w:bCs w:val="1"/>
                <w:sz w:val="20"/>
                <w:szCs w:val="20"/>
                <w:highlight w:val="white"/>
              </w:rPr>
            </w:pPr>
            <w:r w:rsidDel="00000000" w:rsidR="00000000" w:rsidRPr="00000000">
              <w:rPr>
                <w:b w:val="1"/>
                <w:bCs w:val="1"/>
                <w:sz w:val="20"/>
                <w:szCs w:val="20"/>
                <w:highlight w:val="white"/>
                <w:rtl w:val="0"/>
              </w:rPr>
              <w:t xml:space="preserve">Battery 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7">
            <w:pPr>
              <w:rPr>
                <w:b w:val="1"/>
                <w:bCs w:val="1"/>
                <w:sz w:val="20"/>
                <w:szCs w:val="20"/>
                <w:highlight w:val="white"/>
              </w:rPr>
            </w:pPr>
            <w:r w:rsidDel="00000000" w:rsidR="00000000" w:rsidRPr="00000000">
              <w:rPr>
                <w:b w:val="1"/>
                <w:bCs w:val="1"/>
                <w:sz w:val="20"/>
                <w:szCs w:val="20"/>
                <w:highlight w:val="white"/>
                <w:rtl w:val="0"/>
              </w:rPr>
              <w:t xml:space="preserve">inventory.model</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8">
            <w:pPr>
              <w:rPr>
                <w:b w:val="1"/>
                <w:bCs w:val="1"/>
                <w:sz w:val="20"/>
                <w:szCs w:val="20"/>
                <w:highlight w:val="white"/>
              </w:rPr>
            </w:pPr>
            <w:r w:rsidDel="00000000" w:rsidR="00000000" w:rsidRPr="00000000">
              <w:rPr>
                <w:b w:val="1"/>
                <w:bCs w:val="1"/>
                <w:sz w:val="20"/>
                <w:szCs w:val="20"/>
                <w:highlight w:val="white"/>
                <w:rtl w:val="0"/>
              </w:rPr>
              <w:t xml:space="preserve">Battery Invoice 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9">
            <w:pPr>
              <w:rPr>
                <w:b w:val="1"/>
                <w:bCs w:val="1"/>
                <w:sz w:val="20"/>
                <w:szCs w:val="20"/>
                <w:highlight w:val="white"/>
              </w:rPr>
            </w:pPr>
            <w:r w:rsidDel="00000000" w:rsidR="00000000" w:rsidRPr="00000000">
              <w:rPr>
                <w:b w:val="1"/>
                <w:bCs w:val="1"/>
                <w:sz w:val="20"/>
                <w:szCs w:val="20"/>
                <w:highlight w:val="white"/>
                <w:rtl w:val="0"/>
              </w:rPr>
              <w:t xml:space="preserve">inventory.invoice_date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A">
            <w:pPr>
              <w:rPr>
                <w:b w:val="1"/>
                <w:bCs w:val="1"/>
                <w:sz w:val="20"/>
                <w:szCs w:val="20"/>
                <w:highlight w:val="white"/>
              </w:rPr>
            </w:pPr>
            <w:r w:rsidDel="00000000" w:rsidR="00000000" w:rsidRPr="00000000">
              <w:rPr>
                <w:b w:val="1"/>
                <w:bCs w:val="1"/>
                <w:sz w:val="20"/>
                <w:szCs w:val="20"/>
                <w:highlight w:val="white"/>
                <w:rtl w:val="0"/>
              </w:rPr>
              <w:t xml:space="preserve">Battery Inventory Age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B">
            <w:pPr>
              <w:rPr>
                <w:b w:val="1"/>
                <w:bCs w:val="1"/>
                <w:sz w:val="20"/>
                <w:szCs w:val="20"/>
                <w:highlight w:val="white"/>
              </w:rPr>
            </w:pPr>
            <w:r w:rsidDel="00000000" w:rsidR="00000000" w:rsidRPr="00000000">
              <w:rPr>
                <w:b w:val="1"/>
                <w:bCs w:val="1"/>
                <w:sz w:val="20"/>
                <w:szCs w:val="20"/>
                <w:highlight w:val="white"/>
                <w:rtl w:val="0"/>
              </w:rPr>
              <w:t xml:space="preserve">Calculated: X days (colour-coded)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C">
            <w:pPr>
              <w:rPr>
                <w:b w:val="1"/>
                <w:bCs w:val="1"/>
                <w:sz w:val="20"/>
                <w:szCs w:val="20"/>
                <w:highlight w:val="white"/>
              </w:rPr>
            </w:pPr>
            <w:r w:rsidDel="00000000" w:rsidR="00000000" w:rsidRPr="00000000">
              <w:rPr>
                <w:b w:val="1"/>
                <w:bCs w:val="1"/>
                <w:sz w:val="20"/>
                <w:szCs w:val="20"/>
                <w:highlight w:val="white"/>
                <w:rtl w:val="0"/>
              </w:rPr>
              <w:t xml:space="preserve">Battery SOC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D">
            <w:pPr>
              <w:rPr>
                <w:b w:val="1"/>
                <w:bCs w:val="1"/>
                <w:sz w:val="20"/>
                <w:szCs w:val="20"/>
                <w:highlight w:val="white"/>
              </w:rPr>
            </w:pPr>
            <w:r w:rsidDel="00000000" w:rsidR="00000000" w:rsidRPr="00000000">
              <w:rPr>
                <w:b w:val="1"/>
                <w:bCs w:val="1"/>
                <w:sz w:val="20"/>
                <w:szCs w:val="20"/>
                <w:highlight w:val="white"/>
                <w:rtl w:val="0"/>
              </w:rPr>
              <w:t xml:space="preserve">IoT value at time of submission (or N/A)</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E">
            <w:pPr>
              <w:rPr>
                <w:b w:val="1"/>
                <w:bCs w:val="1"/>
                <w:sz w:val="20"/>
                <w:szCs w:val="20"/>
                <w:highlight w:val="white"/>
              </w:rPr>
            </w:pPr>
            <w:r w:rsidDel="00000000" w:rsidR="00000000" w:rsidRPr="00000000">
              <w:rPr>
                <w:b w:val="1"/>
                <w:bCs w:val="1"/>
                <w:sz w:val="20"/>
                <w:szCs w:val="20"/>
                <w:highlight w:val="white"/>
                <w:rtl w:val="0"/>
              </w:rPr>
              <w:t xml:space="preserve">Charger Serial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5F">
            <w:pPr>
              <w:rPr>
                <w:b w:val="1"/>
                <w:bCs w:val="1"/>
                <w:sz w:val="20"/>
                <w:szCs w:val="20"/>
                <w:highlight w:val="white"/>
              </w:rPr>
            </w:pPr>
            <w:r w:rsidDel="00000000" w:rsidR="00000000" w:rsidRPr="00000000">
              <w:rPr>
                <w:b w:val="1"/>
                <w:bCs w:val="1"/>
                <w:sz w:val="20"/>
                <w:szCs w:val="20"/>
                <w:highlight w:val="white"/>
                <w:rtl w:val="0"/>
              </w:rPr>
              <w:t xml:space="preserve">Selected serial</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0">
            <w:pPr>
              <w:rPr>
                <w:b w:val="1"/>
                <w:bCs w:val="1"/>
                <w:sz w:val="20"/>
                <w:szCs w:val="20"/>
                <w:highlight w:val="white"/>
              </w:rPr>
            </w:pPr>
            <w:r w:rsidDel="00000000" w:rsidR="00000000" w:rsidRPr="00000000">
              <w:rPr>
                <w:b w:val="1"/>
                <w:bCs w:val="1"/>
                <w:sz w:val="20"/>
                <w:szCs w:val="20"/>
                <w:highlight w:val="white"/>
                <w:rtl w:val="0"/>
              </w:rPr>
              <w:t xml:space="preserve">Charger 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1">
            <w:pPr>
              <w:rPr>
                <w:b w:val="1"/>
                <w:bCs w:val="1"/>
                <w:sz w:val="20"/>
                <w:szCs w:val="20"/>
                <w:highlight w:val="white"/>
              </w:rPr>
            </w:pPr>
            <w:r w:rsidDel="00000000" w:rsidR="00000000" w:rsidRPr="00000000">
              <w:rPr>
                <w:b w:val="1"/>
                <w:bCs w:val="1"/>
                <w:sz w:val="20"/>
                <w:szCs w:val="20"/>
                <w:highlight w:val="white"/>
                <w:rtl w:val="0"/>
              </w:rPr>
              <w:t xml:space="preserve">inventory.model</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2">
            <w:pPr>
              <w:rPr>
                <w:b w:val="1"/>
                <w:bCs w:val="1"/>
                <w:sz w:val="20"/>
                <w:szCs w:val="20"/>
                <w:highlight w:val="white"/>
              </w:rPr>
            </w:pPr>
            <w:r w:rsidDel="00000000" w:rsidR="00000000" w:rsidRPr="00000000">
              <w:rPr>
                <w:b w:val="1"/>
                <w:bCs w:val="1"/>
                <w:sz w:val="20"/>
                <w:szCs w:val="20"/>
                <w:highlight w:val="white"/>
                <w:rtl w:val="0"/>
              </w:rPr>
              <w:t xml:space="preserve">Paraphernalia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3">
            <w:pPr>
              <w:rPr>
                <w:b w:val="1"/>
                <w:bCs w:val="1"/>
                <w:sz w:val="20"/>
                <w:szCs w:val="20"/>
                <w:highlight w:val="white"/>
              </w:rPr>
            </w:pPr>
            <w:r w:rsidDel="00000000" w:rsidR="00000000" w:rsidRPr="00000000">
              <w:rPr>
                <w:b w:val="1"/>
                <w:bCs w:val="1"/>
                <w:sz w:val="20"/>
                <w:szCs w:val="20"/>
                <w:highlight w:val="white"/>
                <w:rtl w:val="0"/>
              </w:rPr>
              <w:t xml:space="preserve">List: Digital SOC ×2, Harness Type B, etc.</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4">
            <w:pPr>
              <w:rPr>
                <w:b w:val="1"/>
                <w:bCs w:val="1"/>
                <w:sz w:val="20"/>
                <w:szCs w:val="20"/>
                <w:highlight w:val="white"/>
              </w:rPr>
            </w:pPr>
            <w:r w:rsidDel="00000000" w:rsidR="00000000" w:rsidRPr="00000000">
              <w:rPr>
                <w:b w:val="1"/>
                <w:bCs w:val="1"/>
                <w:sz w:val="20"/>
                <w:szCs w:val="20"/>
                <w:highlight w:val="white"/>
                <w:rtl w:val="0"/>
              </w:rPr>
              <w:t xml:space="preserve">Battery Price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5">
            <w:pPr>
              <w:rPr>
                <w:b w:val="1"/>
                <w:bCs w:val="1"/>
                <w:sz w:val="20"/>
                <w:szCs w:val="20"/>
                <w:highlight w:val="white"/>
              </w:rPr>
            </w:pPr>
            <w:r w:rsidDel="00000000" w:rsidR="00000000" w:rsidRPr="00000000">
              <w:rPr>
                <w:b w:val="1"/>
                <w:bCs w:val="1"/>
                <w:sz w:val="20"/>
                <w:szCs w:val="20"/>
                <w:highlight w:val="white"/>
                <w:rtl w:val="0"/>
              </w:rPr>
              <w:t xml:space="preserve">₹ As per screen 4</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6">
            <w:pPr>
              <w:rPr>
                <w:b w:val="1"/>
                <w:bCs w:val="1"/>
                <w:sz w:val="20"/>
                <w:szCs w:val="20"/>
                <w:highlight w:val="white"/>
              </w:rPr>
            </w:pPr>
            <w:r w:rsidDel="00000000" w:rsidR="00000000" w:rsidRPr="00000000">
              <w:rPr>
                <w:b w:val="1"/>
                <w:bCs w:val="1"/>
                <w:sz w:val="20"/>
                <w:szCs w:val="20"/>
                <w:highlight w:val="white"/>
                <w:rtl w:val="0"/>
              </w:rPr>
              <w:t xml:space="preserve">Charger Price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7">
            <w:pPr>
              <w:rPr>
                <w:b w:val="1"/>
                <w:bCs w:val="1"/>
                <w:sz w:val="20"/>
                <w:szCs w:val="20"/>
                <w:highlight w:val="white"/>
              </w:rPr>
            </w:pPr>
            <w:r w:rsidDel="00000000" w:rsidR="00000000" w:rsidRPr="00000000">
              <w:rPr>
                <w:b w:val="1"/>
                <w:bCs w:val="1"/>
                <w:sz w:val="20"/>
                <w:szCs w:val="20"/>
                <w:highlight w:val="white"/>
                <w:rtl w:val="0"/>
              </w:rPr>
              <w:t xml:space="preserve">₹ As per screen 4</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8">
            <w:pPr>
              <w:rPr>
                <w:b w:val="1"/>
                <w:bCs w:val="1"/>
                <w:sz w:val="20"/>
                <w:szCs w:val="20"/>
                <w:highlight w:val="white"/>
              </w:rPr>
            </w:pPr>
            <w:r w:rsidDel="00000000" w:rsidR="00000000" w:rsidRPr="00000000">
              <w:rPr>
                <w:b w:val="1"/>
                <w:bCs w:val="1"/>
                <w:sz w:val="20"/>
                <w:szCs w:val="20"/>
                <w:highlight w:val="white"/>
                <w:rtl w:val="0"/>
              </w:rPr>
              <w:t xml:space="preserve">Paraphernalia Cost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9">
            <w:pPr>
              <w:rPr>
                <w:b w:val="1"/>
                <w:bCs w:val="1"/>
                <w:sz w:val="20"/>
                <w:szCs w:val="20"/>
                <w:highlight w:val="white"/>
              </w:rPr>
            </w:pPr>
            <w:r w:rsidDel="00000000" w:rsidR="00000000" w:rsidRPr="00000000">
              <w:rPr>
                <w:b w:val="1"/>
                <w:bCs w:val="1"/>
                <w:sz w:val="20"/>
                <w:szCs w:val="20"/>
                <w:highlight w:val="white"/>
                <w:rtl w:val="0"/>
              </w:rPr>
              <w:t xml:space="preserve">₹ As per screen 4</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A">
            <w:pPr>
              <w:rPr>
                <w:b w:val="1"/>
                <w:bCs w:val="1"/>
                <w:sz w:val="20"/>
                <w:szCs w:val="20"/>
                <w:highlight w:val="white"/>
              </w:rPr>
            </w:pPr>
            <w:r w:rsidDel="00000000" w:rsidR="00000000" w:rsidRPr="00000000">
              <w:rPr>
                <w:b w:val="1"/>
                <w:bCs w:val="1"/>
                <w:sz w:val="20"/>
                <w:szCs w:val="20"/>
                <w:highlight w:val="white"/>
                <w:rtl w:val="0"/>
              </w:rPr>
              <w:t xml:space="preserve">Dealer Margin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B">
            <w:pPr>
              <w:rPr>
                <w:b w:val="1"/>
                <w:bCs w:val="1"/>
                <w:sz w:val="20"/>
                <w:szCs w:val="20"/>
                <w:highlight w:val="white"/>
              </w:rPr>
            </w:pPr>
            <w:r w:rsidDel="00000000" w:rsidR="00000000" w:rsidRPr="00000000">
              <w:rPr>
                <w:b w:val="1"/>
                <w:bCs w:val="1"/>
                <w:sz w:val="20"/>
                <w:szCs w:val="20"/>
                <w:highlight w:val="white"/>
                <w:rtl w:val="0"/>
              </w:rPr>
              <w:t xml:space="preserve">₹ as entered by dealer (As per screen 4)</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C">
            <w:pPr>
              <w:rPr>
                <w:b w:val="1"/>
                <w:bCs w:val="1"/>
                <w:sz w:val="20"/>
                <w:szCs w:val="20"/>
                <w:highlight w:val="white"/>
              </w:rPr>
            </w:pPr>
            <w:r w:rsidDel="00000000" w:rsidR="00000000" w:rsidRPr="00000000">
              <w:rPr>
                <w:b w:val="1"/>
                <w:bCs w:val="1"/>
                <w:sz w:val="20"/>
                <w:szCs w:val="20"/>
                <w:highlight w:val="white"/>
                <w:rtl w:val="0"/>
              </w:rPr>
              <w:t xml:space="preserve">Final Price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D">
            <w:pPr>
              <w:rPr>
                <w:b w:val="1"/>
                <w:bCs w:val="1"/>
                <w:sz w:val="20"/>
                <w:szCs w:val="20"/>
                <w:highlight w:val="white"/>
              </w:rPr>
            </w:pPr>
            <w:r w:rsidDel="00000000" w:rsidR="00000000" w:rsidRPr="00000000">
              <w:rPr>
                <w:b w:val="1"/>
                <w:bCs w:val="1"/>
                <w:sz w:val="20"/>
                <w:szCs w:val="20"/>
                <w:highlight w:val="white"/>
                <w:rtl w:val="0"/>
              </w:rPr>
              <w:t xml:space="preserve">₹ total (As per screen 4)</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E">
            <w:pPr>
              <w:rPr>
                <w:b w:val="1"/>
                <w:bCs w:val="1"/>
                <w:sz w:val="20"/>
                <w:szCs w:val="20"/>
                <w:highlight w:val="white"/>
              </w:rPr>
            </w:pPr>
            <w:r w:rsidDel="00000000" w:rsidR="00000000" w:rsidRPr="00000000">
              <w:rPr>
                <w:b w:val="1"/>
                <w:bCs w:val="1"/>
                <w:sz w:val="20"/>
                <w:szCs w:val="20"/>
                <w:highlight w:val="white"/>
                <w:rtl w:val="0"/>
              </w:rPr>
              <w:t xml:space="preserve">Submitted 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6F">
            <w:pPr>
              <w:rPr>
                <w:b w:val="1"/>
                <w:bCs w:val="1"/>
                <w:sz w:val="20"/>
                <w:szCs w:val="20"/>
                <w:highlight w:val="white"/>
              </w:rPr>
            </w:pPr>
            <w:r w:rsidDel="00000000" w:rsidR="00000000" w:rsidRPr="00000000">
              <w:rPr>
                <w:b w:val="1"/>
                <w:bCs w:val="1"/>
                <w:sz w:val="20"/>
                <w:szCs w:val="20"/>
                <w:highlight w:val="white"/>
                <w:rtl w:val="0"/>
              </w:rPr>
              <w:t xml:space="preserve">Timestamp</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70">
            <w:pPr>
              <w:rPr>
                <w:b w:val="1"/>
                <w:bCs w:val="1"/>
                <w:sz w:val="20"/>
                <w:szCs w:val="20"/>
                <w:highlight w:val="white"/>
              </w:rPr>
            </w:pPr>
            <w:r w:rsidDel="00000000" w:rsidR="00000000" w:rsidRPr="00000000">
              <w:rPr>
                <w:b w:val="1"/>
                <w:bCs w:val="1"/>
                <w:sz w:val="20"/>
                <w:szCs w:val="20"/>
                <w:highlight w:val="white"/>
                <w:rtl w:val="0"/>
              </w:rPr>
              <w:t xml:space="preserve">Category (final)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71">
            <w:pPr>
              <w:rPr>
                <w:b w:val="1"/>
                <w:bCs w:val="1"/>
                <w:sz w:val="20"/>
                <w:szCs w:val="20"/>
                <w:highlight w:val="white"/>
              </w:rPr>
            </w:pPr>
            <w:r w:rsidDel="00000000" w:rsidR="00000000" w:rsidRPr="00000000">
              <w:rPr>
                <w:b w:val="1"/>
                <w:bCs w:val="1"/>
                <w:sz w:val="20"/>
                <w:szCs w:val="20"/>
                <w:highlight w:val="white"/>
                <w:rtl w:val="0"/>
              </w:rPr>
              <w:t xml:space="preserve">Category + sub-category as used for inventory match</w:t>
            </w:r>
          </w:p>
        </w:tc>
      </w:tr>
    </w:tbl>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97d"/>
          <w:sz w:val="24"/>
          <w:szCs w:val="24"/>
          <w:shd w:fill="c9daf8" w:val="clear"/>
        </w:rPr>
      </w:pPr>
      <w:r w:rsidDel="00000000" w:rsidR="00000000" w:rsidRPr="00000000">
        <w:rPr>
          <w:b w:val="1"/>
          <w:bCs w:val="1"/>
          <w:color w:val="1f497d"/>
          <w:sz w:val="24"/>
          <w:szCs w:val="24"/>
          <w:shd w:fill="c9daf8" w:val="clear"/>
          <w:rtl w:val="0"/>
        </w:rPr>
        <w:t xml:space="preserve">Admin Actions on Product Panel</w:t>
      </w:r>
    </w:p>
    <w:p w:rsidR="00000000" w:rsidDel="00000000" w:rsidP="00000000" w:rsidRDefault="00000000" w:rsidRPr="00000000" w14:paraId="00000F74">
      <w:pPr>
        <w:spacing w:after="60" w:before="60" w:lineRule="auto"/>
        <w:rPr>
          <w:sz w:val="20"/>
          <w:szCs w:val="20"/>
          <w:highlight w:val="white"/>
        </w:rPr>
      </w:pPr>
      <w:r w:rsidDel="00000000" w:rsidR="00000000" w:rsidRPr="00000000">
        <w:rPr>
          <w:sz w:val="20"/>
          <w:szCs w:val="20"/>
          <w:highlight w:val="white"/>
          <w:rtl w:val="0"/>
        </w:rPr>
        <w:t xml:space="preserve">The product panel has four distinct action buttons. Each opens a specific form or view. These actions are the primary mechanism by which admin drives the lead to its next state.</w:t>
      </w:r>
    </w:p>
    <w:p w:rsidR="00000000" w:rsidDel="00000000" w:rsidP="00000000" w:rsidRDefault="00000000" w:rsidRPr="00000000" w14:paraId="00000F75">
      <w:pPr>
        <w:spacing w:after="60" w:before="60" w:lineRule="auto"/>
        <w:rPr>
          <w:b w:val="1"/>
          <w:bCs w:val="1"/>
          <w:color w:val="1e7e34"/>
          <w:highlight w:val="white"/>
        </w:rPr>
      </w:pPr>
      <w:r w:rsidDel="00000000" w:rsidR="00000000" w:rsidRPr="00000000">
        <w:rPr>
          <w:b w:val="1"/>
          <w:bCs w:val="1"/>
          <w:color w:val="1e7e34"/>
          <w:highlight w:val="white"/>
          <w:rtl w:val="0"/>
        </w:rPr>
        <w:t xml:space="preserve">ACTION 1 — Loan Sanctioned</w:t>
      </w:r>
    </w:p>
    <w:p w:rsidR="00000000" w:rsidDel="00000000" w:rsidP="00000000" w:rsidRDefault="00000000" w:rsidRPr="00000000" w14:paraId="00000F76">
      <w:pPr>
        <w:spacing w:after="60" w:before="60" w:lineRule="auto"/>
        <w:rPr>
          <w:color w:val="1e7e34"/>
          <w:sz w:val="20"/>
          <w:szCs w:val="20"/>
          <w:highlight w:val="white"/>
        </w:rPr>
      </w:pPr>
      <w:r w:rsidDel="00000000" w:rsidR="00000000" w:rsidRPr="00000000">
        <w:rPr>
          <w:color w:val="1e7e34"/>
          <w:sz w:val="20"/>
          <w:szCs w:val="20"/>
          <w:highlight w:val="white"/>
          <w:rtl w:val="0"/>
        </w:rPr>
        <w:t xml:space="preserve">Admin clicks Loan Sanctioned when the product selection is verified and the loan has been approved by the lender/NBFC. A loan input form opens inline within the product panel.</w:t>
      </w:r>
    </w:p>
    <w:p w:rsidR="00000000" w:rsidDel="00000000" w:rsidP="00000000" w:rsidRDefault="00000000" w:rsidRPr="00000000" w14:paraId="00000F77">
      <w:pPr>
        <w:spacing w:after="60" w:before="60" w:lineRule="auto"/>
        <w:rPr>
          <w:color w:val="1e7e34"/>
          <w:sz w:val="20"/>
          <w:szCs w:val="20"/>
          <w:highlight w:val="white"/>
        </w:rPr>
      </w:pPr>
      <w:r w:rsidDel="00000000" w:rsidR="00000000" w:rsidRPr="00000000">
        <w:rPr>
          <w:rtl w:val="0"/>
        </w:rPr>
      </w:r>
    </w:p>
    <w:p w:rsidR="00000000" w:rsidDel="00000000" w:rsidP="00000000" w:rsidRDefault="00000000" w:rsidRPr="00000000" w14:paraId="00000F78">
      <w:pPr>
        <w:pStyle w:val="Heading3"/>
        <w:keepNext w:val="0"/>
        <w:keepLines w:val="0"/>
        <w:spacing w:before="200" w:lineRule="auto"/>
        <w:rPr>
          <w:b w:val="1"/>
          <w:bCs w:val="1"/>
          <w:color w:val="1f497d"/>
          <w:sz w:val="24"/>
          <w:szCs w:val="24"/>
          <w:highlight w:val="white"/>
        </w:rPr>
      </w:pPr>
      <w:bookmarkStart w:colFirst="0" w:colLast="0" w:name="_o3h0epbzclqw" w:id="74"/>
      <w:bookmarkEnd w:id="74"/>
      <w:r w:rsidDel="00000000" w:rsidR="00000000" w:rsidRPr="00000000">
        <w:rPr>
          <w:b w:val="1"/>
          <w:bCs w:val="1"/>
          <w:color w:val="1f497d"/>
          <w:sz w:val="24"/>
          <w:szCs w:val="24"/>
          <w:highlight w:val="white"/>
          <w:rtl w:val="0"/>
        </w:rPr>
        <w:t xml:space="preserve">Loan Sanction Input Form</w:t>
      </w:r>
    </w:p>
    <w:p w:rsidR="00000000" w:rsidDel="00000000" w:rsidP="00000000" w:rsidRDefault="00000000" w:rsidRPr="00000000" w14:paraId="00000F79">
      <w:pPr>
        <w:spacing w:after="60" w:before="60" w:lineRule="auto"/>
        <w:rPr>
          <w:color w:val="1e7e34"/>
          <w:sz w:val="20"/>
          <w:szCs w:val="20"/>
          <w:highlight w:val="white"/>
        </w:rPr>
      </w:pPr>
      <w:r w:rsidDel="00000000" w:rsidR="00000000" w:rsidRPr="00000000">
        <w:rPr>
          <w:rtl w:val="0"/>
        </w:rPr>
      </w:r>
    </w:p>
    <w:tbl>
      <w:tblPr>
        <w:tblStyle w:val="Table10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0"/>
        <w:gridCol w:w="2340"/>
        <w:gridCol w:w="1470"/>
        <w:gridCol w:w="4620"/>
        <w:tblGridChange w:id="0">
          <w:tblGrid>
            <w:gridCol w:w="930"/>
            <w:gridCol w:w="2340"/>
            <w:gridCol w:w="1470"/>
            <w:gridCol w:w="462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7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7B">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7C">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7D">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7E">
            <w:pPr>
              <w:rPr>
                <w:sz w:val="20"/>
                <w:szCs w:val="20"/>
                <w:highlight w:val="white"/>
              </w:rPr>
            </w:pPr>
            <w:r w:rsidDel="00000000" w:rsidR="00000000" w:rsidRPr="00000000">
              <w:rPr>
                <w:sz w:val="20"/>
                <w:szCs w:val="20"/>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7F">
            <w:pPr>
              <w:rPr>
                <w:sz w:val="20"/>
                <w:szCs w:val="20"/>
                <w:highlight w:val="white"/>
              </w:rPr>
            </w:pPr>
            <w:r w:rsidDel="00000000" w:rsidR="00000000" w:rsidRPr="00000000">
              <w:rPr>
                <w:sz w:val="20"/>
                <w:szCs w:val="20"/>
                <w:highlight w:val="white"/>
                <w:rtl w:val="0"/>
              </w:rPr>
              <w:t xml:space="preserve">Loan Amount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0">
            <w:pPr>
              <w:rPr>
                <w:sz w:val="20"/>
                <w:szCs w:val="20"/>
                <w:highlight w:val="white"/>
              </w:rPr>
            </w:pPr>
            <w:r w:rsidDel="00000000" w:rsidR="00000000" w:rsidRPr="00000000">
              <w:rPr>
                <w:sz w:val="20"/>
                <w:szCs w:val="20"/>
                <w:highlight w:val="white"/>
                <w:rtl w:val="0"/>
              </w:rPr>
              <w:t xml:space="preserve">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1">
            <w:pPr>
              <w:rPr>
                <w:sz w:val="20"/>
                <w:szCs w:val="20"/>
                <w:highlight w:val="white"/>
              </w:rPr>
            </w:pPr>
            <w:r w:rsidDel="00000000" w:rsidR="00000000" w:rsidRPr="00000000">
              <w:rPr>
                <w:sz w:val="20"/>
                <w:szCs w:val="20"/>
                <w:highlight w:val="white"/>
                <w:rtl w:val="0"/>
              </w:rPr>
              <w:t xml:space="preserve">Total loan value sanctioned by lender. Required.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2">
            <w:pPr>
              <w:rPr>
                <w:sz w:val="20"/>
                <w:szCs w:val="20"/>
                <w:highlight w:val="white"/>
              </w:rPr>
            </w:pPr>
            <w:r w:rsidDel="00000000" w:rsidR="00000000" w:rsidRPr="00000000">
              <w:rPr>
                <w:sz w:val="20"/>
                <w:szCs w:val="20"/>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3">
            <w:pPr>
              <w:rPr>
                <w:sz w:val="20"/>
                <w:szCs w:val="20"/>
                <w:highlight w:val="white"/>
              </w:rPr>
            </w:pPr>
            <w:r w:rsidDel="00000000" w:rsidR="00000000" w:rsidRPr="00000000">
              <w:rPr>
                <w:sz w:val="20"/>
                <w:szCs w:val="20"/>
                <w:highlight w:val="white"/>
                <w:rtl w:val="0"/>
              </w:rPr>
              <w:t xml:space="preserve">Down Payment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4">
            <w:pPr>
              <w:rPr>
                <w:sz w:val="20"/>
                <w:szCs w:val="20"/>
                <w:highlight w:val="white"/>
              </w:rPr>
            </w:pPr>
            <w:r w:rsidDel="00000000" w:rsidR="00000000" w:rsidRPr="00000000">
              <w:rPr>
                <w:sz w:val="20"/>
                <w:szCs w:val="20"/>
                <w:highlight w:val="white"/>
                <w:rtl w:val="0"/>
              </w:rPr>
              <w:t xml:space="preserve">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5">
            <w:pPr>
              <w:rPr>
                <w:sz w:val="20"/>
                <w:szCs w:val="20"/>
                <w:highlight w:val="white"/>
              </w:rPr>
            </w:pPr>
            <w:r w:rsidDel="00000000" w:rsidR="00000000" w:rsidRPr="00000000">
              <w:rPr>
                <w:sz w:val="20"/>
                <w:szCs w:val="20"/>
                <w:highlight w:val="white"/>
                <w:rtl w:val="0"/>
              </w:rPr>
              <w:t xml:space="preserve">Amount paid upfront by customer. Required.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6">
            <w:pPr>
              <w:rPr>
                <w:sz w:val="20"/>
                <w:szCs w:val="20"/>
                <w:highlight w:val="white"/>
              </w:rPr>
            </w:pPr>
            <w:r w:rsidDel="00000000" w:rsidR="00000000" w:rsidRPr="00000000">
              <w:rPr>
                <w:sz w:val="20"/>
                <w:szCs w:val="20"/>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7">
            <w:pPr>
              <w:rPr>
                <w:sz w:val="20"/>
                <w:szCs w:val="20"/>
                <w:highlight w:val="white"/>
              </w:rPr>
            </w:pPr>
            <w:r w:rsidDel="00000000" w:rsidR="00000000" w:rsidRPr="00000000">
              <w:rPr>
                <w:sz w:val="20"/>
                <w:szCs w:val="20"/>
                <w:highlight w:val="white"/>
                <w:rtl w:val="0"/>
              </w:rPr>
              <w:t xml:space="preserve">File Charge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8">
            <w:pPr>
              <w:rPr>
                <w:sz w:val="20"/>
                <w:szCs w:val="20"/>
                <w:highlight w:val="white"/>
              </w:rPr>
            </w:pPr>
            <w:r w:rsidDel="00000000" w:rsidR="00000000" w:rsidRPr="00000000">
              <w:rPr>
                <w:sz w:val="20"/>
                <w:szCs w:val="20"/>
                <w:highlight w:val="white"/>
                <w:rtl w:val="0"/>
              </w:rPr>
              <w:t xml:space="preserve">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9">
            <w:pPr>
              <w:rPr>
                <w:sz w:val="20"/>
                <w:szCs w:val="20"/>
                <w:highlight w:val="white"/>
              </w:rPr>
            </w:pPr>
            <w:r w:rsidDel="00000000" w:rsidR="00000000" w:rsidRPr="00000000">
              <w:rPr>
                <w:sz w:val="20"/>
                <w:szCs w:val="20"/>
                <w:highlight w:val="white"/>
                <w:rtl w:val="0"/>
              </w:rPr>
              <w:t xml:space="preserve">Processing / documentation charge. Required.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A">
            <w:pPr>
              <w:rPr>
                <w:sz w:val="20"/>
                <w:szCs w:val="20"/>
                <w:highlight w:val="white"/>
              </w:rPr>
            </w:pPr>
            <w:r w:rsidDel="00000000" w:rsidR="00000000" w:rsidRPr="00000000">
              <w:rPr>
                <w:sz w:val="20"/>
                <w:szCs w:val="20"/>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B">
            <w:pPr>
              <w:rPr>
                <w:sz w:val="20"/>
                <w:szCs w:val="20"/>
                <w:highlight w:val="white"/>
              </w:rPr>
            </w:pPr>
            <w:r w:rsidDel="00000000" w:rsidR="00000000" w:rsidRPr="00000000">
              <w:rPr>
                <w:sz w:val="20"/>
                <w:szCs w:val="20"/>
                <w:highlight w:val="white"/>
                <w:rtl w:val="0"/>
              </w:rPr>
              <w:t xml:space="preserve">Subvention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C">
            <w:pPr>
              <w:rPr>
                <w:sz w:val="20"/>
                <w:szCs w:val="20"/>
                <w:highlight w:val="white"/>
              </w:rPr>
            </w:pPr>
            <w:r w:rsidDel="00000000" w:rsidR="00000000" w:rsidRPr="00000000">
              <w:rPr>
                <w:sz w:val="20"/>
                <w:szCs w:val="20"/>
                <w:highlight w:val="white"/>
                <w:rtl w:val="0"/>
              </w:rPr>
              <w:t xml:space="preserve">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D">
            <w:pPr>
              <w:rPr>
                <w:sz w:val="20"/>
                <w:szCs w:val="20"/>
                <w:highlight w:val="white"/>
              </w:rPr>
            </w:pPr>
            <w:r w:rsidDel="00000000" w:rsidR="00000000" w:rsidRPr="00000000">
              <w:rPr>
                <w:sz w:val="20"/>
                <w:szCs w:val="20"/>
                <w:highlight w:val="white"/>
                <w:rtl w:val="0"/>
              </w:rPr>
              <w:t xml:space="preserve">Interest subvention amount if applicable. 0 if none.</w:t>
            </w:r>
          </w:p>
        </w:tc>
      </w:tr>
      <w:tr>
        <w:trPr>
          <w:cantSplit w:val="0"/>
          <w:trHeight w:val="64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E">
            <w:pPr>
              <w:rPr>
                <w:sz w:val="20"/>
                <w:szCs w:val="20"/>
                <w:highlight w:val="white"/>
              </w:rPr>
            </w:pPr>
            <w:r w:rsidDel="00000000" w:rsidR="00000000" w:rsidRPr="00000000">
              <w:rPr>
                <w:sz w:val="20"/>
                <w:szCs w:val="20"/>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8F">
            <w:pPr>
              <w:rPr>
                <w:sz w:val="20"/>
                <w:szCs w:val="20"/>
                <w:highlight w:val="white"/>
              </w:rPr>
            </w:pPr>
            <w:r w:rsidDel="00000000" w:rsidR="00000000" w:rsidRPr="00000000">
              <w:rPr>
                <w:sz w:val="20"/>
                <w:szCs w:val="20"/>
                <w:highlight w:val="white"/>
                <w:rtl w:val="0"/>
              </w:rPr>
              <w:t xml:space="preserve">Disbursement Amount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0">
            <w:pPr>
              <w:rPr>
                <w:sz w:val="20"/>
                <w:szCs w:val="20"/>
                <w:highlight w:val="white"/>
              </w:rPr>
            </w:pPr>
            <w:r w:rsidDel="00000000" w:rsidR="00000000" w:rsidRPr="00000000">
              <w:rPr>
                <w:sz w:val="20"/>
                <w:szCs w:val="20"/>
                <w:highlight w:val="white"/>
                <w:rtl w:val="0"/>
              </w:rPr>
              <w:t xml:space="preserve">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1">
            <w:pPr>
              <w:rPr>
                <w:sz w:val="20"/>
                <w:szCs w:val="20"/>
                <w:highlight w:val="white"/>
              </w:rPr>
            </w:pPr>
            <w:r w:rsidDel="00000000" w:rsidR="00000000" w:rsidRPr="00000000">
              <w:rPr>
                <w:sz w:val="20"/>
                <w:szCs w:val="20"/>
                <w:highlight w:val="white"/>
                <w:rtl w:val="0"/>
              </w:rPr>
              <w:t xml:space="preserve">Net amount to be disbursed to the dealer.Required.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2">
            <w:pPr>
              <w:rPr>
                <w:sz w:val="20"/>
                <w:szCs w:val="20"/>
                <w:highlight w:val="white"/>
              </w:rPr>
            </w:pPr>
            <w:r w:rsidDel="00000000" w:rsidR="00000000" w:rsidRPr="00000000">
              <w:rPr>
                <w:sz w:val="20"/>
                <w:szCs w:val="20"/>
                <w:highlight w:val="white"/>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3">
            <w:pPr>
              <w:rPr>
                <w:sz w:val="20"/>
                <w:szCs w:val="20"/>
                <w:highlight w:val="white"/>
              </w:rPr>
            </w:pPr>
            <w:r w:rsidDel="00000000" w:rsidR="00000000" w:rsidRPr="00000000">
              <w:rPr>
                <w:sz w:val="20"/>
                <w:szCs w:val="20"/>
                <w:highlight w:val="white"/>
                <w:rtl w:val="0"/>
              </w:rPr>
              <w:t xml:space="preserve">EMI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4">
            <w:pPr>
              <w:rPr>
                <w:sz w:val="20"/>
                <w:szCs w:val="20"/>
                <w:highlight w:val="white"/>
              </w:rPr>
            </w:pPr>
            <w:r w:rsidDel="00000000" w:rsidR="00000000" w:rsidRPr="00000000">
              <w:rPr>
                <w:sz w:val="20"/>
                <w:szCs w:val="20"/>
                <w:highlight w:val="white"/>
                <w:rtl w:val="0"/>
              </w:rPr>
              <w:t xml:space="preserve">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5">
            <w:pPr>
              <w:rPr>
                <w:sz w:val="20"/>
                <w:szCs w:val="20"/>
                <w:highlight w:val="white"/>
              </w:rPr>
            </w:pPr>
            <w:r w:rsidDel="00000000" w:rsidR="00000000" w:rsidRPr="00000000">
              <w:rPr>
                <w:sz w:val="20"/>
                <w:szCs w:val="20"/>
                <w:highlight w:val="white"/>
                <w:rtl w:val="0"/>
              </w:rPr>
              <w:t xml:space="preserve">Monthly installment amount. Required.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6">
            <w:pPr>
              <w:rPr>
                <w:sz w:val="20"/>
                <w:szCs w:val="20"/>
                <w:highlight w:val="white"/>
              </w:rPr>
            </w:pPr>
            <w:r w:rsidDel="00000000" w:rsidR="00000000" w:rsidRPr="00000000">
              <w:rPr>
                <w:sz w:val="20"/>
                <w:szCs w:val="20"/>
                <w:highlight w:val="white"/>
                <w:rtl w:val="0"/>
              </w:rPr>
              <w:t xml:space="preserve">7</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7">
            <w:pPr>
              <w:rPr>
                <w:sz w:val="20"/>
                <w:szCs w:val="20"/>
                <w:highlight w:val="white"/>
              </w:rPr>
            </w:pPr>
            <w:r w:rsidDel="00000000" w:rsidR="00000000" w:rsidRPr="00000000">
              <w:rPr>
                <w:sz w:val="20"/>
                <w:szCs w:val="20"/>
                <w:highlight w:val="white"/>
                <w:rtl w:val="0"/>
              </w:rPr>
              <w:t xml:space="preserve">Tenure (Months)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8">
            <w:pPr>
              <w:rPr>
                <w:sz w:val="20"/>
                <w:szCs w:val="20"/>
                <w:highlight w:val="white"/>
              </w:rPr>
            </w:pPr>
            <w:r w:rsidDel="00000000" w:rsidR="00000000" w:rsidRPr="00000000">
              <w:rPr>
                <w:sz w:val="20"/>
                <w:szCs w:val="20"/>
                <w:highlight w:val="white"/>
                <w:rtl w:val="0"/>
              </w:rPr>
              <w:t xml:space="preserve">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9">
            <w:pPr>
              <w:rPr>
                <w:sz w:val="20"/>
                <w:szCs w:val="20"/>
                <w:highlight w:val="white"/>
              </w:rPr>
            </w:pPr>
            <w:r w:rsidDel="00000000" w:rsidR="00000000" w:rsidRPr="00000000">
              <w:rPr>
                <w:sz w:val="20"/>
                <w:szCs w:val="20"/>
                <w:highlight w:val="white"/>
                <w:rtl w:val="0"/>
              </w:rPr>
              <w:t xml:space="preserve">Loan repayment period in months. Required.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A">
            <w:pPr>
              <w:rPr>
                <w:sz w:val="20"/>
                <w:szCs w:val="20"/>
                <w:highlight w:val="white"/>
              </w:rPr>
            </w:pPr>
            <w:r w:rsidDel="00000000" w:rsidR="00000000" w:rsidRPr="00000000">
              <w:rPr>
                <w:sz w:val="20"/>
                <w:szCs w:val="20"/>
                <w:highlight w:val="white"/>
                <w:rtl w:val="0"/>
              </w:rPr>
              <w:t xml:space="preserve">8</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B">
            <w:pPr>
              <w:rPr>
                <w:sz w:val="20"/>
                <w:szCs w:val="20"/>
                <w:highlight w:val="white"/>
              </w:rPr>
            </w:pPr>
            <w:r w:rsidDel="00000000" w:rsidR="00000000" w:rsidRPr="00000000">
              <w:rPr>
                <w:sz w:val="20"/>
                <w:szCs w:val="20"/>
                <w:highlight w:val="white"/>
                <w:rtl w:val="0"/>
              </w:rPr>
              <w:t xml:space="preserve">Rate of Interest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C">
            <w:pPr>
              <w:rPr>
                <w:sz w:val="20"/>
                <w:szCs w:val="20"/>
                <w:highlight w:val="white"/>
              </w:rPr>
            </w:pPr>
            <w:r w:rsidDel="00000000" w:rsidR="00000000" w:rsidRPr="00000000">
              <w:rPr>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D">
            <w:pPr>
              <w:rPr>
                <w:sz w:val="20"/>
                <w:szCs w:val="20"/>
                <w:highlight w:val="white"/>
              </w:rPr>
            </w:pPr>
            <w:r w:rsidDel="00000000" w:rsidR="00000000" w:rsidRPr="00000000">
              <w:rPr>
                <w:sz w:val="20"/>
                <w:szCs w:val="20"/>
                <w:highlight w:val="white"/>
                <w:rtl w:val="0"/>
              </w:rPr>
              <w:t xml:space="preserve">Annual ROI. Required.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E">
            <w:pPr>
              <w:rPr>
                <w:sz w:val="20"/>
                <w:szCs w:val="20"/>
                <w:highlight w:val="white"/>
              </w:rPr>
            </w:pPr>
            <w:r w:rsidDel="00000000" w:rsidR="00000000" w:rsidRPr="00000000">
              <w:rPr>
                <w:sz w:val="20"/>
                <w:szCs w:val="20"/>
                <w:highlight w:val="white"/>
                <w:rtl w:val="0"/>
              </w:rPr>
              <w:t xml:space="preserve">9</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9F">
            <w:pPr>
              <w:rPr>
                <w:sz w:val="20"/>
                <w:szCs w:val="20"/>
                <w:highlight w:val="white"/>
              </w:rPr>
            </w:pPr>
            <w:r w:rsidDel="00000000" w:rsidR="00000000" w:rsidRPr="00000000">
              <w:rPr>
                <w:sz w:val="20"/>
                <w:szCs w:val="20"/>
                <w:highlight w:val="white"/>
                <w:rtl w:val="0"/>
              </w:rPr>
              <w:t xml:space="preserve">Loan Approved 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A0">
            <w:pPr>
              <w:rPr>
                <w:sz w:val="20"/>
                <w:szCs w:val="20"/>
                <w:highlight w:val="white"/>
              </w:rPr>
            </w:pPr>
            <w:r w:rsidDel="00000000" w:rsidR="00000000" w:rsidRPr="00000000">
              <w:rPr>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A1">
            <w:pPr>
              <w:rPr>
                <w:sz w:val="20"/>
                <w:szCs w:val="20"/>
                <w:highlight w:val="white"/>
              </w:rPr>
            </w:pPr>
            <w:r w:rsidDel="00000000" w:rsidR="00000000" w:rsidRPr="00000000">
              <w:rPr>
                <w:sz w:val="20"/>
                <w:szCs w:val="20"/>
                <w:highlight w:val="white"/>
                <w:rtl w:val="0"/>
              </w:rPr>
              <w:t xml:space="preserve">Lender / NBFC name. Required.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A2">
            <w:pPr>
              <w:rPr>
                <w:sz w:val="20"/>
                <w:szCs w:val="20"/>
                <w:highlight w:val="white"/>
              </w:rPr>
            </w:pPr>
            <w:r w:rsidDel="00000000" w:rsidR="00000000" w:rsidRPr="00000000">
              <w:rPr>
                <w:sz w:val="20"/>
                <w:szCs w:val="20"/>
                <w:highlight w:val="white"/>
                <w:rtl w:val="0"/>
              </w:rPr>
              <w:t xml:space="preserve">10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A3">
            <w:pPr>
              <w:rPr>
                <w:sz w:val="20"/>
                <w:szCs w:val="20"/>
                <w:highlight w:val="white"/>
              </w:rPr>
            </w:pPr>
            <w:r w:rsidDel="00000000" w:rsidR="00000000" w:rsidRPr="00000000">
              <w:rPr>
                <w:sz w:val="20"/>
                <w:szCs w:val="20"/>
                <w:highlight w:val="white"/>
                <w:rtl w:val="0"/>
              </w:rPr>
              <w:t xml:space="preserve">Loan File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A4">
            <w:pPr>
              <w:rPr>
                <w:sz w:val="20"/>
                <w:szCs w:val="20"/>
                <w:highlight w:val="white"/>
              </w:rPr>
            </w:pPr>
            <w:r w:rsidDel="00000000" w:rsidR="00000000" w:rsidRPr="00000000">
              <w:rPr>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A5">
            <w:pPr>
              <w:rPr>
                <w:sz w:val="20"/>
                <w:szCs w:val="20"/>
                <w:highlight w:val="white"/>
              </w:rPr>
            </w:pPr>
            <w:r w:rsidDel="00000000" w:rsidR="00000000" w:rsidRPr="00000000">
              <w:rPr>
                <w:sz w:val="20"/>
                <w:szCs w:val="20"/>
                <w:highlight w:val="white"/>
                <w:rtl w:val="0"/>
              </w:rPr>
              <w:t xml:space="preserve">Unique reference number assigned by lender. Required.</w:t>
            </w:r>
          </w:p>
        </w:tc>
      </w:tr>
    </w:tbl>
    <w:p w:rsidR="00000000" w:rsidDel="00000000" w:rsidP="00000000" w:rsidRDefault="00000000" w:rsidRPr="00000000" w14:paraId="00000FA6">
      <w:pPr>
        <w:pStyle w:val="Heading3"/>
        <w:keepNext w:val="0"/>
        <w:keepLines w:val="0"/>
        <w:spacing w:before="200" w:lineRule="auto"/>
        <w:rPr>
          <w:b w:val="1"/>
          <w:bCs w:val="1"/>
          <w:color w:val="1f497d"/>
          <w:sz w:val="24"/>
          <w:szCs w:val="24"/>
          <w:shd w:fill="c9daf8" w:val="clear"/>
        </w:rPr>
      </w:pPr>
      <w:bookmarkStart w:colFirst="0" w:colLast="0" w:name="_2l7383o4vykv" w:id="75"/>
      <w:bookmarkEnd w:id="75"/>
      <w:r w:rsidDel="00000000" w:rsidR="00000000" w:rsidRPr="00000000">
        <w:rPr>
          <w:b w:val="1"/>
          <w:bCs w:val="1"/>
          <w:color w:val="1f497d"/>
          <w:sz w:val="24"/>
          <w:szCs w:val="24"/>
          <w:shd w:fill="c9daf8" w:val="clear"/>
          <w:rtl w:val="0"/>
        </w:rPr>
        <w:t xml:space="preserve">On Save — Loan Sanctioned</w:t>
      </w:r>
    </w:p>
    <w:p w:rsidR="00000000" w:rsidDel="00000000" w:rsidP="00000000" w:rsidRDefault="00000000" w:rsidRPr="00000000" w14:paraId="00000FA7">
      <w:pPr>
        <w:rPr/>
      </w:pPr>
      <w:r w:rsidDel="00000000" w:rsidR="00000000" w:rsidRPr="00000000">
        <w:rPr>
          <w:rtl w:val="0"/>
        </w:rPr>
      </w:r>
    </w:p>
    <w:tbl>
      <w:tblPr>
        <w:tblStyle w:val="Table10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556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FA8">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POST /api/admin/lead/:leadId/sanction-loan</w:t>
            </w:r>
          </w:p>
          <w:p w:rsidR="00000000" w:rsidDel="00000000" w:rsidP="00000000" w:rsidRDefault="00000000" w:rsidRPr="00000000" w14:paraId="00000FA9">
            <w:pPr>
              <w:spacing w:after="20" w:before="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AA">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Request:</w:t>
            </w:r>
          </w:p>
          <w:p w:rsidR="00000000" w:rsidDel="00000000" w:rsidP="00000000" w:rsidRDefault="00000000" w:rsidRPr="00000000" w14:paraId="00000FAB">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"loanAmount":       85000,</w:t>
            </w:r>
          </w:p>
          <w:p w:rsidR="00000000" w:rsidDel="00000000" w:rsidP="00000000" w:rsidRDefault="00000000" w:rsidRPr="00000000" w14:paraId="00000FAC">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"downPayment":      15000,</w:t>
            </w:r>
          </w:p>
          <w:p w:rsidR="00000000" w:rsidDel="00000000" w:rsidP="00000000" w:rsidRDefault="00000000" w:rsidRPr="00000000" w14:paraId="00000FAD">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"fileCharge":       1500,</w:t>
            </w:r>
          </w:p>
          <w:p w:rsidR="00000000" w:rsidDel="00000000" w:rsidP="00000000" w:rsidRDefault="00000000" w:rsidRPr="00000000" w14:paraId="00000FAE">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"subvention":       0,</w:t>
            </w:r>
          </w:p>
          <w:p w:rsidR="00000000" w:rsidDel="00000000" w:rsidP="00000000" w:rsidRDefault="00000000" w:rsidRPr="00000000" w14:paraId="00000FAF">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"disbursementAmount": 83500,</w:t>
            </w:r>
          </w:p>
          <w:p w:rsidR="00000000" w:rsidDel="00000000" w:rsidP="00000000" w:rsidRDefault="00000000" w:rsidRPr="00000000" w14:paraId="00000FB0">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"emi":              3200,</w:t>
            </w:r>
          </w:p>
          <w:p w:rsidR="00000000" w:rsidDel="00000000" w:rsidP="00000000" w:rsidRDefault="00000000" w:rsidRPr="00000000" w14:paraId="00000FB1">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"tenureMonths":     24,</w:t>
            </w:r>
          </w:p>
          <w:p w:rsidR="00000000" w:rsidDel="00000000" w:rsidP="00000000" w:rsidRDefault="00000000" w:rsidRPr="00000000" w14:paraId="00000FB2">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"roi":              18.5,</w:t>
            </w:r>
          </w:p>
          <w:p w:rsidR="00000000" w:rsidDel="00000000" w:rsidP="00000000" w:rsidRDefault="00000000" w:rsidRPr="00000000" w14:paraId="00000FB3">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"loanApprovedBy":   "ABC Finance Ltd",</w:t>
            </w:r>
          </w:p>
          <w:p w:rsidR="00000000" w:rsidDel="00000000" w:rsidP="00000000" w:rsidRDefault="00000000" w:rsidRPr="00000000" w14:paraId="00000FB4">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"loanFileNumber":   "ABC-2026-00789",</w:t>
            </w:r>
          </w:p>
          <w:p w:rsidR="00000000" w:rsidDel="00000000" w:rsidP="00000000" w:rsidRDefault="00000000" w:rsidRPr="00000000" w14:paraId="00000FB5">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"sanctionedBy":     "admin_user_id"</w:t>
            </w:r>
          </w:p>
          <w:p w:rsidR="00000000" w:rsidDel="00000000" w:rsidP="00000000" w:rsidRDefault="00000000" w:rsidRPr="00000000" w14:paraId="00000FB6">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w:t>
            </w:r>
          </w:p>
          <w:p w:rsidR="00000000" w:rsidDel="00000000" w:rsidP="00000000" w:rsidRDefault="00000000" w:rsidRPr="00000000" w14:paraId="00000FB7">
            <w:pPr>
              <w:spacing w:after="20" w:before="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B8">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Processing:</w:t>
            </w:r>
          </w:p>
          <w:p w:rsidR="00000000" w:rsidDel="00000000" w:rsidP="00000000" w:rsidRDefault="00000000" w:rsidRPr="00000000" w14:paraId="00000FB9">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1. Store loan_sanction record</w:t>
            </w:r>
          </w:p>
          <w:p w:rsidR="00000000" w:rsidDel="00000000" w:rsidP="00000000" w:rsidRDefault="00000000" w:rsidRPr="00000000" w14:paraId="00000FBA">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2. lead.status = 'loan_sanctioned'</w:t>
            </w:r>
          </w:p>
          <w:p w:rsidR="00000000" w:rsidDel="00000000" w:rsidP="00000000" w:rsidRDefault="00000000" w:rsidRPr="00000000" w14:paraId="00000FBB">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3. Notify dealer: 'Loan sanctioned. Customer approval required at Step 5.'</w:t>
            </w:r>
          </w:p>
          <w:p w:rsidR="00000000" w:rsidDel="00000000" w:rsidP="00000000" w:rsidRDefault="00000000" w:rsidRPr="00000000" w14:paraId="00000FBC">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4. Route lead to Step 5 on dealer side</w:t>
            </w:r>
          </w:p>
          <w:p w:rsidR="00000000" w:rsidDel="00000000" w:rsidP="00000000" w:rsidRDefault="00000000" w:rsidRPr="00000000" w14:paraId="00000FBD">
            <w:pPr>
              <w:spacing w:after="20" w:before="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FBE">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Response:</w:t>
            </w:r>
          </w:p>
          <w:p w:rsidR="00000000" w:rsidDel="00000000" w:rsidP="00000000" w:rsidRDefault="00000000" w:rsidRPr="00000000" w14:paraId="00000FBF">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"success": true, "leadStatus": "loan_sanctioned",</w:t>
            </w:r>
          </w:p>
          <w:p w:rsidR="00000000" w:rsidDel="00000000" w:rsidP="00000000" w:rsidRDefault="00000000" w:rsidRPr="00000000" w14:paraId="00000FC0">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"loanSanctionId": "LS-2026-0000123",</w:t>
            </w:r>
          </w:p>
          <w:p w:rsidR="00000000" w:rsidDel="00000000" w:rsidP="00000000" w:rsidRDefault="00000000" w:rsidRPr="00000000" w14:paraId="00000FC1">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"message": "Loan details saved. Lead routed to dealer for customer approval." }</w:t>
            </w:r>
          </w:p>
        </w:tc>
      </w:tr>
    </w:tbl>
    <w:p w:rsidR="00000000" w:rsidDel="00000000" w:rsidP="00000000" w:rsidRDefault="00000000" w:rsidRPr="00000000" w14:paraId="00000FC2">
      <w:pPr>
        <w:rPr/>
      </w:pPr>
      <w:r w:rsidDel="00000000" w:rsidR="00000000" w:rsidRPr="00000000">
        <w:rPr>
          <w:rtl w:val="0"/>
        </w:rPr>
      </w:r>
    </w:p>
    <w:tbl>
      <w:tblPr>
        <w:tblStyle w:val="Table10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170" w:hRule="atLeast"/>
          <w:tblHeader w:val="0"/>
        </w:trPr>
        <w:tc>
          <w:tcPr>
            <w:tcBorders>
              <w:top w:color="cccccc" w:space="0" w:sz="8" w:val="single"/>
              <w:left w:color="cccccc" w:space="0" w:sz="8" w:val="single"/>
              <w:bottom w:color="cccccc" w:space="0" w:sz="8" w:val="single"/>
              <w:right w:color="cccccc" w:space="0" w:sz="8" w:val="single"/>
            </w:tcBorders>
            <w:shd w:fill="d6e4f0" w:val="clear"/>
            <w:tcMar>
              <w:top w:w="120.0" w:type="dxa"/>
              <w:left w:w="160.0" w:type="dxa"/>
              <w:bottom w:w="120.0" w:type="dxa"/>
              <w:right w:w="160.0" w:type="dxa"/>
            </w:tcMar>
            <w:vAlign w:val="top"/>
          </w:tcPr>
          <w:p w:rsidR="00000000" w:rsidDel="00000000" w:rsidP="00000000" w:rsidRDefault="00000000" w:rsidRPr="00000000" w14:paraId="00000FC3">
            <w:pPr>
              <w:rPr>
                <w:b w:val="1"/>
                <w:bCs w:val="1"/>
                <w:color w:val="1f497d"/>
                <w:sz w:val="20"/>
                <w:szCs w:val="20"/>
              </w:rPr>
            </w:pPr>
            <w:r w:rsidDel="00000000" w:rsidR="00000000" w:rsidRPr="00000000">
              <w:rPr>
                <w:b w:val="1"/>
                <w:bCs w:val="1"/>
                <w:color w:val="1f497d"/>
                <w:sz w:val="20"/>
                <w:szCs w:val="20"/>
                <w:rtl w:val="0"/>
              </w:rPr>
              <w:t xml:space="preserve">What Happens After Loan Sanctioned</w:t>
            </w:r>
          </w:p>
          <w:p w:rsidR="00000000" w:rsidDel="00000000" w:rsidP="00000000" w:rsidRDefault="00000000" w:rsidRPr="00000000" w14:paraId="00000FC4">
            <w:pPr>
              <w:spacing w:before="60" w:lineRule="auto"/>
              <w:rPr>
                <w:sz w:val="19"/>
                <w:szCs w:val="19"/>
              </w:rPr>
            </w:pPr>
            <w:r w:rsidDel="00000000" w:rsidR="00000000" w:rsidRPr="00000000">
              <w:rPr>
                <w:sz w:val="19"/>
                <w:szCs w:val="19"/>
                <w:rtl w:val="0"/>
              </w:rPr>
              <w:t xml:space="preserve">The lead moves to Step 5 on the dealer side. The dealer, on behalf of the customer, reviews the full loan details and must approve them. Only after dealer/customer approval of the loan terms does inventory move to 'sold' and warranty get activated. This is specified fully in Section 4.0 (Step 5).</w:t>
            </w:r>
          </w:p>
        </w:tc>
      </w:tr>
    </w:tbl>
    <w:p w:rsidR="00000000" w:rsidDel="00000000" w:rsidP="00000000" w:rsidRDefault="00000000" w:rsidRPr="00000000" w14:paraId="00000FC5">
      <w:pPr>
        <w:rPr>
          <w:b w:val="1"/>
          <w:bCs w:val="1"/>
          <w:color w:val="c0392b"/>
        </w:rPr>
      </w:pPr>
      <w:r w:rsidDel="00000000" w:rsidR="00000000" w:rsidRPr="00000000">
        <w:rPr>
          <w:b w:val="1"/>
          <w:bCs w:val="1"/>
          <w:color w:val="c0392b"/>
          <w:rtl w:val="0"/>
        </w:rPr>
        <w:t xml:space="preserve">ACTION 2 — Loan Rejected</w:t>
      </w:r>
    </w:p>
    <w:p w:rsidR="00000000" w:rsidDel="00000000" w:rsidP="00000000" w:rsidRDefault="00000000" w:rsidRPr="00000000" w14:paraId="00000FC6">
      <w:pPr>
        <w:spacing w:after="60" w:before="60" w:lineRule="auto"/>
        <w:rPr>
          <w:color w:val="c0392b"/>
          <w:sz w:val="20"/>
          <w:szCs w:val="20"/>
        </w:rPr>
      </w:pPr>
      <w:r w:rsidDel="00000000" w:rsidR="00000000" w:rsidRPr="00000000">
        <w:rPr>
          <w:color w:val="c0392b"/>
          <w:sz w:val="20"/>
          <w:szCs w:val="20"/>
          <w:rtl w:val="0"/>
        </w:rPr>
        <w:t xml:space="preserve">Admin clicks Loan Rejected when the lender / NBFC has declined the loan application. A rejection reason input opens inline.</w:t>
      </w:r>
    </w:p>
    <w:p w:rsidR="00000000" w:rsidDel="00000000" w:rsidP="00000000" w:rsidRDefault="00000000" w:rsidRPr="00000000" w14:paraId="00000FC7">
      <w:pPr>
        <w:pStyle w:val="Heading3"/>
        <w:keepNext w:val="0"/>
        <w:keepLines w:val="0"/>
        <w:spacing w:before="200" w:lineRule="auto"/>
        <w:rPr>
          <w:b w:val="1"/>
          <w:bCs w:val="1"/>
          <w:color w:val="1f497d"/>
          <w:sz w:val="24"/>
          <w:szCs w:val="24"/>
        </w:rPr>
      </w:pPr>
      <w:bookmarkStart w:colFirst="0" w:colLast="0" w:name="_bw8kxbqvvebl" w:id="76"/>
      <w:bookmarkEnd w:id="76"/>
      <w:r w:rsidDel="00000000" w:rsidR="00000000" w:rsidRPr="00000000">
        <w:rPr>
          <w:b w:val="1"/>
          <w:bCs w:val="1"/>
          <w:color w:val="1f497d"/>
          <w:sz w:val="24"/>
          <w:szCs w:val="24"/>
          <w:rtl w:val="0"/>
        </w:rPr>
        <w:t xml:space="preserve">Loan Rejection Form</w:t>
      </w:r>
    </w:p>
    <w:p w:rsidR="00000000" w:rsidDel="00000000" w:rsidP="00000000" w:rsidRDefault="00000000" w:rsidRPr="00000000" w14:paraId="00000FC8">
      <w:pPr>
        <w:rPr>
          <w:b w:val="1"/>
          <w:bCs w:val="1"/>
          <w:color w:val="c0392b"/>
        </w:rPr>
      </w:pPr>
      <w:r w:rsidDel="00000000" w:rsidR="00000000" w:rsidRPr="00000000">
        <w:rPr>
          <w:rtl w:val="0"/>
        </w:rPr>
      </w:r>
    </w:p>
    <w:tbl>
      <w:tblPr>
        <w:tblStyle w:val="Table10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C9">
            <w:pPr>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0FCA">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CB">
            <w:pPr>
              <w:rPr>
                <w:b w:val="1"/>
                <w:bCs w:val="1"/>
                <w:sz w:val="20"/>
                <w:szCs w:val="20"/>
              </w:rPr>
            </w:pPr>
            <w:r w:rsidDel="00000000" w:rsidR="00000000" w:rsidRPr="00000000">
              <w:rPr>
                <w:b w:val="1"/>
                <w:bCs w:val="1"/>
                <w:sz w:val="20"/>
                <w:szCs w:val="20"/>
                <w:rtl w:val="0"/>
              </w:rPr>
              <w:t xml:space="preserve">Rejection Reason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FCC">
            <w:pPr>
              <w:rPr>
                <w:b w:val="1"/>
                <w:bCs w:val="1"/>
                <w:sz w:val="20"/>
                <w:szCs w:val="20"/>
              </w:rPr>
            </w:pPr>
            <w:r w:rsidDel="00000000" w:rsidR="00000000" w:rsidRPr="00000000">
              <w:rPr>
                <w:b w:val="1"/>
                <w:bCs w:val="1"/>
                <w:sz w:val="20"/>
                <w:szCs w:val="20"/>
                <w:rtl w:val="0"/>
              </w:rPr>
              <w:t xml:space="preserve">Free text. Mandatory. Min 10 characters. Visible to dealer at Step 5.</w:t>
            </w:r>
          </w:p>
        </w:tc>
      </w:tr>
    </w:tbl>
    <w:p w:rsidR="00000000" w:rsidDel="00000000" w:rsidP="00000000" w:rsidRDefault="00000000" w:rsidRPr="00000000" w14:paraId="00000FCD">
      <w:pPr>
        <w:rPr>
          <w:b w:val="1"/>
          <w:bCs w:val="1"/>
          <w:color w:val="c0392b"/>
        </w:rPr>
      </w:pPr>
      <w:r w:rsidDel="00000000" w:rsidR="00000000" w:rsidRPr="00000000">
        <w:rPr>
          <w:rtl w:val="0"/>
        </w:rPr>
      </w:r>
    </w:p>
    <w:p w:rsidR="00000000" w:rsidDel="00000000" w:rsidP="00000000" w:rsidRDefault="00000000" w:rsidRPr="00000000" w14:paraId="00000FCE">
      <w:pPr>
        <w:pStyle w:val="Heading3"/>
        <w:keepNext w:val="0"/>
        <w:keepLines w:val="0"/>
        <w:spacing w:before="200" w:lineRule="auto"/>
        <w:rPr>
          <w:b w:val="1"/>
          <w:bCs w:val="1"/>
          <w:color w:val="1f497d"/>
          <w:sz w:val="24"/>
          <w:szCs w:val="24"/>
          <w:highlight w:val="white"/>
        </w:rPr>
      </w:pPr>
      <w:bookmarkStart w:colFirst="0" w:colLast="0" w:name="_fqyani1ludc1" w:id="77"/>
      <w:bookmarkEnd w:id="77"/>
      <w:r w:rsidDel="00000000" w:rsidR="00000000" w:rsidRPr="00000000">
        <w:rPr>
          <w:b w:val="1"/>
          <w:bCs w:val="1"/>
          <w:color w:val="1f497d"/>
          <w:sz w:val="24"/>
          <w:szCs w:val="24"/>
          <w:highlight w:val="white"/>
          <w:rtl w:val="0"/>
        </w:rPr>
        <w:t xml:space="preserve">On Save — Loan Rejected</w:t>
      </w:r>
    </w:p>
    <w:p w:rsidR="00000000" w:rsidDel="00000000" w:rsidP="00000000" w:rsidRDefault="00000000" w:rsidRPr="00000000" w14:paraId="00000FCF">
      <w:pPr>
        <w:spacing w:after="60" w:before="60" w:lineRule="auto"/>
        <w:rPr>
          <w:b w:val="1"/>
          <w:bCs w:val="1"/>
          <w:color w:val="1e7e34"/>
          <w:highlight w:val="white"/>
        </w:rPr>
      </w:pPr>
      <w:r w:rsidDel="00000000" w:rsidR="00000000" w:rsidRPr="00000000">
        <w:rPr>
          <w:rtl w:val="0"/>
        </w:rPr>
      </w:r>
    </w:p>
    <w:tbl>
      <w:tblPr>
        <w:tblStyle w:val="Table11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457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FD0">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POST /api/admin/lead/:leadId/reject-loan</w:t>
            </w:r>
          </w:p>
          <w:p w:rsidR="00000000" w:rsidDel="00000000" w:rsidP="00000000" w:rsidRDefault="00000000" w:rsidRPr="00000000" w14:paraId="00000FD1">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FD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Request:</w:t>
            </w:r>
          </w:p>
          <w:p w:rsidR="00000000" w:rsidDel="00000000" w:rsidP="00000000" w:rsidRDefault="00000000" w:rsidRPr="00000000" w14:paraId="00000FD3">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"rejectionReason":  "Low CIBIL score after lender check",</w:t>
            </w:r>
          </w:p>
          <w:p w:rsidR="00000000" w:rsidDel="00000000" w:rsidP="00000000" w:rsidRDefault="00000000" w:rsidRPr="00000000" w14:paraId="00000FD4">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"rejectedBy":       "A</w:t>
            </w:r>
          </w:p>
          <w:p w:rsidR="00000000" w:rsidDel="00000000" w:rsidP="00000000" w:rsidRDefault="00000000" w:rsidRPr="00000000" w14:paraId="00000FD5">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"rejectionDate":    "2026-07-28",</w:t>
            </w:r>
          </w:p>
          <w:p w:rsidR="00000000" w:rsidDel="00000000" w:rsidP="00000000" w:rsidRDefault="00000000" w:rsidRPr="00000000" w14:paraId="00000FD6">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"rejectedByAdmin":  "admin_user_id"</w:t>
            </w:r>
          </w:p>
          <w:p w:rsidR="00000000" w:rsidDel="00000000" w:rsidP="00000000" w:rsidRDefault="00000000" w:rsidRPr="00000000" w14:paraId="00000FD7">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w:t>
            </w:r>
          </w:p>
          <w:p w:rsidR="00000000" w:rsidDel="00000000" w:rsidP="00000000" w:rsidRDefault="00000000" w:rsidRPr="00000000" w14:paraId="00000FD8">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FD9">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Processing:</w:t>
            </w:r>
          </w:p>
          <w:p w:rsidR="00000000" w:rsidDel="00000000" w:rsidP="00000000" w:rsidRDefault="00000000" w:rsidRPr="00000000" w14:paraId="00000FDA">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 Store loan_rejection record</w:t>
            </w:r>
          </w:p>
          <w:p w:rsidR="00000000" w:rsidDel="00000000" w:rsidP="00000000" w:rsidRDefault="00000000" w:rsidRPr="00000000" w14:paraId="00000FD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2. lead.status = 'loan_rejected'</w:t>
            </w:r>
          </w:p>
          <w:p w:rsidR="00000000" w:rsidDel="00000000" w:rsidP="00000000" w:rsidRDefault="00000000" w:rsidRPr="00000000" w14:paraId="00000FD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Fira Mono" w:cs="Fira Mono" w:eastAsia="Fira Mono" w:hAnsi="Fira Mono"/>
                <w:b w:val="1"/>
                <w:bCs w:val="1"/>
                <w:color w:val="1a1a2e"/>
                <w:sz w:val="16"/>
                <w:szCs w:val="16"/>
                <w:highlight w:val="white"/>
                <w:rtl w:val="0"/>
              </w:rPr>
              <w:t xml:space="preserve">  3. inventory.status = 'available'  (reserved → available, battery + charger released)</w:t>
            </w:r>
          </w:p>
          <w:p w:rsidR="00000000" w:rsidDel="00000000" w:rsidP="00000000" w:rsidRDefault="00000000" w:rsidRPr="00000000" w14:paraId="00000FD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4. Notify dealer: 'Loan rejected by lender. Reason: [reason]. Lead routed to Step 5.'</w:t>
            </w:r>
          </w:p>
          <w:p w:rsidR="00000000" w:rsidDel="00000000" w:rsidP="00000000" w:rsidRDefault="00000000" w:rsidRPr="00000000" w14:paraId="00000FD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5. Notify customer SMS: 'Your loan application could not be approved at this time.'</w:t>
            </w:r>
          </w:p>
          <w:p w:rsidR="00000000" w:rsidDel="00000000" w:rsidP="00000000" w:rsidRDefault="00000000" w:rsidRPr="00000000" w14:paraId="00000FD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6. Route lead to Step 5 on dealer side (dealer sees rejection details)</w:t>
            </w:r>
          </w:p>
          <w:p w:rsidR="00000000" w:rsidDel="00000000" w:rsidP="00000000" w:rsidRDefault="00000000" w:rsidRPr="00000000" w14:paraId="00000FE0">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FE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Response:</w:t>
            </w:r>
          </w:p>
          <w:p w:rsidR="00000000" w:rsidDel="00000000" w:rsidP="00000000" w:rsidRDefault="00000000" w:rsidRPr="00000000" w14:paraId="00000FE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"success": true, "leadStatus": "loan_rejected",</w:t>
            </w:r>
          </w:p>
          <w:p w:rsidR="00000000" w:rsidDel="00000000" w:rsidP="00000000" w:rsidRDefault="00000000" w:rsidRPr="00000000" w14:paraId="00000FE3">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"inventoryReleased": true,</w:t>
            </w:r>
          </w:p>
          <w:p w:rsidR="00000000" w:rsidDel="00000000" w:rsidP="00000000" w:rsidRDefault="00000000" w:rsidRPr="00000000" w14:paraId="00000FE4">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"message": "Loan rejection recorded. Inventory released. Dealer notified." }</w:t>
            </w:r>
          </w:p>
        </w:tc>
      </w:tr>
    </w:tbl>
    <w:p w:rsidR="00000000" w:rsidDel="00000000" w:rsidP="00000000" w:rsidRDefault="00000000" w:rsidRPr="00000000" w14:paraId="00000FE5">
      <w:pPr>
        <w:spacing w:after="60" w:before="60" w:lineRule="auto"/>
        <w:rPr>
          <w:b w:val="1"/>
          <w:bCs w:val="1"/>
          <w:color w:val="1e7e34"/>
          <w:highlight w:val="white"/>
        </w:rPr>
      </w:pPr>
      <w:r w:rsidDel="00000000" w:rsidR="00000000" w:rsidRPr="00000000">
        <w:rPr>
          <w:rtl w:val="0"/>
        </w:rPr>
      </w:r>
    </w:p>
    <w:p w:rsidR="00000000" w:rsidDel="00000000" w:rsidP="00000000" w:rsidRDefault="00000000" w:rsidRPr="00000000" w14:paraId="00000FE6">
      <w:pPr>
        <w:rPr>
          <w:b w:val="1"/>
          <w:bCs w:val="1"/>
          <w:color w:val="b45309"/>
          <w:sz w:val="20"/>
          <w:szCs w:val="20"/>
          <w:highlight w:val="white"/>
        </w:rPr>
      </w:pPr>
      <w:r w:rsidDel="00000000" w:rsidR="00000000" w:rsidRPr="00000000">
        <w:rPr>
          <w:b w:val="1"/>
          <w:bCs w:val="1"/>
          <w:color w:val="b45309"/>
          <w:sz w:val="20"/>
          <w:szCs w:val="20"/>
          <w:highlight w:val="white"/>
          <w:rtl w:val="0"/>
        </w:rPr>
        <w:t xml:space="preserve">Why Inventory Is Released on Loan Rejection</w:t>
      </w:r>
    </w:p>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sz w:val="24"/>
          <w:szCs w:val="24"/>
          <w:highlight w:val="white"/>
        </w:rPr>
      </w:pPr>
      <w:r w:rsidDel="00000000" w:rsidR="00000000" w:rsidRPr="00000000">
        <w:rPr>
          <w:color w:val="1f497d"/>
          <w:sz w:val="19"/>
          <w:szCs w:val="19"/>
          <w:highlight w:val="white"/>
          <w:rtl w:val="0"/>
        </w:rPr>
        <w:t xml:space="preserve">When a loan is rejected, the reserved battery and charger must return to 'available' immediately. The lead may be re-worked with a different product or co-borrower, or it may be closed. Holding inventory reserved against a rejected lead would incorrectly block stock from other customers.</w:t>
      </w:r>
      <w:r w:rsidDel="00000000" w:rsidR="00000000" w:rsidRPr="00000000">
        <w:rPr>
          <w:rtl w:val="0"/>
        </w:rPr>
      </w:r>
    </w:p>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5b2d8e"/>
          <w:highlight w:val="white"/>
        </w:rPr>
      </w:pPr>
      <w:r w:rsidDel="00000000" w:rsidR="00000000" w:rsidRPr="00000000">
        <w:rPr>
          <w:b w:val="1"/>
          <w:bCs w:val="1"/>
          <w:color w:val="5b2d8e"/>
          <w:highlight w:val="white"/>
          <w:rtl w:val="0"/>
        </w:rPr>
        <w:t xml:space="preserve">ACTION 3 — Download Customer Profile</w:t>
      </w:r>
    </w:p>
    <w:p w:rsidR="00000000" w:rsidDel="00000000" w:rsidP="00000000" w:rsidRDefault="00000000" w:rsidRPr="00000000" w14:paraId="00000FEA">
      <w:pPr>
        <w:spacing w:after="60" w:before="60" w:lineRule="auto"/>
        <w:rPr>
          <w:highlight w:val="white"/>
        </w:rPr>
      </w:pPr>
      <w:r w:rsidDel="00000000" w:rsidR="00000000" w:rsidRPr="00000000">
        <w:rPr>
          <w:highlight w:val="white"/>
          <w:rtl w:val="0"/>
        </w:rPr>
        <w:t xml:space="preserve">Admin can download the complete customer profile at any point after Step 4 is submitted. This generates a ZIP archive, containing:</w:t>
      </w:r>
    </w:p>
    <w:p w:rsidR="00000000" w:rsidDel="00000000" w:rsidP="00000000" w:rsidRDefault="00000000" w:rsidRPr="00000000" w14:paraId="00000FEB">
      <w:pPr>
        <w:spacing w:after="40" w:before="40" w:lineRule="auto"/>
        <w:ind w:left="1080" w:hanging="36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customer_profile.pdf — complete summary of all lead, KYC, product, and loan data</w:t>
      </w:r>
    </w:p>
    <w:p w:rsidR="00000000" w:rsidDel="00000000" w:rsidP="00000000" w:rsidRDefault="00000000" w:rsidRPr="00000000" w14:paraId="00000FEC">
      <w:pPr>
        <w:spacing w:after="40" w:before="40" w:lineRule="auto"/>
        <w:ind w:left="1080" w:hanging="36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/documents/ — all primary KYC documents</w:t>
      </w:r>
    </w:p>
    <w:p w:rsidR="00000000" w:rsidDel="00000000" w:rsidP="00000000" w:rsidRDefault="00000000" w:rsidRPr="00000000" w14:paraId="00000FED">
      <w:pPr>
        <w:spacing w:after="40" w:before="40" w:lineRule="auto"/>
        <w:ind w:left="1080" w:hanging="36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/supporting_docs/ — Step 3 additional documents (if any)</w:t>
      </w:r>
    </w:p>
    <w:p w:rsidR="00000000" w:rsidDel="00000000" w:rsidP="00000000" w:rsidRDefault="00000000" w:rsidRPr="00000000" w14:paraId="00000FEE">
      <w:pPr>
        <w:spacing w:after="40" w:before="40" w:lineRule="auto"/>
        <w:ind w:left="1080" w:hanging="36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/co_borrower_docs/ — co-borrower KYC documents (if any)</w:t>
      </w:r>
    </w:p>
    <w:p w:rsidR="00000000" w:rsidDel="00000000" w:rsidP="00000000" w:rsidRDefault="00000000" w:rsidRPr="00000000" w14:paraId="00000FEF">
      <w:pPr>
        <w:spacing w:after="40" w:before="40" w:lineRule="auto"/>
        <w:ind w:left="1080" w:hanging="360"/>
        <w:rPr>
          <w:highlight w:val="white"/>
        </w:rPr>
      </w:pPr>
      <w:r w:rsidDel="00000000" w:rsidR="00000000" w:rsidRPr="00000000">
        <w:rPr>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/product/ — product selection summary</w:t>
      </w:r>
    </w:p>
    <w:p w:rsidR="00000000" w:rsidDel="00000000" w:rsidP="00000000" w:rsidRDefault="00000000" w:rsidRPr="00000000" w14:paraId="00000FF0">
      <w:pPr>
        <w:rPr>
          <w:b w:val="1"/>
          <w:bCs w:val="1"/>
          <w:color w:val="5b2d8e"/>
          <w:highlight w:val="white"/>
        </w:rPr>
      </w:pPr>
      <w:r w:rsidDel="00000000" w:rsidR="00000000" w:rsidRPr="00000000">
        <w:rPr>
          <w:rtl w:val="0"/>
        </w:rPr>
      </w:r>
    </w:p>
    <w:tbl>
      <w:tblPr>
        <w:tblStyle w:val="Table11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63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FF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GET /api/admin/lead/:leadId/download-profile</w:t>
            </w:r>
          </w:p>
          <w:p w:rsidR="00000000" w:rsidDel="00000000" w:rsidP="00000000" w:rsidRDefault="00000000" w:rsidRPr="00000000" w14:paraId="00000FF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Fira Mono" w:cs="Fira Mono" w:eastAsia="Fira Mono" w:hAnsi="Fira Mono"/>
                <w:b w:val="1"/>
                <w:bCs w:val="1"/>
                <w:color w:val="1a1a2e"/>
                <w:sz w:val="16"/>
                <w:szCs w:val="16"/>
                <w:highlight w:val="white"/>
                <w:rtl w:val="0"/>
              </w:rPr>
              <w:t xml:space="preserve">→ Streams ZIP file. See Section 3.3 for full structure and content.</w:t>
            </w:r>
          </w:p>
        </w:tc>
      </w:tr>
    </w:tbl>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5b2d8e"/>
          <w:highlight w:val="white"/>
        </w:rPr>
      </w:pPr>
      <w:r w:rsidDel="00000000" w:rsidR="00000000" w:rsidRPr="00000000">
        <w:rPr>
          <w:rtl w:val="0"/>
        </w:rPr>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20"/>
          <w:szCs w:val="20"/>
          <w:highlight w:val="white"/>
        </w:rPr>
      </w:pPr>
      <w:r w:rsidDel="00000000" w:rsidR="00000000" w:rsidRPr="00000000">
        <w:rPr>
          <w:b w:val="1"/>
          <w:bCs w:val="1"/>
          <w:color w:val="003366"/>
          <w:sz w:val="38"/>
          <w:szCs w:val="38"/>
          <w:shd w:fill="c9daf8" w:val="clear"/>
          <w:rtl w:val="0"/>
        </w:rPr>
        <w:t xml:space="preserve">FULL CUSTOMER PROFILE DOWNLOAD</w:t>
      </w:r>
      <w:r w:rsidDel="00000000" w:rsidR="00000000" w:rsidRPr="00000000">
        <w:rPr>
          <w:rtl w:val="0"/>
        </w:rPr>
      </w:r>
    </w:p>
    <w:p w:rsidR="00000000" w:rsidDel="00000000" w:rsidP="00000000" w:rsidRDefault="00000000" w:rsidRPr="00000000" w14:paraId="00000FF6">
      <w:pPr>
        <w:spacing w:after="60" w:before="60" w:lineRule="auto"/>
        <w:rPr>
          <w:sz w:val="20"/>
          <w:szCs w:val="20"/>
          <w:highlight w:val="white"/>
        </w:rPr>
      </w:pPr>
      <w:r w:rsidDel="00000000" w:rsidR="00000000" w:rsidRPr="00000000">
        <w:rPr>
          <w:sz w:val="20"/>
          <w:szCs w:val="20"/>
          <w:highlight w:val="white"/>
          <w:rtl w:val="0"/>
        </w:rPr>
        <w:t xml:space="preserve">Admin must be able to download a complete, consolidated customer profile at any point after Step 4 is submitted. The profile is generated as a ZIP archive containing a summary PDF and all attached documents organised by folder.</w:t>
      </w:r>
    </w:p>
    <w:p w:rsidR="00000000" w:rsidDel="00000000" w:rsidP="00000000" w:rsidRDefault="00000000" w:rsidRPr="00000000" w14:paraId="00000FF7">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Download API</w:t>
      </w:r>
    </w:p>
    <w:tbl>
      <w:tblPr>
        <w:tblStyle w:val="Table11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552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0FF8">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GET /api/admin/lead/:leadId/download-profile</w:t>
            </w:r>
          </w:p>
          <w:p w:rsidR="00000000" w:rsidDel="00000000" w:rsidP="00000000" w:rsidRDefault="00000000" w:rsidRPr="00000000" w14:paraId="00000FF9">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FFA">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Generates and streams a ZIP file.</w:t>
            </w:r>
          </w:p>
          <w:p w:rsidR="00000000" w:rsidDel="00000000" w:rsidP="00000000" w:rsidRDefault="00000000" w:rsidRPr="00000000" w14:paraId="00000FFB">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0FF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ZIP structure:</w:t>
            </w:r>
          </w:p>
          <w:p w:rsidR="00000000" w:rsidDel="00000000" w:rsidP="00000000" w:rsidRDefault="00000000" w:rsidRPr="00000000" w14:paraId="00000FF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Fira Mono" w:cs="Fira Mono" w:eastAsia="Fira Mono" w:hAnsi="Fira Mono"/>
                <w:b w:val="1"/>
                <w:bCs w:val="1"/>
                <w:color w:val="1a1a2e"/>
                <w:sz w:val="16"/>
                <w:szCs w:val="16"/>
                <w:highlight w:val="white"/>
                <w:rtl w:val="0"/>
              </w:rPr>
              <w:t xml:space="preserve">  customer_profile.pdf          ← Summary document (all data in one PDF)</w:t>
            </w:r>
          </w:p>
          <w:p w:rsidR="00000000" w:rsidDel="00000000" w:rsidP="00000000" w:rsidRDefault="00000000" w:rsidRPr="00000000" w14:paraId="00000FF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/documents/</w:t>
            </w:r>
          </w:p>
          <w:p w:rsidR="00000000" w:rsidDel="00000000" w:rsidP="00000000" w:rsidRDefault="00000000" w:rsidRPr="00000000" w14:paraId="00000FF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aadhaar_front.jpg</w:t>
            </w:r>
          </w:p>
          <w:p w:rsidR="00000000" w:rsidDel="00000000" w:rsidP="00000000" w:rsidRDefault="00000000" w:rsidRPr="00000000" w14:paraId="00001000">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aadhaar_back.jpg</w:t>
            </w:r>
          </w:p>
          <w:p w:rsidR="00000000" w:rsidDel="00000000" w:rsidP="00000000" w:rsidRDefault="00000000" w:rsidRPr="00000000" w14:paraId="0000100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pan_card.jpg</w:t>
            </w:r>
          </w:p>
          <w:p w:rsidR="00000000" w:rsidDel="00000000" w:rsidP="00000000" w:rsidRDefault="00000000" w:rsidRPr="00000000" w14:paraId="0000100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passport_photo.jpg</w:t>
            </w:r>
          </w:p>
          <w:p w:rsidR="00000000" w:rsidDel="00000000" w:rsidP="00000000" w:rsidRDefault="00000000" w:rsidRPr="00000000" w14:paraId="00001003">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address_proof.pdf</w:t>
            </w:r>
          </w:p>
          <w:p w:rsidR="00000000" w:rsidDel="00000000" w:rsidP="00000000" w:rsidRDefault="00000000" w:rsidRPr="00000000" w14:paraId="00001004">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bank_statement.pdf</w:t>
            </w:r>
          </w:p>
          <w:p w:rsidR="00000000" w:rsidDel="00000000" w:rsidP="00000000" w:rsidRDefault="00000000" w:rsidRPr="00000000" w14:paraId="00001005">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cheque_1.jpg ... cheque_4.jpg</w:t>
            </w:r>
          </w:p>
          <w:p w:rsidR="00000000" w:rsidDel="00000000" w:rsidP="00000000" w:rsidRDefault="00000000" w:rsidRPr="00000000" w14:paraId="00001006">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consent_signed.pdf</w:t>
            </w:r>
          </w:p>
          <w:p w:rsidR="00000000" w:rsidDel="00000000" w:rsidP="00000000" w:rsidRDefault="00000000" w:rsidRPr="00000000" w14:paraId="00001007">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Fira Mono" w:cs="Fira Mono" w:eastAsia="Fira Mono" w:hAnsi="Fira Mono"/>
                <w:b w:val="1"/>
                <w:bCs w:val="1"/>
                <w:color w:val="1a1a2e"/>
                <w:sz w:val="16"/>
                <w:szCs w:val="16"/>
                <w:highlight w:val="white"/>
                <w:rtl w:val="0"/>
              </w:rPr>
              <w:t xml:space="preserve">  /supporting_docs/             ← If Step 3 supporting docs were requested</w:t>
            </w:r>
          </w:p>
          <w:p w:rsidR="00000000" w:rsidDel="00000000" w:rsidP="00000000" w:rsidRDefault="00000000" w:rsidRPr="00000000" w14:paraId="00001008">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bank_statement_3months.pdf</w:t>
            </w:r>
          </w:p>
          <w:p w:rsidR="00000000" w:rsidDel="00000000" w:rsidP="00000000" w:rsidRDefault="00000000" w:rsidRPr="00000000" w14:paraId="00001009">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salary_slips.pdf</w:t>
            </w:r>
          </w:p>
          <w:p w:rsidR="00000000" w:rsidDel="00000000" w:rsidP="00000000" w:rsidRDefault="00000000" w:rsidRPr="00000000" w14:paraId="0000100A">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Fira Mono" w:cs="Fira Mono" w:eastAsia="Fira Mono" w:hAnsi="Fira Mono"/>
                <w:b w:val="1"/>
                <w:bCs w:val="1"/>
                <w:color w:val="1a1a2e"/>
                <w:sz w:val="16"/>
                <w:szCs w:val="16"/>
                <w:highlight w:val="white"/>
                <w:rtl w:val="0"/>
              </w:rPr>
              <w:t xml:space="preserve">  /co_borrower_docs/            ← If co-borrower was added</w:t>
            </w:r>
          </w:p>
          <w:p w:rsidR="00000000" w:rsidDel="00000000" w:rsidP="00000000" w:rsidRDefault="00000000" w:rsidRPr="00000000" w14:paraId="0000100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cb_aadhaar_front.jpg</w:t>
            </w:r>
          </w:p>
          <w:p w:rsidR="00000000" w:rsidDel="00000000" w:rsidP="00000000" w:rsidRDefault="00000000" w:rsidRPr="00000000" w14:paraId="0000100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cb_pan_card.jpg</w:t>
            </w:r>
          </w:p>
          <w:p w:rsidR="00000000" w:rsidDel="00000000" w:rsidP="00000000" w:rsidRDefault="00000000" w:rsidRPr="00000000" w14:paraId="0000100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cb_bank_statement.pdf</w:t>
            </w:r>
          </w:p>
          <w:p w:rsidR="00000000" w:rsidDel="00000000" w:rsidP="00000000" w:rsidRDefault="00000000" w:rsidRPr="00000000" w14:paraId="0000100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cb_consent_signed.pdf</w:t>
            </w:r>
          </w:p>
          <w:p w:rsidR="00000000" w:rsidDel="00000000" w:rsidP="00000000" w:rsidRDefault="00000000" w:rsidRPr="00000000" w14:paraId="0000100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 (all 11 co-borrower docs)</w:t>
            </w:r>
          </w:p>
          <w:p w:rsidR="00000000" w:rsidDel="00000000" w:rsidP="00000000" w:rsidRDefault="00000000" w:rsidRPr="00000000" w14:paraId="00001010">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/product/</w:t>
            </w:r>
          </w:p>
          <w:p w:rsidR="00000000" w:rsidDel="00000000" w:rsidP="00000000" w:rsidRDefault="00000000" w:rsidRPr="00000000" w14:paraId="0000101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product_selection_summary.pdf</w:t>
            </w:r>
          </w:p>
        </w:tc>
      </w:tr>
    </w:tbl>
    <w:p w:rsidR="00000000" w:rsidDel="00000000" w:rsidP="00000000" w:rsidRDefault="00000000" w:rsidRPr="00000000" w14:paraId="00001012">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13">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14">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15">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16">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17">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Summary PDF — Content Sections</w:t>
      </w:r>
    </w:p>
    <w:p w:rsidR="00000000" w:rsidDel="00000000" w:rsidP="00000000" w:rsidRDefault="00000000" w:rsidRPr="00000000" w14:paraId="00001018">
      <w:pPr>
        <w:rPr>
          <w:b w:val="1"/>
          <w:bCs w:val="1"/>
          <w:color w:val="003366"/>
          <w:sz w:val="38"/>
          <w:szCs w:val="38"/>
          <w:highlight w:val="white"/>
        </w:rPr>
      </w:pPr>
      <w:r w:rsidDel="00000000" w:rsidR="00000000" w:rsidRPr="00000000">
        <w:rPr>
          <w:rtl w:val="0"/>
        </w:rPr>
      </w:r>
    </w:p>
    <w:tbl>
      <w:tblPr>
        <w:tblStyle w:val="Table11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60"/>
        <w:gridCol w:w="3180"/>
        <w:gridCol w:w="3405"/>
        <w:tblGridChange w:id="0">
          <w:tblGrid>
            <w:gridCol w:w="2760"/>
            <w:gridCol w:w="3180"/>
            <w:gridCol w:w="340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1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1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Section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1B">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Fields Included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1C">
            <w:pPr>
              <w:rPr>
                <w:sz w:val="20"/>
                <w:szCs w:val="20"/>
                <w:highlight w:val="white"/>
              </w:rPr>
            </w:pPr>
            <w:r w:rsidDel="00000000" w:rsidR="00000000" w:rsidRPr="00000000">
              <w:rPr>
                <w:sz w:val="20"/>
                <w:szCs w:val="20"/>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1D">
            <w:pPr>
              <w:rPr>
                <w:sz w:val="20"/>
                <w:szCs w:val="20"/>
                <w:highlight w:val="white"/>
              </w:rPr>
            </w:pPr>
            <w:r w:rsidDel="00000000" w:rsidR="00000000" w:rsidRPr="00000000">
              <w:rPr>
                <w:sz w:val="20"/>
                <w:szCs w:val="20"/>
                <w:highlight w:val="white"/>
                <w:rtl w:val="0"/>
              </w:rPr>
              <w:t xml:space="preserve">Customer Details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1E">
            <w:pPr>
              <w:rPr>
                <w:sz w:val="20"/>
                <w:szCs w:val="20"/>
                <w:highlight w:val="white"/>
              </w:rPr>
            </w:pPr>
            <w:r w:rsidDel="00000000" w:rsidR="00000000" w:rsidRPr="00000000">
              <w:rPr>
                <w:sz w:val="20"/>
                <w:szCs w:val="20"/>
                <w:highlight w:val="white"/>
                <w:rtl w:val="0"/>
              </w:rPr>
              <w:t xml:space="preserve">Full name, DOB, gender, phone, email, permanent address, current address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1F">
            <w:pPr>
              <w:rPr>
                <w:sz w:val="20"/>
                <w:szCs w:val="20"/>
                <w:highlight w:val="white"/>
              </w:rPr>
            </w:pPr>
            <w:r w:rsidDel="00000000" w:rsidR="00000000" w:rsidRPr="00000000">
              <w:rPr>
                <w:sz w:val="20"/>
                <w:szCs w:val="20"/>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0">
            <w:pPr>
              <w:rPr>
                <w:sz w:val="20"/>
                <w:szCs w:val="20"/>
                <w:highlight w:val="white"/>
              </w:rPr>
            </w:pPr>
            <w:r w:rsidDel="00000000" w:rsidR="00000000" w:rsidRPr="00000000">
              <w:rPr>
                <w:sz w:val="20"/>
                <w:szCs w:val="20"/>
                <w:highlight w:val="white"/>
                <w:rtl w:val="0"/>
              </w:rPr>
              <w:t xml:space="preserve">Lead Details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1">
            <w:pPr>
              <w:rPr>
                <w:sz w:val="20"/>
                <w:szCs w:val="20"/>
                <w:highlight w:val="white"/>
              </w:rPr>
            </w:pPr>
            <w:r w:rsidDel="00000000" w:rsidR="00000000" w:rsidRPr="00000000">
              <w:rPr>
                <w:sz w:val="20"/>
                <w:szCs w:val="20"/>
                <w:highlight w:val="white"/>
                <w:rtl w:val="0"/>
              </w:rPr>
              <w:t xml:space="preserve">Reference ID, created date, payment mode, product category, sub-category, dealer name, dealer code</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2">
            <w:pPr>
              <w:rPr>
                <w:sz w:val="20"/>
                <w:szCs w:val="20"/>
                <w:highlight w:val="white"/>
              </w:rPr>
            </w:pPr>
            <w:r w:rsidDel="00000000" w:rsidR="00000000" w:rsidRPr="00000000">
              <w:rPr>
                <w:sz w:val="20"/>
                <w:szCs w:val="20"/>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3">
            <w:pPr>
              <w:rPr>
                <w:sz w:val="20"/>
                <w:szCs w:val="20"/>
                <w:highlight w:val="white"/>
              </w:rPr>
            </w:pPr>
            <w:r w:rsidDel="00000000" w:rsidR="00000000" w:rsidRPr="00000000">
              <w:rPr>
                <w:sz w:val="20"/>
                <w:szCs w:val="20"/>
                <w:highlight w:val="white"/>
                <w:rtl w:val="0"/>
              </w:rPr>
              <w:t xml:space="preserve">KYC Verification Results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4">
            <w:pPr>
              <w:rPr>
                <w:sz w:val="20"/>
                <w:szCs w:val="20"/>
                <w:highlight w:val="white"/>
              </w:rPr>
            </w:pPr>
            <w:r w:rsidDel="00000000" w:rsidR="00000000" w:rsidRPr="00000000">
              <w:rPr>
                <w:sz w:val="20"/>
                <w:szCs w:val="20"/>
                <w:highlight w:val="white"/>
                <w:rtl w:val="0"/>
              </w:rPr>
              <w:t xml:space="preserve">Aadhaar: verified/rejected, PAN: verified/rejected, Bank: account number (masked), CIBIL score, face match result, address verification result, RC verification result, mobile intelligence result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5">
            <w:pPr>
              <w:rPr>
                <w:sz w:val="20"/>
                <w:szCs w:val="20"/>
                <w:highlight w:val="white"/>
              </w:rPr>
            </w:pPr>
            <w:r w:rsidDel="00000000" w:rsidR="00000000" w:rsidRPr="00000000">
              <w:rPr>
                <w:sz w:val="20"/>
                <w:szCs w:val="20"/>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6">
            <w:pPr>
              <w:rPr>
                <w:sz w:val="20"/>
                <w:szCs w:val="20"/>
                <w:highlight w:val="white"/>
              </w:rPr>
            </w:pPr>
            <w:r w:rsidDel="00000000" w:rsidR="00000000" w:rsidRPr="00000000">
              <w:rPr>
                <w:sz w:val="20"/>
                <w:szCs w:val="20"/>
                <w:highlight w:val="white"/>
                <w:rtl w:val="0"/>
              </w:rPr>
              <w:t xml:space="preserve">Consent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7">
            <w:pPr>
              <w:rPr>
                <w:sz w:val="20"/>
                <w:szCs w:val="20"/>
                <w:highlight w:val="white"/>
              </w:rPr>
            </w:pPr>
            <w:r w:rsidDel="00000000" w:rsidR="00000000" w:rsidRPr="00000000">
              <w:rPr>
                <w:sz w:val="20"/>
                <w:szCs w:val="20"/>
                <w:highlight w:val="white"/>
                <w:rtl w:val="0"/>
              </w:rPr>
              <w:t xml:space="preserve">Consent type (digital/manual), consent date, eSign transaction ID (if digital)</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8">
            <w:pPr>
              <w:rPr>
                <w:sz w:val="20"/>
                <w:szCs w:val="20"/>
                <w:highlight w:val="white"/>
              </w:rPr>
            </w:pPr>
            <w:r w:rsidDel="00000000" w:rsidR="00000000" w:rsidRPr="00000000">
              <w:rPr>
                <w:sz w:val="20"/>
                <w:szCs w:val="20"/>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9">
            <w:pPr>
              <w:rPr>
                <w:sz w:val="20"/>
                <w:szCs w:val="20"/>
                <w:highlight w:val="white"/>
              </w:rPr>
            </w:pPr>
            <w:r w:rsidDel="00000000" w:rsidR="00000000" w:rsidRPr="00000000">
              <w:rPr>
                <w:sz w:val="20"/>
                <w:szCs w:val="20"/>
                <w:highlight w:val="white"/>
                <w:rtl w:val="0"/>
              </w:rPr>
              <w:t xml:space="preserve">Supporting Documents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A">
            <w:pPr>
              <w:rPr>
                <w:sz w:val="20"/>
                <w:szCs w:val="20"/>
                <w:highlight w:val="white"/>
              </w:rPr>
            </w:pPr>
            <w:r w:rsidDel="00000000" w:rsidR="00000000" w:rsidRPr="00000000">
              <w:rPr>
                <w:sz w:val="20"/>
                <w:szCs w:val="20"/>
                <w:highlight w:val="white"/>
                <w:rtl w:val="0"/>
              </w:rPr>
              <w:t xml:space="preserve">List of additional docs requested and uploaded (if any). Each doc: name, upload date, admin decision.</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B">
            <w:pPr>
              <w:rPr>
                <w:sz w:val="20"/>
                <w:szCs w:val="20"/>
                <w:highlight w:val="white"/>
              </w:rPr>
            </w:pPr>
            <w:r w:rsidDel="00000000" w:rsidR="00000000" w:rsidRPr="00000000">
              <w:rPr>
                <w:sz w:val="20"/>
                <w:szCs w:val="20"/>
                <w:highlight w:val="white"/>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C">
            <w:pPr>
              <w:rPr>
                <w:sz w:val="20"/>
                <w:szCs w:val="20"/>
                <w:highlight w:val="white"/>
              </w:rPr>
            </w:pPr>
            <w:r w:rsidDel="00000000" w:rsidR="00000000" w:rsidRPr="00000000">
              <w:rPr>
                <w:sz w:val="20"/>
                <w:szCs w:val="20"/>
                <w:highlight w:val="white"/>
                <w:rtl w:val="0"/>
              </w:rPr>
              <w:t xml:space="preserve">Co-Borrower Details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D">
            <w:pPr>
              <w:rPr>
                <w:sz w:val="20"/>
                <w:szCs w:val="20"/>
                <w:highlight w:val="white"/>
              </w:rPr>
            </w:pPr>
            <w:r w:rsidDel="00000000" w:rsidR="00000000" w:rsidRPr="00000000">
              <w:rPr>
                <w:sz w:val="20"/>
                <w:szCs w:val="20"/>
                <w:highlight w:val="white"/>
                <w:rtl w:val="0"/>
              </w:rPr>
              <w:t xml:space="preserve">Full name, DOB, relationship, PAN, Aadhaar (masked), phone, CIBIL score, KYC status — shown only if co-borrower exists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E">
            <w:pPr>
              <w:rPr>
                <w:sz w:val="20"/>
                <w:szCs w:val="20"/>
                <w:highlight w:val="white"/>
              </w:rPr>
            </w:pPr>
            <w:r w:rsidDel="00000000" w:rsidR="00000000" w:rsidRPr="00000000">
              <w:rPr>
                <w:sz w:val="20"/>
                <w:szCs w:val="20"/>
                <w:highlight w:val="white"/>
                <w:rtl w:val="0"/>
              </w:rPr>
              <w:t xml:space="preserve">7</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2F">
            <w:pPr>
              <w:rPr>
                <w:sz w:val="20"/>
                <w:szCs w:val="20"/>
                <w:highlight w:val="white"/>
              </w:rPr>
            </w:pPr>
            <w:r w:rsidDel="00000000" w:rsidR="00000000" w:rsidRPr="00000000">
              <w:rPr>
                <w:sz w:val="20"/>
                <w:szCs w:val="20"/>
                <w:highlight w:val="white"/>
                <w:rtl w:val="0"/>
              </w:rPr>
              <w:t xml:space="preserve">Product Selection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30">
            <w:pPr>
              <w:rPr>
                <w:sz w:val="20"/>
                <w:szCs w:val="20"/>
                <w:highlight w:val="white"/>
              </w:rPr>
            </w:pPr>
            <w:r w:rsidDel="00000000" w:rsidR="00000000" w:rsidRPr="00000000">
              <w:rPr>
                <w:sz w:val="20"/>
                <w:szCs w:val="20"/>
                <w:highlight w:val="white"/>
                <w:rtl w:val="0"/>
              </w:rPr>
              <w:t xml:space="preserve">Battery serial, model, age, SOC; charger serial, model; paraphernalia list; dealer margin; final price; submission timestamp</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31">
            <w:pPr>
              <w:rPr>
                <w:sz w:val="20"/>
                <w:szCs w:val="20"/>
                <w:highlight w:val="white"/>
              </w:rPr>
            </w:pPr>
            <w:r w:rsidDel="00000000" w:rsidR="00000000" w:rsidRPr="00000000">
              <w:rPr>
                <w:sz w:val="20"/>
                <w:szCs w:val="20"/>
                <w:highlight w:val="white"/>
                <w:rtl w:val="0"/>
              </w:rPr>
              <w:t xml:space="preserve">8</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32">
            <w:pPr>
              <w:rPr>
                <w:sz w:val="20"/>
                <w:szCs w:val="20"/>
                <w:highlight w:val="white"/>
              </w:rPr>
            </w:pPr>
            <w:r w:rsidDel="00000000" w:rsidR="00000000" w:rsidRPr="00000000">
              <w:rPr>
                <w:sz w:val="20"/>
                <w:szCs w:val="20"/>
                <w:highlight w:val="white"/>
                <w:rtl w:val="0"/>
              </w:rPr>
              <w:t xml:space="preserve">Admin Decision Log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33">
            <w:pPr>
              <w:rPr>
                <w:sz w:val="20"/>
                <w:szCs w:val="20"/>
                <w:highlight w:val="white"/>
              </w:rPr>
            </w:pPr>
            <w:r w:rsidDel="00000000" w:rsidR="00000000" w:rsidRPr="00000000">
              <w:rPr>
                <w:sz w:val="20"/>
                <w:szCs w:val="20"/>
                <w:highlight w:val="white"/>
                <w:rtl w:val="0"/>
              </w:rPr>
              <w:t xml:space="preserve">Chronological log of all admin actions: each verification card decision, Step 3 decisions, Final Decision, timestamps, admin user name</w:t>
            </w:r>
          </w:p>
        </w:tc>
      </w:tr>
    </w:tbl>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shd w:fill="c9daf8" w:val="clear"/>
        </w:rPr>
      </w:pPr>
      <w:r w:rsidDel="00000000" w:rsidR="00000000" w:rsidRPr="00000000">
        <w:rPr>
          <w:rtl w:val="0"/>
        </w:rPr>
      </w:r>
    </w:p>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shd w:fill="c9daf8" w:val="clear"/>
        </w:rPr>
      </w:pPr>
      <w:r w:rsidDel="00000000" w:rsidR="00000000" w:rsidRPr="00000000">
        <w:rPr>
          <w:rtl w:val="0"/>
        </w:rPr>
      </w:r>
    </w:p>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shd w:fill="c9daf8" w:val="clear"/>
        </w:rPr>
      </w:pPr>
      <w:r w:rsidDel="00000000" w:rsidR="00000000" w:rsidRPr="00000000">
        <w:rPr>
          <w:b w:val="1"/>
          <w:bCs w:val="1"/>
          <w:color w:val="003366"/>
          <w:sz w:val="38"/>
          <w:szCs w:val="38"/>
          <w:shd w:fill="c9daf8" w:val="clear"/>
          <w:rtl w:val="0"/>
        </w:rPr>
        <w:t xml:space="preserve">Admin Actions on Product Panel:</w:t>
      </w:r>
    </w:p>
    <w:p w:rsidR="00000000" w:rsidDel="00000000" w:rsidP="00000000" w:rsidRDefault="00000000" w:rsidRPr="00000000" w14:paraId="00001038">
      <w:pPr>
        <w:rPr>
          <w:b w:val="1"/>
          <w:bCs w:val="1"/>
          <w:color w:val="003366"/>
          <w:sz w:val="38"/>
          <w:szCs w:val="38"/>
          <w:shd w:fill="c9daf8" w:val="clear"/>
        </w:rPr>
      </w:pPr>
      <w:r w:rsidDel="00000000" w:rsidR="00000000" w:rsidRPr="00000000">
        <w:rPr>
          <w:rtl w:val="0"/>
        </w:rPr>
      </w:r>
    </w:p>
    <w:tbl>
      <w:tblPr>
        <w:tblStyle w:val="Table114"/>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65"/>
        <w:gridCol w:w="3615"/>
        <w:gridCol w:w="2850"/>
        <w:tblGridChange w:id="0">
          <w:tblGrid>
            <w:gridCol w:w="2865"/>
            <w:gridCol w:w="3615"/>
            <w:gridCol w:w="285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03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Action</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03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lead.status After</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03B">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Inventory Impact &amp; Next Step</w:t>
            </w:r>
          </w:p>
        </w:tc>
      </w:tr>
      <w:tr>
        <w:trPr>
          <w:cantSplit w:val="0"/>
          <w:trHeight w:val="1080"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03C">
            <w:pPr>
              <w:rPr>
                <w:b w:val="1"/>
                <w:bCs w:val="1"/>
                <w:sz w:val="20"/>
                <w:szCs w:val="20"/>
                <w:highlight w:val="white"/>
              </w:rPr>
            </w:pPr>
            <w:r w:rsidDel="00000000" w:rsidR="00000000" w:rsidRPr="00000000">
              <w:rPr>
                <w:b w:val="1"/>
                <w:bCs w:val="1"/>
                <w:sz w:val="20"/>
                <w:szCs w:val="20"/>
                <w:highlight w:val="white"/>
                <w:rtl w:val="0"/>
              </w:rPr>
              <w:t xml:space="preserve">Loan Sanctioned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3D">
            <w:pPr>
              <w:rPr>
                <w:b w:val="1"/>
                <w:bCs w:val="1"/>
                <w:sz w:val="20"/>
                <w:szCs w:val="20"/>
                <w:highlight w:val="white"/>
              </w:rPr>
            </w:pPr>
            <w:r w:rsidDel="00000000" w:rsidR="00000000" w:rsidRPr="00000000">
              <w:rPr>
                <w:b w:val="1"/>
                <w:bCs w:val="1"/>
                <w:sz w:val="20"/>
                <w:szCs w:val="20"/>
                <w:highlight w:val="white"/>
                <w:rtl w:val="0"/>
              </w:rPr>
              <w:t xml:space="preserve">loan_sanctioned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3E">
            <w:pPr>
              <w:rPr>
                <w:b w:val="1"/>
                <w:bCs w:val="1"/>
                <w:sz w:val="20"/>
                <w:szCs w:val="20"/>
                <w:highlight w:val="white"/>
              </w:rPr>
            </w:pPr>
            <w:r w:rsidDel="00000000" w:rsidR="00000000" w:rsidRPr="00000000">
              <w:rPr>
                <w:b w:val="1"/>
                <w:bCs w:val="1"/>
                <w:sz w:val="20"/>
                <w:szCs w:val="20"/>
                <w:highlight w:val="white"/>
                <w:rtl w:val="0"/>
              </w:rPr>
              <w:t xml:space="preserve">Inventory stays reserved. Lead routes to Step 5 (dealer side) for customer loan approval.</w:t>
            </w:r>
          </w:p>
        </w:tc>
      </w:tr>
      <w:tr>
        <w:trPr>
          <w:cantSplit w:val="0"/>
          <w:trHeight w:val="1305" w:hRule="atLeast"/>
          <w:tblHeader w:val="0"/>
        </w:trPr>
        <w:tc>
          <w:tcPr>
            <w:tcBorders>
              <w:left w:color="cccccc" w:space="0" w:sz="8" w:val="single"/>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103F">
            <w:pPr>
              <w:rPr>
                <w:b w:val="1"/>
                <w:bCs w:val="1"/>
                <w:sz w:val="20"/>
                <w:szCs w:val="20"/>
                <w:highlight w:val="white"/>
              </w:rPr>
            </w:pPr>
            <w:r w:rsidDel="00000000" w:rsidR="00000000" w:rsidRPr="00000000">
              <w:rPr>
                <w:b w:val="1"/>
                <w:bCs w:val="1"/>
                <w:sz w:val="20"/>
                <w:szCs w:val="20"/>
                <w:highlight w:val="white"/>
                <w:rtl w:val="0"/>
              </w:rPr>
              <w:t xml:space="preserve"> Loan Rejected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40">
            <w:pPr>
              <w:rPr>
                <w:b w:val="1"/>
                <w:bCs w:val="1"/>
                <w:sz w:val="20"/>
                <w:szCs w:val="20"/>
                <w:highlight w:val="white"/>
              </w:rPr>
            </w:pPr>
            <w:r w:rsidDel="00000000" w:rsidR="00000000" w:rsidRPr="00000000">
              <w:rPr>
                <w:b w:val="1"/>
                <w:bCs w:val="1"/>
                <w:sz w:val="20"/>
                <w:szCs w:val="20"/>
                <w:highlight w:val="white"/>
                <w:rtl w:val="0"/>
              </w:rPr>
              <w:t xml:space="preserve">loan_rejected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41">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Inventory released (reserved → available). Lead routes to Step 5 (dealer sees rejection). Can be re-worked or closed.</w:t>
            </w:r>
          </w:p>
        </w:tc>
      </w:tr>
      <w:tr>
        <w:trPr>
          <w:cantSplit w:val="0"/>
          <w:trHeight w:val="1080" w:hRule="atLeast"/>
          <w:tblHeader w:val="0"/>
        </w:trPr>
        <w:tc>
          <w:tcPr>
            <w:tcBorders>
              <w:left w:color="cccccc" w:space="0" w:sz="8" w:val="single"/>
              <w:bottom w:color="cccccc" w:space="0" w:sz="8" w:val="single"/>
              <w:right w:color="cccccc" w:space="0" w:sz="8" w:val="single"/>
            </w:tcBorders>
            <w:shd w:fill="ede7f6" w:val="clear"/>
            <w:tcMar>
              <w:top w:w="80.0" w:type="dxa"/>
              <w:left w:w="120.0" w:type="dxa"/>
              <w:bottom w:w="80.0" w:type="dxa"/>
              <w:right w:w="120.0" w:type="dxa"/>
            </w:tcMar>
            <w:vAlign w:val="top"/>
          </w:tcPr>
          <w:p w:rsidR="00000000" w:rsidDel="00000000" w:rsidP="00000000" w:rsidRDefault="00000000" w:rsidRPr="00000000" w14:paraId="00001042">
            <w:pPr>
              <w:rPr>
                <w:b w:val="1"/>
                <w:bCs w:val="1"/>
                <w:sz w:val="20"/>
                <w:szCs w:val="20"/>
                <w:highlight w:val="white"/>
              </w:rPr>
            </w:pPr>
            <w:r w:rsidDel="00000000" w:rsidR="00000000" w:rsidRPr="00000000">
              <w:rPr>
                <w:b w:val="1"/>
                <w:bCs w:val="1"/>
                <w:sz w:val="20"/>
                <w:szCs w:val="20"/>
                <w:highlight w:val="white"/>
                <w:rtl w:val="0"/>
              </w:rPr>
              <w:t xml:space="preserve">Download Profile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43">
            <w:pPr>
              <w:rPr>
                <w:b w:val="1"/>
                <w:bCs w:val="1"/>
                <w:sz w:val="20"/>
                <w:szCs w:val="20"/>
                <w:highlight w:val="white"/>
              </w:rPr>
            </w:pPr>
            <w:r w:rsidDel="00000000" w:rsidR="00000000" w:rsidRPr="00000000">
              <w:rPr>
                <w:b w:val="1"/>
                <w:bCs w:val="1"/>
                <w:sz w:val="20"/>
                <w:szCs w:val="20"/>
                <w:highlight w:val="white"/>
                <w:rtl w:val="0"/>
              </w:rPr>
              <w:t xml:space="preserve">No change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44">
            <w:pPr>
              <w:rPr>
                <w:b w:val="1"/>
                <w:bCs w:val="1"/>
                <w:sz w:val="20"/>
                <w:szCs w:val="20"/>
                <w:highlight w:val="white"/>
              </w:rPr>
            </w:pPr>
            <w:r w:rsidDel="00000000" w:rsidR="00000000" w:rsidRPr="00000000">
              <w:rPr>
                <w:b w:val="1"/>
                <w:bCs w:val="1"/>
                <w:sz w:val="20"/>
                <w:szCs w:val="20"/>
                <w:highlight w:val="white"/>
                <w:rtl w:val="0"/>
              </w:rPr>
              <w:t xml:space="preserve">ZIP download. No status change. Available at any point after Step 4 submission.</w:t>
            </w:r>
          </w:p>
        </w:tc>
      </w:tr>
    </w:tbl>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shd w:fill="c9daf8" w:val="clear"/>
        </w:rPr>
      </w:pPr>
      <w:r w:rsidDel="00000000" w:rsidR="00000000" w:rsidRPr="00000000">
        <w:rPr>
          <w:rtl w:val="0"/>
        </w:rPr>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shd w:fill="c9daf8" w:val="clear"/>
        </w:rPr>
      </w:pPr>
      <w:r w:rsidDel="00000000" w:rsidR="00000000" w:rsidRPr="00000000">
        <w:rPr>
          <w:b w:val="1"/>
          <w:bCs w:val="1"/>
          <w:color w:val="003366"/>
          <w:sz w:val="38"/>
          <w:szCs w:val="38"/>
          <w:shd w:fill="c9daf8" w:val="clear"/>
          <w:rtl w:val="0"/>
        </w:rPr>
        <w:t xml:space="preserve">CASH FLOW — COMPLETE SPECIFICATION</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When payment_method = 'Cash' is selected in Step 1, the system routes the lead through a streamlined, inventory-driven flow. The KYC and financing stages are bypassed. The primary concern shifts from credit risk to inventory accuracy, price integrity, and delivery confirmation, Warranty and post sales services.</w:t>
      </w:r>
    </w:p>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Cash Flow Status Sequence</w:t>
      </w:r>
    </w:p>
    <w:p w:rsidR="00000000" w:rsidDel="00000000" w:rsidP="00000000" w:rsidRDefault="00000000" w:rsidRPr="00000000" w14:paraId="0000104A">
      <w:pPr>
        <w:rPr>
          <w:b w:val="1"/>
          <w:bCs w:val="1"/>
          <w:color w:val="1b7a8a"/>
          <w:sz w:val="28"/>
          <w:szCs w:val="28"/>
          <w:highlight w:val="white"/>
        </w:rPr>
      </w:pPr>
      <w:r w:rsidDel="00000000" w:rsidR="00000000" w:rsidRPr="00000000">
        <w:rPr>
          <w:rtl w:val="0"/>
        </w:rPr>
      </w:r>
    </w:p>
    <w:tbl>
      <w:tblPr>
        <w:tblStyle w:val="Table11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170" w:hRule="atLeast"/>
          <w:tblHeader w:val="0"/>
        </w:trPr>
        <w:tc>
          <w:tcPr>
            <w:tcBorders>
              <w:top w:color="cccccc" w:space="0" w:sz="8" w:val="single"/>
              <w:left w:color="cccccc" w:space="0" w:sz="8" w:val="single"/>
              <w:bottom w:color="cccccc" w:space="0" w:sz="8" w:val="single"/>
              <w:right w:color="cccccc" w:space="0" w:sz="8" w:val="single"/>
            </w:tcBorders>
            <w:shd w:fill="d4edda" w:val="clear"/>
            <w:tcMar>
              <w:top w:w="120.0" w:type="dxa"/>
              <w:left w:w="160.0" w:type="dxa"/>
              <w:bottom w:w="120.0" w:type="dxa"/>
              <w:right w:w="160.0" w:type="dxa"/>
            </w:tcMar>
            <w:vAlign w:val="top"/>
          </w:tcPr>
          <w:p w:rsidR="00000000" w:rsidDel="00000000" w:rsidP="00000000" w:rsidRDefault="00000000" w:rsidRPr="00000000" w14:paraId="0000104B">
            <w:pPr>
              <w:rPr>
                <w:b w:val="1"/>
                <w:bCs w:val="1"/>
                <w:color w:val="1e7e34"/>
                <w:sz w:val="20"/>
                <w:szCs w:val="20"/>
                <w:highlight w:val="white"/>
              </w:rPr>
            </w:pPr>
            <w:r w:rsidDel="00000000" w:rsidR="00000000" w:rsidRPr="00000000">
              <w:rPr>
                <w:b w:val="1"/>
                <w:bCs w:val="1"/>
                <w:color w:val="1e7e34"/>
                <w:sz w:val="20"/>
                <w:szCs w:val="20"/>
                <w:highlight w:val="white"/>
                <w:rtl w:val="0"/>
              </w:rPr>
              <w:t xml:space="preserve">No Admin Queue in Cash Flow</w:t>
            </w:r>
          </w:p>
          <w:p w:rsidR="00000000" w:rsidDel="00000000" w:rsidP="00000000" w:rsidRDefault="00000000" w:rsidRPr="00000000" w14:paraId="0000104C">
            <w:pPr>
              <w:spacing w:before="60" w:lineRule="auto"/>
              <w:rPr>
                <w:b w:val="1"/>
                <w:bCs w:val="1"/>
                <w:sz w:val="19"/>
                <w:szCs w:val="19"/>
                <w:highlight w:val="white"/>
              </w:rPr>
            </w:pPr>
            <w:r w:rsidDel="00000000" w:rsidR="00000000" w:rsidRPr="00000000">
              <w:rPr>
                <w:b w:val="1"/>
                <w:bCs w:val="1"/>
                <w:sz w:val="19"/>
                <w:szCs w:val="19"/>
                <w:highlight w:val="white"/>
                <w:rtl w:val="0"/>
              </w:rPr>
              <w:t xml:space="preserve">There is no 'pending_cash_approval' or 'approved_cash_sale' status. When the dealer clicks Confirm Sale, the system moves directly from product_selection_in_progress to sold in a single transaction. Warranty and after-sales records are created in the same transaction.</w:t>
            </w:r>
          </w:p>
        </w:tc>
      </w:tr>
    </w:tbl>
    <w:p w:rsidR="00000000" w:rsidDel="00000000" w:rsidP="00000000" w:rsidRDefault="00000000" w:rsidRPr="00000000" w14:paraId="0000104D">
      <w:pPr>
        <w:rPr>
          <w:b w:val="1"/>
          <w:bCs w:val="1"/>
          <w:color w:val="1b7a8a"/>
          <w:sz w:val="28"/>
          <w:szCs w:val="28"/>
          <w:highlight w:val="white"/>
        </w:rPr>
      </w:pPr>
      <w:r w:rsidDel="00000000" w:rsidR="00000000" w:rsidRPr="00000000">
        <w:rPr>
          <w:rtl w:val="0"/>
        </w:rPr>
      </w:r>
    </w:p>
    <w:tbl>
      <w:tblPr>
        <w:tblStyle w:val="Table1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40"/>
        <w:gridCol w:w="2610"/>
        <w:gridCol w:w="2910"/>
        <w:tblGridChange w:id="0">
          <w:tblGrid>
            <w:gridCol w:w="3840"/>
            <w:gridCol w:w="2610"/>
            <w:gridCol w:w="291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4E">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Status</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4F">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Triggered By</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50">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Next State / Notes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1">
            <w:pPr>
              <w:rPr>
                <w:b w:val="1"/>
                <w:bCs w:val="1"/>
                <w:sz w:val="20"/>
                <w:szCs w:val="20"/>
                <w:highlight w:val="white"/>
              </w:rPr>
            </w:pPr>
            <w:r w:rsidDel="00000000" w:rsidR="00000000" w:rsidRPr="00000000">
              <w:rPr>
                <w:b w:val="1"/>
                <w:bCs w:val="1"/>
                <w:sz w:val="20"/>
                <w:szCs w:val="20"/>
                <w:highlight w:val="white"/>
                <w:rtl w:val="0"/>
              </w:rPr>
              <w:t xml:space="preserve">lead_created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2">
            <w:pPr>
              <w:rPr>
                <w:b w:val="1"/>
                <w:bCs w:val="1"/>
                <w:color w:val="1b7a8a"/>
                <w:sz w:val="20"/>
                <w:szCs w:val="20"/>
                <w:highlight w:val="white"/>
              </w:rPr>
            </w:pPr>
            <w:r w:rsidDel="00000000" w:rsidR="00000000" w:rsidRPr="00000000">
              <w:rPr>
                <w:b w:val="1"/>
                <w:bCs w:val="1"/>
                <w:color w:val="1b7a8a"/>
                <w:sz w:val="20"/>
                <w:szCs w:val="20"/>
                <w:highlight w:val="white"/>
                <w:rtl w:val="0"/>
              </w:rPr>
              <w:t xml:space="preserve">Step 1 submitted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3">
            <w:pPr>
              <w:rPr>
                <w:b w:val="1"/>
                <w:bCs w:val="1"/>
                <w:sz w:val="20"/>
                <w:szCs w:val="20"/>
                <w:highlight w:val="white"/>
              </w:rPr>
            </w:pPr>
            <w:r w:rsidDel="00000000" w:rsidR="00000000" w:rsidRPr="00000000">
              <w:rPr>
                <w:b w:val="1"/>
                <w:bCs w:val="1"/>
                <w:sz w:val="20"/>
                <w:szCs w:val="20"/>
                <w:highlight w:val="white"/>
                <w:rtl w:val="0"/>
              </w:rPr>
              <w:t xml:space="preserve">payment_method = 'Cash' written. Steps 2 &amp; 3 skipped.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4">
            <w:pPr>
              <w:rPr>
                <w:b w:val="1"/>
                <w:bCs w:val="1"/>
                <w:sz w:val="20"/>
                <w:szCs w:val="20"/>
                <w:highlight w:val="white"/>
              </w:rPr>
            </w:pPr>
            <w:r w:rsidDel="00000000" w:rsidR="00000000" w:rsidRPr="00000000">
              <w:rPr>
                <w:b w:val="1"/>
                <w:bCs w:val="1"/>
                <w:sz w:val="20"/>
                <w:szCs w:val="20"/>
                <w:highlight w:val="white"/>
                <w:rtl w:val="0"/>
              </w:rPr>
              <w:t xml:space="preserve">product_selection_in_progress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5">
            <w:pPr>
              <w:rPr>
                <w:b w:val="1"/>
                <w:bCs w:val="1"/>
                <w:color w:val="1b7a8a"/>
                <w:sz w:val="20"/>
                <w:szCs w:val="20"/>
                <w:highlight w:val="white"/>
              </w:rPr>
            </w:pPr>
            <w:r w:rsidDel="00000000" w:rsidR="00000000" w:rsidRPr="00000000">
              <w:rPr>
                <w:b w:val="1"/>
                <w:bCs w:val="1"/>
                <w:color w:val="1b7a8a"/>
                <w:sz w:val="20"/>
                <w:szCs w:val="20"/>
                <w:highlight w:val="white"/>
                <w:rtl w:val="0"/>
              </w:rPr>
              <w:t xml:space="preserve">Dealer opens Step 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6">
            <w:pPr>
              <w:rPr>
                <w:b w:val="1"/>
                <w:bCs w:val="1"/>
                <w:sz w:val="20"/>
                <w:szCs w:val="20"/>
                <w:highlight w:val="white"/>
              </w:rPr>
            </w:pPr>
            <w:r w:rsidDel="00000000" w:rsidR="00000000" w:rsidRPr="00000000">
              <w:rPr>
                <w:b w:val="1"/>
                <w:bCs w:val="1"/>
                <w:sz w:val="20"/>
                <w:szCs w:val="20"/>
                <w:highlight w:val="white"/>
                <w:rtl w:val="0"/>
              </w:rPr>
              <w:t xml:space="preserve">Inventory list loaded. Save Draft available.</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7">
            <w:pPr>
              <w:rPr>
                <w:b w:val="1"/>
                <w:bCs w:val="1"/>
                <w:sz w:val="20"/>
                <w:szCs w:val="20"/>
                <w:highlight w:val="white"/>
              </w:rPr>
            </w:pPr>
            <w:r w:rsidDel="00000000" w:rsidR="00000000" w:rsidRPr="00000000">
              <w:rPr>
                <w:b w:val="1"/>
                <w:bCs w:val="1"/>
                <w:sz w:val="20"/>
                <w:szCs w:val="20"/>
                <w:highlight w:val="white"/>
                <w:rtl w:val="0"/>
              </w:rPr>
              <w:t xml:space="preserve">sold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8">
            <w:pPr>
              <w:rPr>
                <w:b w:val="1"/>
                <w:bCs w:val="1"/>
                <w:color w:val="1b7a8a"/>
                <w:sz w:val="20"/>
                <w:szCs w:val="20"/>
                <w:highlight w:val="white"/>
              </w:rPr>
            </w:pPr>
            <w:r w:rsidDel="00000000" w:rsidR="00000000" w:rsidRPr="00000000">
              <w:rPr>
                <w:rFonts w:ascii="Arial Unicode MS" w:cs="Arial Unicode MS" w:eastAsia="Arial Unicode MS" w:hAnsi="Arial Unicode MS"/>
                <w:b w:val="1"/>
                <w:bCs w:val="1"/>
                <w:color w:val="1b7a8a"/>
                <w:sz w:val="20"/>
                <w:szCs w:val="20"/>
                <w:highlight w:val="white"/>
                <w:rtl w:val="0"/>
              </w:rPr>
              <w:t xml:space="preserve">Dealer clicks Confirm Sale → confirms modal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9">
            <w:pPr>
              <w:rPr>
                <w:b w:val="1"/>
                <w:bCs w:val="1"/>
                <w:sz w:val="20"/>
                <w:szCs w:val="20"/>
                <w:highlight w:val="white"/>
              </w:rPr>
            </w:pPr>
            <w:r w:rsidDel="00000000" w:rsidR="00000000" w:rsidRPr="00000000">
              <w:rPr>
                <w:b w:val="1"/>
                <w:bCs w:val="1"/>
                <w:sz w:val="20"/>
                <w:szCs w:val="20"/>
                <w:highlight w:val="white"/>
                <w:rtl w:val="0"/>
              </w:rPr>
              <w:t xml:space="preserve">IMMEDIATE. Inventory status = sold. Warranty created. After-sales record opened. Customer notified.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A">
            <w:pPr>
              <w:rPr>
                <w:b w:val="1"/>
                <w:bCs w:val="1"/>
                <w:sz w:val="20"/>
                <w:szCs w:val="20"/>
                <w:highlight w:val="white"/>
              </w:rPr>
            </w:pPr>
            <w:r w:rsidDel="00000000" w:rsidR="00000000" w:rsidRPr="00000000">
              <w:rPr>
                <w:b w:val="1"/>
                <w:bCs w:val="1"/>
                <w:sz w:val="20"/>
                <w:szCs w:val="20"/>
                <w:highlight w:val="white"/>
                <w:rtl w:val="0"/>
              </w:rPr>
              <w:t xml:space="preserve">completed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B">
            <w:pPr>
              <w:rPr>
                <w:b w:val="1"/>
                <w:bCs w:val="1"/>
                <w:color w:val="1b7a8a"/>
                <w:sz w:val="20"/>
                <w:szCs w:val="20"/>
                <w:highlight w:val="white"/>
              </w:rPr>
            </w:pPr>
            <w:r w:rsidDel="00000000" w:rsidR="00000000" w:rsidRPr="00000000">
              <w:rPr>
                <w:b w:val="1"/>
                <w:bCs w:val="1"/>
                <w:color w:val="1b7a8a"/>
                <w:sz w:val="20"/>
                <w:szCs w:val="20"/>
                <w:highlight w:val="white"/>
                <w:rtl w:val="0"/>
              </w:rPr>
              <w:t xml:space="preserve">System — post-sale lifecycle closed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C">
            <w:pPr>
              <w:rPr>
                <w:b w:val="1"/>
                <w:bCs w:val="1"/>
                <w:sz w:val="20"/>
                <w:szCs w:val="20"/>
                <w:highlight w:val="white"/>
              </w:rPr>
            </w:pPr>
            <w:r w:rsidDel="00000000" w:rsidR="00000000" w:rsidRPr="00000000">
              <w:rPr>
                <w:b w:val="1"/>
                <w:bCs w:val="1"/>
                <w:sz w:val="20"/>
                <w:szCs w:val="20"/>
                <w:highlight w:val="white"/>
                <w:rtl w:val="0"/>
              </w:rPr>
              <w:t xml:space="preserve">Warranty active. Service tracking open.</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D">
            <w:pPr>
              <w:rPr>
                <w:b w:val="1"/>
                <w:bCs w:val="1"/>
                <w:sz w:val="20"/>
                <w:szCs w:val="20"/>
                <w:highlight w:val="white"/>
              </w:rPr>
            </w:pPr>
            <w:r w:rsidDel="00000000" w:rsidR="00000000" w:rsidRPr="00000000">
              <w:rPr>
                <w:b w:val="1"/>
                <w:bCs w:val="1"/>
                <w:sz w:val="20"/>
                <w:szCs w:val="20"/>
                <w:highlight w:val="white"/>
                <w:rtl w:val="0"/>
              </w:rPr>
              <w:t xml:space="preserve">cancelled_cash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E">
            <w:pPr>
              <w:rPr>
                <w:b w:val="1"/>
                <w:bCs w:val="1"/>
                <w:color w:val="1b7a8a"/>
                <w:sz w:val="20"/>
                <w:szCs w:val="20"/>
                <w:highlight w:val="white"/>
              </w:rPr>
            </w:pPr>
            <w:r w:rsidDel="00000000" w:rsidR="00000000" w:rsidRPr="00000000">
              <w:rPr>
                <w:b w:val="1"/>
                <w:bCs w:val="1"/>
                <w:color w:val="1b7a8a"/>
                <w:sz w:val="20"/>
                <w:szCs w:val="20"/>
                <w:highlight w:val="white"/>
                <w:rtl w:val="0"/>
              </w:rPr>
              <w:t xml:space="preserve">Dealer cancels before confirmation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5F">
            <w:pPr>
              <w:rPr>
                <w:b w:val="1"/>
                <w:bCs w:val="1"/>
                <w:sz w:val="20"/>
                <w:szCs w:val="20"/>
                <w:highlight w:val="white"/>
              </w:rPr>
            </w:pPr>
            <w:r w:rsidDel="00000000" w:rsidR="00000000" w:rsidRPr="00000000">
              <w:rPr>
                <w:b w:val="1"/>
                <w:bCs w:val="1"/>
                <w:sz w:val="20"/>
                <w:szCs w:val="20"/>
                <w:highlight w:val="white"/>
                <w:rtl w:val="0"/>
              </w:rPr>
              <w:t xml:space="preserve">No inventory impact (was never reserved). Lead closed.</w:t>
            </w:r>
          </w:p>
        </w:tc>
      </w:tr>
    </w:tbl>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Cash Flow — System-Side Controls (No Admin)</w:t>
      </w:r>
    </w:p>
    <w:p w:rsidR="00000000" w:rsidDel="00000000" w:rsidP="00000000" w:rsidRDefault="00000000" w:rsidRPr="00000000" w14:paraId="00001062">
      <w:pPr>
        <w:spacing w:after="60" w:before="60" w:lineRule="auto"/>
        <w:rPr>
          <w:sz w:val="20"/>
          <w:szCs w:val="20"/>
          <w:highlight w:val="white"/>
        </w:rPr>
      </w:pPr>
      <w:r w:rsidDel="00000000" w:rsidR="00000000" w:rsidRPr="00000000">
        <w:rPr>
          <w:sz w:val="20"/>
          <w:szCs w:val="20"/>
          <w:highlight w:val="white"/>
          <w:rtl w:val="0"/>
        </w:rPr>
        <w:t xml:space="preserve">Because there is no admin approval in a cash sale, the system itself must enforce the integrity checks that admin would normally perform. These are enforced server-side at the point of confirm-cash-sale:</w:t>
      </w:r>
    </w:p>
    <w:p w:rsidR="00000000" w:rsidDel="00000000" w:rsidP="00000000" w:rsidRDefault="00000000" w:rsidRPr="00000000" w14:paraId="00001063">
      <w:pPr>
        <w:rPr>
          <w:b w:val="1"/>
          <w:bCs w:val="1"/>
          <w:color w:val="1b7a8a"/>
          <w:sz w:val="28"/>
          <w:szCs w:val="28"/>
          <w:highlight w:val="white"/>
        </w:rPr>
      </w:pPr>
      <w:r w:rsidDel="00000000" w:rsidR="00000000" w:rsidRPr="00000000">
        <w:rPr>
          <w:rtl w:val="0"/>
        </w:rPr>
      </w:r>
    </w:p>
    <w:tbl>
      <w:tblPr>
        <w:tblStyle w:val="Table11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60"/>
        <w:gridCol w:w="4785"/>
        <w:tblGridChange w:id="0">
          <w:tblGrid>
            <w:gridCol w:w="4560"/>
            <w:gridCol w:w="478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64">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Control</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65">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How Enforced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66">
            <w:pPr>
              <w:rPr>
                <w:b w:val="1"/>
                <w:bCs w:val="1"/>
                <w:sz w:val="20"/>
                <w:szCs w:val="20"/>
                <w:highlight w:val="white"/>
              </w:rPr>
            </w:pPr>
            <w:r w:rsidDel="00000000" w:rsidR="00000000" w:rsidRPr="00000000">
              <w:rPr>
                <w:b w:val="1"/>
                <w:bCs w:val="1"/>
                <w:sz w:val="20"/>
                <w:szCs w:val="20"/>
                <w:highlight w:val="white"/>
                <w:rtl w:val="0"/>
              </w:rPr>
              <w:t xml:space="preserve">Correct product 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67">
            <w:pPr>
              <w:rPr>
                <w:b w:val="1"/>
                <w:bCs w:val="1"/>
                <w:sz w:val="20"/>
                <w:szCs w:val="20"/>
                <w:highlight w:val="white"/>
              </w:rPr>
            </w:pPr>
            <w:r w:rsidDel="00000000" w:rsidR="00000000" w:rsidRPr="00000000">
              <w:rPr>
                <w:b w:val="1"/>
                <w:bCs w:val="1"/>
                <w:sz w:val="20"/>
                <w:szCs w:val="20"/>
                <w:highlight w:val="white"/>
                <w:rtl w:val="0"/>
              </w:rPr>
              <w:t xml:space="preserve">Battery serial must match selected category/sub-category in product master. Server rejects if mismatch.</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68">
            <w:pPr>
              <w:rPr>
                <w:b w:val="1"/>
                <w:bCs w:val="1"/>
                <w:sz w:val="20"/>
                <w:szCs w:val="20"/>
                <w:highlight w:val="white"/>
              </w:rPr>
            </w:pPr>
            <w:r w:rsidDel="00000000" w:rsidR="00000000" w:rsidRPr="00000000">
              <w:rPr>
                <w:b w:val="1"/>
                <w:bCs w:val="1"/>
                <w:sz w:val="20"/>
                <w:szCs w:val="20"/>
                <w:highlight w:val="white"/>
                <w:rtl w:val="0"/>
              </w:rPr>
              <w:t xml:space="preserve">Battery serial valid &amp; available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69">
            <w:pPr>
              <w:rPr>
                <w:b w:val="1"/>
                <w:bCs w:val="1"/>
                <w:sz w:val="20"/>
                <w:szCs w:val="20"/>
                <w:highlight w:val="white"/>
              </w:rPr>
            </w:pPr>
            <w:r w:rsidDel="00000000" w:rsidR="00000000" w:rsidRPr="00000000">
              <w:rPr>
                <w:b w:val="1"/>
                <w:bCs w:val="1"/>
                <w:sz w:val="20"/>
                <w:szCs w:val="20"/>
                <w:highlight w:val="white"/>
                <w:rtl w:val="0"/>
              </w:rPr>
              <w:t xml:space="preserve">Server re-checks inventory.status = 'available' at transaction time. Race condition guard prevents double-sale.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6A">
            <w:pPr>
              <w:rPr>
                <w:b w:val="1"/>
                <w:bCs w:val="1"/>
                <w:sz w:val="20"/>
                <w:szCs w:val="20"/>
                <w:highlight w:val="white"/>
              </w:rPr>
            </w:pPr>
            <w:r w:rsidDel="00000000" w:rsidR="00000000" w:rsidRPr="00000000">
              <w:rPr>
                <w:b w:val="1"/>
                <w:bCs w:val="1"/>
                <w:sz w:val="20"/>
                <w:szCs w:val="20"/>
                <w:highlight w:val="white"/>
                <w:rtl w:val="0"/>
              </w:rPr>
              <w:t xml:space="preserve">Charger compatible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6B">
            <w:pPr>
              <w:rPr>
                <w:b w:val="1"/>
                <w:bCs w:val="1"/>
                <w:sz w:val="20"/>
                <w:szCs w:val="20"/>
                <w:highlight w:val="white"/>
              </w:rPr>
            </w:pPr>
            <w:r w:rsidDel="00000000" w:rsidR="00000000" w:rsidRPr="00000000">
              <w:rPr>
                <w:b w:val="1"/>
                <w:bCs w:val="1"/>
                <w:sz w:val="20"/>
                <w:szCs w:val="20"/>
                <w:highlight w:val="white"/>
                <w:rtl w:val="0"/>
              </w:rPr>
              <w:t xml:space="preserve">Charger model must be in battery's compatible_chargers list. Server validates.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6C">
            <w:pPr>
              <w:rPr>
                <w:b w:val="1"/>
                <w:bCs w:val="1"/>
                <w:sz w:val="20"/>
                <w:szCs w:val="20"/>
                <w:highlight w:val="white"/>
              </w:rPr>
            </w:pPr>
            <w:r w:rsidDel="00000000" w:rsidR="00000000" w:rsidRPr="00000000">
              <w:rPr>
                <w:b w:val="1"/>
                <w:bCs w:val="1"/>
                <w:sz w:val="20"/>
                <w:szCs w:val="20"/>
                <w:highlight w:val="white"/>
                <w:rtl w:val="0"/>
              </w:rPr>
              <w:t xml:space="preserve">No duplicate serial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6D">
            <w:pPr>
              <w:rPr>
                <w:b w:val="1"/>
                <w:bCs w:val="1"/>
                <w:sz w:val="20"/>
                <w:szCs w:val="20"/>
                <w:highlight w:val="white"/>
              </w:rPr>
            </w:pPr>
            <w:r w:rsidDel="00000000" w:rsidR="00000000" w:rsidRPr="00000000">
              <w:rPr>
                <w:b w:val="1"/>
                <w:bCs w:val="1"/>
                <w:sz w:val="20"/>
                <w:szCs w:val="20"/>
                <w:highlight w:val="white"/>
                <w:rtl w:val="0"/>
              </w:rPr>
              <w:t xml:space="preserve">Unique constraint: cannot confirm sale if serial already has status = 'sold' or 'dispatched'.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6E">
            <w:pPr>
              <w:rPr>
                <w:b w:val="1"/>
                <w:bCs w:val="1"/>
                <w:sz w:val="20"/>
                <w:szCs w:val="20"/>
                <w:highlight w:val="white"/>
              </w:rPr>
            </w:pPr>
            <w:r w:rsidDel="00000000" w:rsidR="00000000" w:rsidRPr="00000000">
              <w:rPr>
                <w:b w:val="1"/>
                <w:bCs w:val="1"/>
                <w:sz w:val="20"/>
                <w:szCs w:val="20"/>
                <w:highlight w:val="white"/>
                <w:rtl w:val="0"/>
              </w:rPr>
              <w:t xml:space="preserve">Dealer inventory ownership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6F">
            <w:pPr>
              <w:rPr>
                <w:b w:val="1"/>
                <w:bCs w:val="1"/>
                <w:sz w:val="20"/>
                <w:szCs w:val="20"/>
                <w:highlight w:val="white"/>
              </w:rPr>
            </w:pPr>
            <w:r w:rsidDel="00000000" w:rsidR="00000000" w:rsidRPr="00000000">
              <w:rPr>
                <w:b w:val="1"/>
                <w:bCs w:val="1"/>
                <w:sz w:val="20"/>
                <w:szCs w:val="20"/>
                <w:highlight w:val="white"/>
                <w:rtl w:val="0"/>
              </w:rPr>
              <w:t xml:space="preserve">Battery and charger serials must belong to the confirming dealer's inventory. Cross-dealer sale blocked.</w:t>
            </w:r>
          </w:p>
        </w:tc>
      </w:tr>
    </w:tbl>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71">
      <w:pPr>
        <w:rPr>
          <w:b w:val="1"/>
          <w:bCs w:val="1"/>
          <w:color w:val="1f497d"/>
          <w:sz w:val="20"/>
          <w:szCs w:val="20"/>
          <w:highlight w:val="white"/>
        </w:rPr>
      </w:pPr>
      <w:r w:rsidDel="00000000" w:rsidR="00000000" w:rsidRPr="00000000">
        <w:rPr>
          <w:b w:val="1"/>
          <w:bCs w:val="1"/>
          <w:color w:val="1f497d"/>
          <w:sz w:val="20"/>
          <w:szCs w:val="20"/>
          <w:highlight w:val="white"/>
          <w:rtl w:val="0"/>
        </w:rPr>
        <w:t xml:space="preserve">Audit Trail</w:t>
      </w:r>
    </w:p>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Even without admin approval, every cash sale is fully logged: confirmed_by (dealer user ID), confirmed_at (timestamp), final_price, serial numbers. This log is available to iTarang for post-sale auditing and dispute resolution.</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rtl w:val="0"/>
        </w:rPr>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shd w:fill="c9daf8" w:val="clear"/>
        </w:rPr>
      </w:pPr>
      <w:r w:rsidDel="00000000" w:rsidR="00000000" w:rsidRPr="00000000">
        <w:rPr>
          <w:b w:val="1"/>
          <w:bCs w:val="1"/>
          <w:color w:val="003366"/>
          <w:sz w:val="38"/>
          <w:szCs w:val="38"/>
          <w:shd w:fill="c9daf8" w:val="clear"/>
          <w:rtl w:val="0"/>
        </w:rPr>
        <w:t xml:space="preserve">INVENTORY MOVEMENT — COMPLETE LIFECYCLE</w:t>
      </w:r>
    </w:p>
    <w:p w:rsidR="00000000" w:rsidDel="00000000" w:rsidP="00000000" w:rsidRDefault="00000000" w:rsidRPr="00000000" w14:paraId="00001075">
      <w:pPr>
        <w:spacing w:after="60" w:before="60" w:lineRule="auto"/>
        <w:rPr>
          <w:sz w:val="19"/>
          <w:szCs w:val="19"/>
          <w:highlight w:val="white"/>
        </w:rPr>
      </w:pPr>
      <w:r w:rsidDel="00000000" w:rsidR="00000000" w:rsidRPr="00000000">
        <w:rPr>
          <w:sz w:val="19"/>
          <w:szCs w:val="19"/>
          <w:highlight w:val="white"/>
          <w:rtl w:val="0"/>
        </w:rPr>
        <w:t xml:space="preserve">Inventory moves through a strict one-way status pipeline. The same pipeline applies to both cash and finance flows, with the trigger events differing.</w:t>
      </w:r>
    </w:p>
    <w:p w:rsidR="00000000" w:rsidDel="00000000" w:rsidP="00000000" w:rsidRDefault="00000000" w:rsidRPr="00000000" w14:paraId="00001076">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Inventory Status Pipeline</w:t>
      </w:r>
    </w:p>
    <w:p w:rsidR="00000000" w:rsidDel="00000000" w:rsidP="00000000" w:rsidRDefault="00000000" w:rsidRPr="00000000" w14:paraId="00001077">
      <w:pPr>
        <w:spacing w:after="60" w:before="60" w:lineRule="auto"/>
        <w:rPr>
          <w:b w:val="1"/>
          <w:bCs w:val="1"/>
          <w:color w:val="1b7a8a"/>
          <w:sz w:val="28"/>
          <w:szCs w:val="28"/>
          <w:highlight w:val="white"/>
        </w:rPr>
      </w:pPr>
      <w:r w:rsidDel="00000000" w:rsidR="00000000" w:rsidRPr="00000000">
        <w:rPr>
          <w:rtl w:val="0"/>
        </w:rPr>
      </w:r>
    </w:p>
    <w:tbl>
      <w:tblPr>
        <w:tblStyle w:val="Table11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75"/>
        <w:gridCol w:w="3150"/>
        <w:gridCol w:w="3120"/>
        <w:tblGridChange w:id="0">
          <w:tblGrid>
            <w:gridCol w:w="3075"/>
            <w:gridCol w:w="3150"/>
            <w:gridCol w:w="312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07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Status</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07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Triggered By</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07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Finance | Cash</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7B">
            <w:pPr>
              <w:rPr>
                <w:sz w:val="20"/>
                <w:szCs w:val="20"/>
                <w:highlight w:val="white"/>
              </w:rPr>
            </w:pPr>
            <w:r w:rsidDel="00000000" w:rsidR="00000000" w:rsidRPr="00000000">
              <w:rPr>
                <w:sz w:val="20"/>
                <w:szCs w:val="20"/>
                <w:highlight w:val="white"/>
                <w:rtl w:val="0"/>
              </w:rPr>
              <w:t xml:space="preserve">available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7C">
            <w:pPr>
              <w:rPr>
                <w:sz w:val="20"/>
                <w:szCs w:val="20"/>
                <w:highlight w:val="white"/>
              </w:rPr>
            </w:pPr>
            <w:r w:rsidDel="00000000" w:rsidR="00000000" w:rsidRPr="00000000">
              <w:rPr>
                <w:sz w:val="20"/>
                <w:szCs w:val="20"/>
                <w:highlight w:val="white"/>
                <w:rtl w:val="0"/>
              </w:rPr>
              <w:t xml:space="preserve">Stock invoiced to 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7D">
            <w:pPr>
              <w:rPr>
                <w:sz w:val="20"/>
                <w:szCs w:val="20"/>
                <w:highlight w:val="white"/>
              </w:rPr>
            </w:pPr>
            <w:r w:rsidDel="00000000" w:rsidR="00000000" w:rsidRPr="00000000">
              <w:rPr>
                <w:sz w:val="20"/>
                <w:szCs w:val="20"/>
                <w:highlight w:val="white"/>
                <w:rtl w:val="0"/>
              </w:rPr>
              <w:t xml:space="preserve">Both: initial state on stock receipt</w:t>
            </w:r>
          </w:p>
        </w:tc>
      </w:tr>
      <w:tr>
        <w:trPr>
          <w:cantSplit w:val="0"/>
          <w:trHeight w:val="17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7E">
            <w:pPr>
              <w:rPr>
                <w:sz w:val="20"/>
                <w:szCs w:val="20"/>
                <w:highlight w:val="white"/>
              </w:rPr>
            </w:pPr>
            <w:r w:rsidDel="00000000" w:rsidR="00000000" w:rsidRPr="00000000">
              <w:rPr>
                <w:sz w:val="20"/>
                <w:szCs w:val="20"/>
                <w:highlight w:val="white"/>
                <w:rtl w:val="0"/>
              </w:rPr>
              <w:t xml:space="preserve">reserved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7F">
            <w:pPr>
              <w:rPr>
                <w:sz w:val="20"/>
                <w:szCs w:val="20"/>
                <w:highlight w:val="white"/>
              </w:rPr>
            </w:pPr>
            <w:r w:rsidDel="00000000" w:rsidR="00000000" w:rsidRPr="00000000">
              <w:rPr>
                <w:sz w:val="20"/>
                <w:szCs w:val="20"/>
                <w:highlight w:val="white"/>
                <w:rtl w:val="0"/>
              </w:rPr>
              <w:t xml:space="preserve">Step 4 submitted by dealer (finance only)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80">
            <w:pPr>
              <w:rPr>
                <w:sz w:val="20"/>
                <w:szCs w:val="20"/>
                <w:highlight w:val="white"/>
              </w:rPr>
            </w:pPr>
            <w:r w:rsidDel="00000000" w:rsidR="00000000" w:rsidRPr="00000000">
              <w:rPr>
                <w:sz w:val="20"/>
                <w:szCs w:val="20"/>
                <w:highlight w:val="white"/>
                <w:rtl w:val="0"/>
              </w:rPr>
              <w:t xml:space="preserve">Finance: inventory locked against the lead pending admin approval. Cannot be selected for another lead. Cash: this status is skipped entirely — inventory moves directly to 'sold' on dealer confirmation.</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81">
            <w:pPr>
              <w:rPr>
                <w:sz w:val="20"/>
                <w:szCs w:val="20"/>
                <w:highlight w:val="white"/>
              </w:rPr>
            </w:pPr>
            <w:r w:rsidDel="00000000" w:rsidR="00000000" w:rsidRPr="00000000">
              <w:rPr>
                <w:sz w:val="20"/>
                <w:szCs w:val="20"/>
                <w:highlight w:val="white"/>
                <w:rtl w:val="0"/>
              </w:rPr>
              <w:t xml:space="preserve">dispatched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82">
            <w:pPr>
              <w:rPr>
                <w:sz w:val="20"/>
                <w:szCs w:val="20"/>
                <w:highlight w:val="white"/>
              </w:rPr>
            </w:pPr>
            <w:r w:rsidDel="00000000" w:rsidR="00000000" w:rsidRPr="00000000">
              <w:rPr>
                <w:sz w:val="20"/>
                <w:szCs w:val="20"/>
                <w:highlight w:val="white"/>
                <w:rtl w:val="0"/>
              </w:rPr>
              <w:t xml:space="preserve">Finance: dealer confirms dispatch after loan disbursement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83">
            <w:pPr>
              <w:rPr>
                <w:sz w:val="20"/>
                <w:szCs w:val="20"/>
                <w:highlight w:val="white"/>
              </w:rPr>
            </w:pPr>
            <w:r w:rsidDel="00000000" w:rsidR="00000000" w:rsidRPr="00000000">
              <w:rPr>
                <w:sz w:val="20"/>
                <w:szCs w:val="20"/>
                <w:highlight w:val="white"/>
                <w:rtl w:val="0"/>
              </w:rPr>
              <w:t xml:space="preserve">Finance only. Intermediate state between admin approval and sold confirmation.</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84">
            <w:pPr>
              <w:rPr>
                <w:sz w:val="20"/>
                <w:szCs w:val="20"/>
                <w:highlight w:val="white"/>
              </w:rPr>
            </w:pPr>
            <w:r w:rsidDel="00000000" w:rsidR="00000000" w:rsidRPr="00000000">
              <w:rPr>
                <w:sz w:val="20"/>
                <w:szCs w:val="20"/>
                <w:highlight w:val="white"/>
                <w:rtl w:val="0"/>
              </w:rPr>
              <w:t xml:space="preserve">sold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85">
            <w:pPr>
              <w:rPr>
                <w:sz w:val="20"/>
                <w:szCs w:val="20"/>
                <w:highlight w:val="white"/>
              </w:rPr>
            </w:pPr>
            <w:r w:rsidDel="00000000" w:rsidR="00000000" w:rsidRPr="00000000">
              <w:rPr>
                <w:sz w:val="20"/>
                <w:szCs w:val="20"/>
                <w:highlight w:val="white"/>
                <w:rtl w:val="0"/>
              </w:rPr>
              <w:t xml:space="preserve">Finance: after dispatch confirmation Cash: immediately on dealer Confirm Sale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86">
            <w:pPr>
              <w:rPr>
                <w:sz w:val="20"/>
                <w:szCs w:val="20"/>
                <w:highlight w:val="white"/>
              </w:rPr>
            </w:pPr>
            <w:r w:rsidDel="00000000" w:rsidR="00000000" w:rsidRPr="00000000">
              <w:rPr>
                <w:sz w:val="20"/>
                <w:szCs w:val="20"/>
                <w:highlight w:val="white"/>
                <w:rtl w:val="0"/>
              </w:rPr>
              <w:t xml:space="preserve">Both paths end here. Triggers warranty creation and after-sales service record.</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87">
            <w:pPr>
              <w:rPr>
                <w:sz w:val="20"/>
                <w:szCs w:val="20"/>
                <w:highlight w:val="white"/>
              </w:rPr>
            </w:pPr>
            <w:r w:rsidDel="00000000" w:rsidR="00000000" w:rsidRPr="00000000">
              <w:rPr>
                <w:sz w:val="20"/>
                <w:szCs w:val="20"/>
                <w:highlight w:val="white"/>
                <w:rtl w:val="0"/>
              </w:rPr>
              <w:t xml:space="preserve">available (released)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88">
            <w:pPr>
              <w:rPr>
                <w:sz w:val="20"/>
                <w:szCs w:val="20"/>
                <w:highlight w:val="white"/>
              </w:rPr>
            </w:pPr>
            <w:r w:rsidDel="00000000" w:rsidR="00000000" w:rsidRPr="00000000">
              <w:rPr>
                <w:sz w:val="20"/>
                <w:szCs w:val="20"/>
                <w:highlight w:val="white"/>
                <w:rtl w:val="0"/>
              </w:rPr>
              <w:t xml:space="preserve">Finance: admin rejects product selection OR lead cancelled Cash: dealer cancels before confirming (no inventory impact — was never reserved)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89">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Finance: reserved → available. Cash: no status change needed (never left available).</w:t>
            </w:r>
          </w:p>
        </w:tc>
      </w:tr>
    </w:tbl>
    <w:p w:rsidR="00000000" w:rsidDel="00000000" w:rsidP="00000000" w:rsidRDefault="00000000" w:rsidRPr="00000000" w14:paraId="0000108A">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z w:val="28"/>
          <w:szCs w:val="28"/>
          <w:shd w:fill="c9daf8" w:val="clear"/>
          <w:rtl w:val="0"/>
        </w:rPr>
        <w:t xml:space="preserve">Dispatch Confirmation API — Finance Path Only</w:t>
      </w:r>
    </w:p>
    <w:p w:rsidR="00000000" w:rsidDel="00000000" w:rsidP="00000000" w:rsidRDefault="00000000" w:rsidRPr="00000000" w14:paraId="0000108C">
      <w:pPr>
        <w:spacing w:after="60" w:before="60" w:lineRule="auto"/>
        <w:rPr>
          <w:b w:val="1"/>
          <w:bCs w:val="1"/>
          <w:color w:val="1b7a8a"/>
          <w:sz w:val="20"/>
          <w:szCs w:val="20"/>
          <w:shd w:fill="c9daf8" w:val="clear"/>
        </w:rPr>
      </w:pPr>
      <w:r w:rsidDel="00000000" w:rsidR="00000000" w:rsidRPr="00000000">
        <w:rPr>
          <w:sz w:val="20"/>
          <w:szCs w:val="20"/>
          <w:highlight w:val="white"/>
          <w:rtl w:val="0"/>
        </w:rPr>
        <w:t xml:space="preserve">For finance leads, dispatch is a separate event that occurs after admin approval and loan disbursement. For cash leads, dispatch is implicit in the Confirm Sale action — no separate dispatch API call is needed.</w:t>
      </w:r>
      <w:r w:rsidDel="00000000" w:rsidR="00000000" w:rsidRPr="00000000">
        <w:rPr>
          <w:rtl w:val="0"/>
        </w:rPr>
      </w:r>
    </w:p>
    <w:p w:rsidR="00000000" w:rsidDel="00000000" w:rsidP="00000000" w:rsidRDefault="00000000" w:rsidRPr="00000000" w14:paraId="0000108D">
      <w:pPr>
        <w:rPr>
          <w:b w:val="1"/>
          <w:bCs w:val="1"/>
          <w:color w:val="1b7a8a"/>
          <w:sz w:val="28"/>
          <w:szCs w:val="28"/>
          <w:shd w:fill="c9daf8" w:val="clear"/>
        </w:rPr>
      </w:pPr>
      <w:r w:rsidDel="00000000" w:rsidR="00000000" w:rsidRPr="00000000">
        <w:rPr>
          <w:rtl w:val="0"/>
        </w:rPr>
      </w:r>
    </w:p>
    <w:tbl>
      <w:tblPr>
        <w:tblStyle w:val="Table11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457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08E">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POST /api/inventory/dispatch</w:t>
            </w:r>
          </w:p>
          <w:p w:rsidR="00000000" w:rsidDel="00000000" w:rsidP="00000000" w:rsidRDefault="00000000" w:rsidRPr="00000000" w14:paraId="0000108F">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1090">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Request:</w:t>
            </w:r>
          </w:p>
          <w:p w:rsidR="00000000" w:rsidDel="00000000" w:rsidP="00000000" w:rsidRDefault="00000000" w:rsidRPr="00000000" w14:paraId="00001091">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"leadId":         "IT-2026-0000123",</w:t>
            </w:r>
          </w:p>
          <w:p w:rsidR="00000000" w:rsidDel="00000000" w:rsidP="00000000" w:rsidRDefault="00000000" w:rsidRPr="00000000" w14:paraId="00001092">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"batterySerial":  "BAT12345",</w:t>
            </w:r>
          </w:p>
          <w:p w:rsidR="00000000" w:rsidDel="00000000" w:rsidP="00000000" w:rsidRDefault="00000000" w:rsidRPr="00000000" w14:paraId="00001093">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"chargerSerial":  "CHR98765",</w:t>
            </w:r>
          </w:p>
          <w:p w:rsidR="00000000" w:rsidDel="00000000" w:rsidP="00000000" w:rsidRDefault="00000000" w:rsidRPr="00000000" w14:paraId="00001094">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"dispatchDate":   "2026-07-28",</w:t>
            </w:r>
          </w:p>
          <w:p w:rsidR="00000000" w:rsidDel="00000000" w:rsidP="00000000" w:rsidRDefault="00000000" w:rsidRPr="00000000" w14:paraId="00001095">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"confirmedBy":    "dealer_user_id",</w:t>
            </w:r>
          </w:p>
          <w:p w:rsidR="00000000" w:rsidDel="00000000" w:rsidP="00000000" w:rsidRDefault="00000000" w:rsidRPr="00000000" w14:paraId="00001096">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Fira Mono" w:cs="Fira Mono" w:eastAsia="Fira Mono" w:hAnsi="Fira Mono"/>
                <w:b w:val="1"/>
                <w:bCs w:val="1"/>
                <w:color w:val="1a1a2e"/>
                <w:sz w:val="16"/>
                <w:szCs w:val="16"/>
                <w:shd w:fill="c9daf8" w:val="clear"/>
                <w:rtl w:val="0"/>
              </w:rPr>
              <w:t xml:space="preserve">   "deliveryOtp":    "847291"    ← OTP confirmed by customer (if applicable)</w:t>
            </w:r>
          </w:p>
          <w:p w:rsidR="00000000" w:rsidDel="00000000" w:rsidP="00000000" w:rsidRDefault="00000000" w:rsidRPr="00000000" w14:paraId="00001097">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w:t>
            </w:r>
          </w:p>
          <w:p w:rsidR="00000000" w:rsidDel="00000000" w:rsidP="00000000" w:rsidRDefault="00000000" w:rsidRPr="00000000" w14:paraId="00001098">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1099">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System Actions:</w:t>
            </w:r>
          </w:p>
          <w:p w:rsidR="00000000" w:rsidDel="00000000" w:rsidP="00000000" w:rsidRDefault="00000000" w:rsidRPr="00000000" w14:paraId="0000109A">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1. inventory.status = 'dispatched'  (battery + charger)</w:t>
            </w:r>
          </w:p>
          <w:p w:rsidR="00000000" w:rsidDel="00000000" w:rsidP="00000000" w:rsidRDefault="00000000" w:rsidRPr="00000000" w14:paraId="0000109B">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2. inventory.dispatch_date = dispatchDate</w:t>
            </w:r>
          </w:p>
          <w:p w:rsidR="00000000" w:rsidDel="00000000" w:rsidP="00000000" w:rsidRDefault="00000000" w:rsidRPr="00000000" w14:paraId="0000109C">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3. inventory.linked_lead_id = leadId</w:t>
            </w:r>
          </w:p>
          <w:p w:rsidR="00000000" w:rsidDel="00000000" w:rsidP="00000000" w:rsidRDefault="00000000" w:rsidRPr="00000000" w14:paraId="0000109D">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4. lead.status = 'dispatched'</w:t>
            </w:r>
          </w:p>
          <w:p w:rsidR="00000000" w:rsidDel="00000000" w:rsidP="00000000" w:rsidRDefault="00000000" w:rsidRPr="00000000" w14:paraId="0000109E">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5. Trigger: POST /api/warranty/create  (see Section 3.6)</w:t>
            </w:r>
          </w:p>
          <w:p w:rsidR="00000000" w:rsidDel="00000000" w:rsidP="00000000" w:rsidRDefault="00000000" w:rsidRPr="00000000" w14:paraId="0000109F">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6. Schedule: mark inventory as 'sold' after N days (configurable, default 1 day)</w:t>
            </w:r>
          </w:p>
          <w:p w:rsidR="00000000" w:rsidDel="00000000" w:rsidP="00000000" w:rsidRDefault="00000000" w:rsidRPr="00000000" w14:paraId="000010A0">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10A1">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Response:</w:t>
            </w:r>
          </w:p>
          <w:p w:rsidR="00000000" w:rsidDel="00000000" w:rsidP="00000000" w:rsidRDefault="00000000" w:rsidRPr="00000000" w14:paraId="000010A2">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"success": true, "warrantyId": "WRN-2026-BAT12345", "warrantyStart": "2026-07-28" }</w:t>
            </w:r>
          </w:p>
        </w:tc>
      </w:tr>
    </w:tbl>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z w:val="28"/>
          <w:szCs w:val="28"/>
          <w:shd w:fill="c9daf8" w:val="clear"/>
          <w:rtl w:val="0"/>
        </w:rPr>
        <w:t xml:space="preserve">Inventory Release on Rejection — Finance Path</w:t>
      </w:r>
    </w:p>
    <w:p w:rsidR="00000000" w:rsidDel="00000000" w:rsidP="00000000" w:rsidRDefault="00000000" w:rsidRPr="00000000" w14:paraId="000010A5">
      <w:pPr>
        <w:spacing w:after="60" w:before="60" w:lineRule="auto"/>
        <w:rPr>
          <w:sz w:val="20"/>
          <w:szCs w:val="20"/>
          <w:highlight w:val="white"/>
        </w:rPr>
      </w:pPr>
      <w:r w:rsidDel="00000000" w:rsidR="00000000" w:rsidRPr="00000000">
        <w:rPr>
          <w:sz w:val="20"/>
          <w:szCs w:val="20"/>
          <w:highlight w:val="white"/>
          <w:rtl w:val="0"/>
        </w:rPr>
        <w:t xml:space="preserve">For cash sales, inventory is never in a 'reserved' state so no release is needed if the dealer cancels. The release API applies only to finance leads where admin has rejected the product selection.</w:t>
      </w:r>
    </w:p>
    <w:p w:rsidR="00000000" w:rsidDel="00000000" w:rsidP="00000000" w:rsidRDefault="00000000" w:rsidRPr="00000000" w14:paraId="000010A6">
      <w:pPr>
        <w:spacing w:after="60" w:before="60" w:lineRule="auto"/>
        <w:rPr>
          <w:sz w:val="20"/>
          <w:szCs w:val="20"/>
          <w:highlight w:val="white"/>
        </w:rPr>
      </w:pPr>
      <w:r w:rsidDel="00000000" w:rsidR="00000000" w:rsidRPr="00000000">
        <w:rPr>
          <w:rtl w:val="0"/>
        </w:rPr>
      </w:r>
    </w:p>
    <w:tbl>
      <w:tblPr>
        <w:tblStyle w:val="Table12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213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0A7">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POST /api/inventory/release</w:t>
            </w:r>
          </w:p>
          <w:p w:rsidR="00000000" w:rsidDel="00000000" w:rsidP="00000000" w:rsidRDefault="00000000" w:rsidRPr="00000000" w14:paraId="000010A8">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0A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Request: { "leadId": "IT-2026-0000123", "reason": "admin_rejected | lead_cancelled" }</w:t>
            </w:r>
          </w:p>
          <w:p w:rsidR="00000000" w:rsidDel="00000000" w:rsidP="00000000" w:rsidRDefault="00000000" w:rsidRPr="00000000" w14:paraId="000010AA">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0AB">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System Actions:</w:t>
            </w:r>
          </w:p>
          <w:p w:rsidR="00000000" w:rsidDel="00000000" w:rsidP="00000000" w:rsidRDefault="00000000" w:rsidRPr="00000000" w14:paraId="000010AC">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1. battery.status  = 'available'</w:t>
            </w:r>
          </w:p>
          <w:p w:rsidR="00000000" w:rsidDel="00000000" w:rsidP="00000000" w:rsidRDefault="00000000" w:rsidRPr="00000000" w14:paraId="000010AD">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2. charger.status  = 'available'</w:t>
            </w:r>
          </w:p>
          <w:p w:rsidR="00000000" w:rsidDel="00000000" w:rsidP="00000000" w:rsidRDefault="00000000" w:rsidRPr="00000000" w14:paraId="000010AE">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3. Paraphernalia qty restored to dealer stock</w:t>
            </w:r>
          </w:p>
          <w:p w:rsidR="00000000" w:rsidDel="00000000" w:rsidP="00000000" w:rsidRDefault="00000000" w:rsidRPr="00000000" w14:paraId="000010AF">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4. product_selection record marked 'cancelled'</w:t>
            </w:r>
          </w:p>
        </w:tc>
      </w:tr>
    </w:tbl>
    <w:p w:rsidR="00000000" w:rsidDel="00000000" w:rsidP="00000000" w:rsidRDefault="00000000" w:rsidRPr="00000000" w14:paraId="000010B0">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0B1">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Anti-Fraud Rules</w:t>
      </w:r>
    </w:p>
    <w:tbl>
      <w:tblPr>
        <w:tblStyle w:val="Table12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20"/>
        <w:gridCol w:w="4725"/>
        <w:tblGridChange w:id="0">
          <w:tblGrid>
            <w:gridCol w:w="4620"/>
            <w:gridCol w:w="472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B2">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Risk</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B3">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System Control</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B4">
            <w:pPr>
              <w:rPr>
                <w:sz w:val="20"/>
                <w:szCs w:val="20"/>
                <w:highlight w:val="white"/>
              </w:rPr>
            </w:pPr>
            <w:r w:rsidDel="00000000" w:rsidR="00000000" w:rsidRPr="00000000">
              <w:rPr>
                <w:sz w:val="20"/>
                <w:szCs w:val="20"/>
                <w:highlight w:val="white"/>
                <w:rtl w:val="0"/>
              </w:rPr>
              <w:t xml:space="preserve">Dealer selling wrong serial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B5">
            <w:pPr>
              <w:rPr>
                <w:sz w:val="20"/>
                <w:szCs w:val="20"/>
                <w:highlight w:val="white"/>
              </w:rPr>
            </w:pPr>
            <w:r w:rsidDel="00000000" w:rsidR="00000000" w:rsidRPr="00000000">
              <w:rPr>
                <w:sz w:val="20"/>
                <w:szCs w:val="20"/>
                <w:highlight w:val="white"/>
                <w:rtl w:val="0"/>
              </w:rPr>
              <w:t xml:space="preserve">Admin must verify battery serial exists in dealer inventory and matches selected model before approving.</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B6">
            <w:pPr>
              <w:rPr>
                <w:sz w:val="20"/>
                <w:szCs w:val="20"/>
                <w:highlight w:val="white"/>
              </w:rPr>
            </w:pPr>
            <w:r w:rsidDel="00000000" w:rsidR="00000000" w:rsidRPr="00000000">
              <w:rPr>
                <w:sz w:val="20"/>
                <w:szCs w:val="20"/>
                <w:highlight w:val="white"/>
                <w:rtl w:val="0"/>
              </w:rPr>
              <w:t xml:space="preserve">Fake dispatch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B7">
            <w:pPr>
              <w:rPr>
                <w:sz w:val="20"/>
                <w:szCs w:val="20"/>
                <w:highlight w:val="white"/>
              </w:rPr>
            </w:pPr>
            <w:r w:rsidDel="00000000" w:rsidR="00000000" w:rsidRPr="00000000">
              <w:rPr>
                <w:sz w:val="20"/>
                <w:szCs w:val="20"/>
                <w:highlight w:val="white"/>
                <w:rtl w:val="0"/>
              </w:rPr>
              <w:t xml:space="preserve">Customer OTP or app-based delivery confirmation (see Section 3.5.5). Dispatch not confirmed until OTP received.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B8">
            <w:pPr>
              <w:rPr>
                <w:sz w:val="20"/>
                <w:szCs w:val="20"/>
                <w:highlight w:val="white"/>
              </w:rPr>
            </w:pPr>
            <w:r w:rsidDel="00000000" w:rsidR="00000000" w:rsidRPr="00000000">
              <w:rPr>
                <w:sz w:val="20"/>
                <w:szCs w:val="20"/>
                <w:highlight w:val="white"/>
                <w:rtl w:val="0"/>
              </w:rPr>
              <w:t xml:space="preserve">Old inventory withheld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B9">
            <w:pPr>
              <w:rPr>
                <w:sz w:val="20"/>
                <w:szCs w:val="20"/>
                <w:highlight w:val="white"/>
              </w:rPr>
            </w:pPr>
            <w:r w:rsidDel="00000000" w:rsidR="00000000" w:rsidRPr="00000000">
              <w:rPr>
                <w:sz w:val="20"/>
                <w:szCs w:val="20"/>
                <w:highlight w:val="white"/>
                <w:rtl w:val="0"/>
              </w:rPr>
              <w:t xml:space="preserve">Ageing priority sort + Recommended badge on oldest unit + admin visibility of inventory_age in product panel.</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BA">
            <w:pPr>
              <w:rPr>
                <w:sz w:val="20"/>
                <w:szCs w:val="20"/>
                <w:highlight w:val="white"/>
              </w:rPr>
            </w:pPr>
            <w:r w:rsidDel="00000000" w:rsidR="00000000" w:rsidRPr="00000000">
              <w:rPr>
                <w:sz w:val="20"/>
                <w:szCs w:val="20"/>
                <w:highlight w:val="white"/>
                <w:rtl w:val="0"/>
              </w:rPr>
              <w:t xml:space="preserve">Serial reuse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BB">
            <w:pPr>
              <w:rPr>
                <w:sz w:val="20"/>
                <w:szCs w:val="20"/>
                <w:highlight w:val="white"/>
              </w:rPr>
            </w:pPr>
            <w:r w:rsidDel="00000000" w:rsidR="00000000" w:rsidRPr="00000000">
              <w:rPr>
                <w:sz w:val="20"/>
                <w:szCs w:val="20"/>
                <w:highlight w:val="white"/>
                <w:rtl w:val="0"/>
              </w:rPr>
              <w:t xml:space="preserve">Once a serial is dispatched, it cannot be reserved again. Unique constraint on inventory.serial_number + status check.</w:t>
            </w:r>
          </w:p>
        </w:tc>
      </w:tr>
    </w:tbl>
    <w:p w:rsidR="00000000" w:rsidDel="00000000" w:rsidP="00000000" w:rsidRDefault="00000000" w:rsidRPr="00000000" w14:paraId="000010BC">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BD">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Customer Delivery Confirmation (Best Practice)</w:t>
      </w:r>
    </w:p>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To prevent fake dispatch events, the system should request a delivery OTP from the customer:</w:t>
      </w:r>
    </w:p>
    <w:p w:rsidR="00000000" w:rsidDel="00000000" w:rsidP="00000000" w:rsidRDefault="00000000" w:rsidRPr="00000000" w14:paraId="000010B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highlight w:val="white"/>
          <w:u w:val="none"/>
        </w:rPr>
      </w:pPr>
      <w:r w:rsidDel="00000000" w:rsidR="00000000" w:rsidRPr="00000000">
        <w:rPr>
          <w:sz w:val="20"/>
          <w:szCs w:val="20"/>
          <w:highlight w:val="white"/>
          <w:rtl w:val="0"/>
        </w:rPr>
        <w:t xml:space="preserve">On dispatch initiation: system sends SMS OTP to customer's registered mobile</w:t>
      </w:r>
    </w:p>
    <w:p w:rsidR="00000000" w:rsidDel="00000000" w:rsidP="00000000" w:rsidRDefault="00000000" w:rsidRPr="00000000" w14:paraId="000010C0">
      <w:pPr>
        <w:numPr>
          <w:ilvl w:val="0"/>
          <w:numId w:val="36"/>
        </w:numPr>
        <w:ind w:left="720" w:hanging="360"/>
        <w:rPr>
          <w:sz w:val="20"/>
          <w:szCs w:val="20"/>
          <w:highlight w:val="white"/>
        </w:rPr>
      </w:pPr>
      <w:r w:rsidDel="00000000" w:rsidR="00000000" w:rsidRPr="00000000">
        <w:rPr>
          <w:sz w:val="20"/>
          <w:szCs w:val="20"/>
          <w:highlight w:val="white"/>
          <w:rtl w:val="0"/>
        </w:rPr>
        <w:t xml:space="preserve">Dealer enters OTP in dispatch confirmation screen</w:t>
      </w:r>
    </w:p>
    <w:p w:rsidR="00000000" w:rsidDel="00000000" w:rsidP="00000000" w:rsidRDefault="00000000" w:rsidRPr="00000000" w14:paraId="000010C1">
      <w:pPr>
        <w:numPr>
          <w:ilvl w:val="0"/>
          <w:numId w:val="36"/>
        </w:numPr>
        <w:ind w:left="720" w:hanging="360"/>
        <w:rPr>
          <w:sz w:val="20"/>
          <w:szCs w:val="20"/>
          <w:highlight w:val="white"/>
        </w:rPr>
      </w:pPr>
      <w:r w:rsidDel="00000000" w:rsidR="00000000" w:rsidRPr="00000000">
        <w:rPr>
          <w:sz w:val="20"/>
          <w:szCs w:val="20"/>
          <w:highlight w:val="white"/>
          <w:rtl w:val="0"/>
        </w:rPr>
        <w:t xml:space="preserve">System validates OTP before finalising dispatch status</w:t>
      </w:r>
    </w:p>
    <w:p w:rsidR="00000000" w:rsidDel="00000000" w:rsidP="00000000" w:rsidRDefault="00000000" w:rsidRPr="00000000" w14:paraId="000010C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highlight w:val="white"/>
        </w:rPr>
      </w:pPr>
      <w:r w:rsidDel="00000000" w:rsidR="00000000" w:rsidRPr="00000000">
        <w:rPr>
          <w:sz w:val="20"/>
          <w:szCs w:val="20"/>
          <w:highlight w:val="white"/>
          <w:rtl w:val="0"/>
        </w:rPr>
        <w:t xml:space="preserve">If IoT is available: warranty is activated on first battery usage rather than dispatch date</w:t>
      </w:r>
    </w:p>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b w:val="1"/>
          <w:bCs w:val="1"/>
          <w:sz w:val="32"/>
          <w:szCs w:val="32"/>
          <w:shd w:fill="d9ead3" w:val="clear"/>
          <w:rtl w:val="0"/>
        </w:rPr>
        <w:t xml:space="preserve">WARRANTY MANAGEMENT</w:t>
      </w:r>
      <w:r w:rsidDel="00000000" w:rsidR="00000000" w:rsidRPr="00000000">
        <w:rPr>
          <w:sz w:val="20"/>
          <w:szCs w:val="20"/>
          <w:highlight w:val="white"/>
          <w:rtl w:val="0"/>
        </w:rPr>
        <w:t xml:space="preserve">  </w:t>
      </w:r>
    </w:p>
    <w:p w:rsidR="00000000" w:rsidDel="00000000" w:rsidP="00000000" w:rsidRDefault="00000000" w:rsidRPr="00000000" w14:paraId="000010C5">
      <w:pPr>
        <w:spacing w:after="60" w:before="60" w:lineRule="auto"/>
        <w:rPr>
          <w:sz w:val="20"/>
          <w:szCs w:val="20"/>
          <w:highlight w:val="white"/>
        </w:rPr>
      </w:pPr>
      <w:r w:rsidDel="00000000" w:rsidR="00000000" w:rsidRPr="00000000">
        <w:rPr>
          <w:sz w:val="20"/>
          <w:szCs w:val="20"/>
          <w:highlight w:val="white"/>
          <w:rtl w:val="0"/>
        </w:rPr>
        <w:t xml:space="preserve">Warranty is linked to the physical battery serial number, not to the loan or the dealer. This ensures warranty validity survives loan transfers, dealer changes, and resale scenarios.</w:t>
      </w:r>
    </w:p>
    <w:p w:rsidR="00000000" w:rsidDel="00000000" w:rsidP="00000000" w:rsidRDefault="00000000" w:rsidRPr="00000000" w14:paraId="000010C6">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When Does Warranty Start?</w:t>
      </w:r>
    </w:p>
    <w:tbl>
      <w:tblPr>
        <w:tblStyle w:val="Table12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10"/>
        <w:gridCol w:w="2580"/>
        <w:gridCol w:w="2475"/>
        <w:gridCol w:w="2280"/>
        <w:tblGridChange w:id="0">
          <w:tblGrid>
            <w:gridCol w:w="2010"/>
            <w:gridCol w:w="2580"/>
            <w:gridCol w:w="2475"/>
            <w:gridCol w:w="22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C7">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Option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C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Trigger</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C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Recommended?</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C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Use Case</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CB">
            <w:pPr>
              <w:rPr>
                <w:b w:val="1"/>
                <w:bCs w:val="1"/>
                <w:sz w:val="20"/>
                <w:szCs w:val="20"/>
                <w:highlight w:val="white"/>
              </w:rPr>
            </w:pPr>
            <w:r w:rsidDel="00000000" w:rsidR="00000000" w:rsidRPr="00000000">
              <w:rPr>
                <w:b w:val="1"/>
                <w:bCs w:val="1"/>
                <w:sz w:val="20"/>
                <w:szCs w:val="20"/>
                <w:highlight w:val="white"/>
                <w:rtl w:val="0"/>
              </w:rPr>
              <w:t xml:space="preserve">Invoice 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CC">
            <w:pPr>
              <w:rPr>
                <w:b w:val="1"/>
                <w:bCs w:val="1"/>
                <w:sz w:val="20"/>
                <w:szCs w:val="20"/>
                <w:highlight w:val="white"/>
              </w:rPr>
            </w:pPr>
            <w:r w:rsidDel="00000000" w:rsidR="00000000" w:rsidRPr="00000000">
              <w:rPr>
                <w:b w:val="1"/>
                <w:bCs w:val="1"/>
                <w:sz w:val="20"/>
                <w:szCs w:val="20"/>
                <w:highlight w:val="white"/>
                <w:rtl w:val="0"/>
              </w:rPr>
              <w:t xml:space="preserve">When dealer received stock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CD">
            <w:pPr>
              <w:rPr>
                <w:b w:val="1"/>
                <w:bCs w:val="1"/>
                <w:sz w:val="20"/>
                <w:szCs w:val="20"/>
                <w:highlight w:val="white"/>
              </w:rPr>
            </w:pPr>
            <w:r w:rsidDel="00000000" w:rsidR="00000000" w:rsidRPr="00000000">
              <w:rPr>
                <w:b w:val="1"/>
                <w:bCs w:val="1"/>
                <w:sz w:val="20"/>
                <w:szCs w:val="20"/>
                <w:highlight w:val="white"/>
                <w:rtl w:val="0"/>
              </w:rPr>
              <w:t xml:space="preserve">Wrong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CE">
            <w:pPr>
              <w:rPr>
                <w:b w:val="1"/>
                <w:bCs w:val="1"/>
                <w:sz w:val="20"/>
                <w:szCs w:val="20"/>
                <w:highlight w:val="white"/>
              </w:rPr>
            </w:pPr>
            <w:r w:rsidDel="00000000" w:rsidR="00000000" w:rsidRPr="00000000">
              <w:rPr>
                <w:b w:val="1"/>
                <w:bCs w:val="1"/>
                <w:sz w:val="20"/>
                <w:szCs w:val="20"/>
                <w:highlight w:val="white"/>
                <w:rtl w:val="0"/>
              </w:rPr>
              <w:t xml:space="preserve">Does not reflect actual customer use. Battery may sit in stock for months.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CF">
            <w:pPr>
              <w:rPr>
                <w:b w:val="1"/>
                <w:bCs w:val="1"/>
                <w:sz w:val="20"/>
                <w:szCs w:val="20"/>
                <w:highlight w:val="white"/>
              </w:rPr>
            </w:pPr>
            <w:r w:rsidDel="00000000" w:rsidR="00000000" w:rsidRPr="00000000">
              <w:rPr>
                <w:b w:val="1"/>
                <w:bCs w:val="1"/>
                <w:sz w:val="20"/>
                <w:szCs w:val="20"/>
                <w:highlight w:val="white"/>
                <w:rtl w:val="0"/>
              </w:rPr>
              <w:t xml:space="preserve">Dispatch 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D0">
            <w:pPr>
              <w:rPr>
                <w:b w:val="1"/>
                <w:bCs w:val="1"/>
                <w:sz w:val="20"/>
                <w:szCs w:val="20"/>
                <w:highlight w:val="white"/>
              </w:rPr>
            </w:pPr>
            <w:r w:rsidDel="00000000" w:rsidR="00000000" w:rsidRPr="00000000">
              <w:rPr>
                <w:b w:val="1"/>
                <w:bCs w:val="1"/>
                <w:sz w:val="20"/>
                <w:szCs w:val="20"/>
                <w:highlight w:val="white"/>
                <w:rtl w:val="0"/>
              </w:rPr>
              <w:t xml:space="preserve">When product given to customer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D1">
            <w:pPr>
              <w:rPr>
                <w:b w:val="1"/>
                <w:bCs w:val="1"/>
                <w:sz w:val="20"/>
                <w:szCs w:val="20"/>
                <w:highlight w:val="white"/>
              </w:rPr>
            </w:pPr>
            <w:r w:rsidDel="00000000" w:rsidR="00000000" w:rsidRPr="00000000">
              <w:rPr>
                <w:b w:val="1"/>
                <w:bCs w:val="1"/>
                <w:sz w:val="20"/>
                <w:szCs w:val="20"/>
                <w:highlight w:val="white"/>
                <w:rtl w:val="0"/>
              </w:rPr>
              <w:t xml:space="preserve">Standard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0D2">
            <w:pPr>
              <w:rPr>
                <w:b w:val="1"/>
                <w:bCs w:val="1"/>
                <w:sz w:val="20"/>
                <w:szCs w:val="20"/>
                <w:highlight w:val="white"/>
              </w:rPr>
            </w:pPr>
            <w:r w:rsidDel="00000000" w:rsidR="00000000" w:rsidRPr="00000000">
              <w:rPr>
                <w:b w:val="1"/>
                <w:bCs w:val="1"/>
                <w:sz w:val="20"/>
                <w:szCs w:val="20"/>
                <w:highlight w:val="white"/>
                <w:rtl w:val="0"/>
              </w:rPr>
              <w:t xml:space="preserve">Default for iTarang. Reliable, no IoT dependency.</w:t>
            </w:r>
          </w:p>
        </w:tc>
      </w:tr>
    </w:tbl>
    <w:p w:rsidR="00000000" w:rsidDel="00000000" w:rsidP="00000000" w:rsidRDefault="00000000" w:rsidRPr="00000000" w14:paraId="000010D3">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D4">
      <w:pPr>
        <w:rPr>
          <w:b w:val="1"/>
          <w:bCs w:val="1"/>
          <w:color w:val="1e7e34"/>
          <w:sz w:val="20"/>
          <w:szCs w:val="20"/>
          <w:shd w:fill="c9daf8" w:val="clear"/>
        </w:rPr>
      </w:pPr>
      <w:r w:rsidDel="00000000" w:rsidR="00000000" w:rsidRPr="00000000">
        <w:rPr>
          <w:b w:val="1"/>
          <w:bCs w:val="1"/>
          <w:color w:val="1e7e34"/>
          <w:sz w:val="20"/>
          <w:szCs w:val="20"/>
          <w:shd w:fill="c9daf8" w:val="clear"/>
          <w:rtl w:val="0"/>
        </w:rPr>
        <w:t xml:space="preserve">iTarang Recommended Logic</w:t>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warranty_start = dispatch_date. This logic is determined at the time of warranty record creation and stored — it does not change retrospectively.</w:t>
      </w:r>
    </w:p>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Warranty Creation — API</w:t>
      </w:r>
    </w:p>
    <w:p w:rsidR="00000000" w:rsidDel="00000000" w:rsidP="00000000" w:rsidRDefault="00000000" w:rsidRPr="00000000" w14:paraId="000010DF">
      <w:pPr>
        <w:rPr>
          <w:b w:val="1"/>
          <w:bCs w:val="1"/>
          <w:color w:val="1b7a8a"/>
          <w:sz w:val="28"/>
          <w:szCs w:val="28"/>
          <w:shd w:fill="c9daf8" w:val="clear"/>
        </w:rPr>
      </w:pPr>
      <w:r w:rsidDel="00000000" w:rsidR="00000000" w:rsidRPr="00000000">
        <w:rPr>
          <w:rtl w:val="0"/>
        </w:rPr>
      </w:r>
    </w:p>
    <w:tbl>
      <w:tblPr>
        <w:tblStyle w:val="Table12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666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0E0">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POST /api/warranty/create</w:t>
            </w:r>
          </w:p>
          <w:p w:rsidR="00000000" w:rsidDel="00000000" w:rsidP="00000000" w:rsidRDefault="00000000" w:rsidRPr="00000000" w14:paraId="000010E1">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10E2">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Trigger points:</w:t>
            </w:r>
          </w:p>
          <w:p w:rsidR="00000000" w:rsidDel="00000000" w:rsidP="00000000" w:rsidRDefault="00000000" w:rsidRPr="00000000" w14:paraId="000010E3">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Finance: called by POST /api/inventory/dispatch (after loan disbursement)</w:t>
            </w:r>
          </w:p>
          <w:p w:rsidR="00000000" w:rsidDel="00000000" w:rsidP="00000000" w:rsidRDefault="00000000" w:rsidRPr="00000000" w14:paraId="000010E4">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Cash:    called inline by POST /api/lead/:leadId/confirm-cash-sale</w:t>
            </w:r>
          </w:p>
          <w:p w:rsidR="00000000" w:rsidDel="00000000" w:rsidP="00000000" w:rsidRDefault="00000000" w:rsidRPr="00000000" w14:paraId="000010E5">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(same transaction — warranty is created the moment the sale is confirmed)</w:t>
            </w:r>
          </w:p>
          <w:p w:rsidR="00000000" w:rsidDel="00000000" w:rsidP="00000000" w:rsidRDefault="00000000" w:rsidRPr="00000000" w14:paraId="000010E6">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10E7">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Request:</w:t>
            </w:r>
          </w:p>
          <w:p w:rsidR="00000000" w:rsidDel="00000000" w:rsidP="00000000" w:rsidRDefault="00000000" w:rsidRPr="00000000" w14:paraId="000010E8">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"batterySerial":    "BAT12345",</w:t>
            </w:r>
          </w:p>
          <w:p w:rsidR="00000000" w:rsidDel="00000000" w:rsidP="00000000" w:rsidRDefault="00000000" w:rsidRPr="00000000" w14:paraId="000010E9">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"customerId":       "lead_id / customer_id",</w:t>
            </w:r>
          </w:p>
          <w:p w:rsidR="00000000" w:rsidDel="00000000" w:rsidP="00000000" w:rsidRDefault="00000000" w:rsidRPr="00000000" w14:paraId="000010EA">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"dealerId":         "dealer_id",</w:t>
            </w:r>
          </w:p>
          <w:p w:rsidR="00000000" w:rsidDel="00000000" w:rsidP="00000000" w:rsidRDefault="00000000" w:rsidRPr="00000000" w14:paraId="000010EB">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"leadId":           "IT-2026-0000123",</w:t>
            </w:r>
          </w:p>
          <w:p w:rsidR="00000000" w:rsidDel="00000000" w:rsidP="00000000" w:rsidRDefault="00000000" w:rsidRPr="00000000" w14:paraId="000010EC">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"dispatchDate":     "2026-07-28",</w:t>
            </w:r>
          </w:p>
          <w:p w:rsidR="00000000" w:rsidDel="00000000" w:rsidP="00000000" w:rsidRDefault="00000000" w:rsidRPr="00000000" w14:paraId="000010ED">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"paymentMode":      "cash" | "finance",</w:t>
            </w:r>
          </w:p>
          <w:p w:rsidR="00000000" w:rsidDel="00000000" w:rsidP="00000000" w:rsidRDefault="00000000" w:rsidRPr="00000000" w14:paraId="000010EE">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"iotAvailable":     true | false</w:t>
            </w:r>
          </w:p>
          <w:p w:rsidR="00000000" w:rsidDel="00000000" w:rsidP="00000000" w:rsidRDefault="00000000" w:rsidRPr="00000000" w14:paraId="000010EF">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w:t>
            </w:r>
          </w:p>
          <w:p w:rsidR="00000000" w:rsidDel="00000000" w:rsidP="00000000" w:rsidRDefault="00000000" w:rsidRPr="00000000" w14:paraId="000010F0">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10F1">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Processing:</w:t>
            </w:r>
          </w:p>
          <w:p w:rsidR="00000000" w:rsidDel="00000000" w:rsidP="00000000" w:rsidRDefault="00000000" w:rsidRPr="00000000" w14:paraId="000010F2">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w:t>
            </w:r>
          </w:p>
          <w:p w:rsidR="00000000" w:rsidDel="00000000" w:rsidP="00000000" w:rsidRDefault="00000000" w:rsidRPr="00000000" w14:paraId="000010F3">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warranty_start = dispatchDate  (or confirmation date for cash)</w:t>
            </w:r>
          </w:p>
          <w:p w:rsidR="00000000" w:rsidDel="00000000" w:rsidP="00000000" w:rsidRDefault="00000000" w:rsidRPr="00000000" w14:paraId="000010F4">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warranty_start_source = 'dispatch'</w:t>
            </w:r>
          </w:p>
          <w:p w:rsidR="00000000" w:rsidDel="00000000" w:rsidP="00000000" w:rsidRDefault="00000000" w:rsidRPr="00000000" w14:paraId="000010F5">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10F6">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warranty_end = warranty_start + product_master.warranty_months</w:t>
            </w:r>
          </w:p>
          <w:p w:rsidR="00000000" w:rsidDel="00000000" w:rsidP="00000000" w:rsidRDefault="00000000" w:rsidRPr="00000000" w14:paraId="000010F7">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10F8">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Response:</w:t>
            </w:r>
          </w:p>
          <w:p w:rsidR="00000000" w:rsidDel="00000000" w:rsidP="00000000" w:rsidRDefault="00000000" w:rsidRPr="00000000" w14:paraId="000010F9">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"warrantyId": "WRN-2026-BAT12345", "status": "pending_activation" | "active",</w:t>
            </w:r>
          </w:p>
          <w:p w:rsidR="00000000" w:rsidDel="00000000" w:rsidP="00000000" w:rsidRDefault="00000000" w:rsidRPr="00000000" w14:paraId="000010FA">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"warrantyStart": "2026-07-28" | null, "warrantyStartSource": "dispatch"}</w:t>
            </w:r>
          </w:p>
        </w:tc>
      </w:tr>
    </w:tbl>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shd w:fill="c9daf8" w:val="clear"/>
        </w:rPr>
      </w:pPr>
      <w:r w:rsidDel="00000000" w:rsidR="00000000" w:rsidRPr="00000000">
        <w:rPr>
          <w:sz w:val="28"/>
          <w:szCs w:val="28"/>
          <w:shd w:fill="c9daf8" w:val="clear"/>
          <w:rtl w:val="0"/>
        </w:rPr>
        <w:t xml:space="preserve">Warranty Data Schema</w:t>
      </w:r>
    </w:p>
    <w:p w:rsidR="00000000" w:rsidDel="00000000" w:rsidP="00000000" w:rsidRDefault="00000000" w:rsidRPr="00000000" w14:paraId="000010FD">
      <w:pPr>
        <w:rPr>
          <w:b w:val="1"/>
          <w:bCs w:val="1"/>
          <w:color w:val="1b7a8a"/>
          <w:sz w:val="28"/>
          <w:szCs w:val="28"/>
          <w:shd w:fill="c9daf8" w:val="clear"/>
        </w:rPr>
      </w:pPr>
      <w:r w:rsidDel="00000000" w:rsidR="00000000" w:rsidRPr="00000000">
        <w:rPr>
          <w:rtl w:val="0"/>
        </w:rPr>
      </w:r>
    </w:p>
    <w:tbl>
      <w:tblPr>
        <w:tblStyle w:val="Table124"/>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10"/>
        <w:gridCol w:w="2790"/>
        <w:gridCol w:w="3330"/>
        <w:tblGridChange w:id="0">
          <w:tblGrid>
            <w:gridCol w:w="3210"/>
            <w:gridCol w:w="2790"/>
            <w:gridCol w:w="333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FE">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Column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0FF">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100">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1">
            <w:pPr>
              <w:rPr>
                <w:sz w:val="20"/>
                <w:szCs w:val="20"/>
                <w:highlight w:val="white"/>
              </w:rPr>
            </w:pPr>
            <w:r w:rsidDel="00000000" w:rsidR="00000000" w:rsidRPr="00000000">
              <w:rPr>
                <w:sz w:val="20"/>
                <w:szCs w:val="20"/>
                <w:highlight w:val="white"/>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2">
            <w:pPr>
              <w:rPr>
                <w:sz w:val="20"/>
                <w:szCs w:val="20"/>
                <w:highlight w:val="white"/>
              </w:rPr>
            </w:pPr>
            <w:r w:rsidDel="00000000" w:rsidR="00000000" w:rsidRPr="00000000">
              <w:rPr>
                <w:sz w:val="20"/>
                <w:szCs w:val="20"/>
                <w:highlight w:val="white"/>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3">
            <w:pPr>
              <w:rPr>
                <w:sz w:val="20"/>
                <w:szCs w:val="20"/>
                <w:highlight w:val="white"/>
              </w:rPr>
            </w:pPr>
            <w:r w:rsidDel="00000000" w:rsidR="00000000" w:rsidRPr="00000000">
              <w:rPr>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4">
            <w:pPr>
              <w:rPr>
                <w:sz w:val="20"/>
                <w:szCs w:val="20"/>
                <w:highlight w:val="white"/>
              </w:rPr>
            </w:pPr>
            <w:r w:rsidDel="00000000" w:rsidR="00000000" w:rsidRPr="00000000">
              <w:rPr>
                <w:sz w:val="20"/>
                <w:szCs w:val="20"/>
                <w:highlight w:val="white"/>
                <w:rtl w:val="0"/>
              </w:rPr>
              <w:t xml:space="preserve">warranty_id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5">
            <w:pPr>
              <w:rPr>
                <w:sz w:val="20"/>
                <w:szCs w:val="20"/>
                <w:highlight w:val="white"/>
              </w:rPr>
            </w:pPr>
            <w:r w:rsidDel="00000000" w:rsidR="00000000" w:rsidRPr="00000000">
              <w:rPr>
                <w:sz w:val="20"/>
                <w:szCs w:val="20"/>
                <w:highlight w:val="white"/>
                <w:rtl w:val="0"/>
              </w:rPr>
              <w:t xml:space="preserve">VARCHAR(50)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6">
            <w:pPr>
              <w:rPr>
                <w:sz w:val="20"/>
                <w:szCs w:val="20"/>
                <w:highlight w:val="white"/>
              </w:rPr>
            </w:pPr>
            <w:r w:rsidDel="00000000" w:rsidR="00000000" w:rsidRPr="00000000">
              <w:rPr>
                <w:sz w:val="20"/>
                <w:szCs w:val="20"/>
                <w:highlight w:val="white"/>
                <w:rtl w:val="0"/>
              </w:rPr>
              <w:t xml:space="preserve">WRN-YYYY-SERIALNO</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7">
            <w:pPr>
              <w:rPr>
                <w:sz w:val="20"/>
                <w:szCs w:val="20"/>
                <w:highlight w:val="white"/>
              </w:rPr>
            </w:pPr>
            <w:r w:rsidDel="00000000" w:rsidR="00000000" w:rsidRPr="00000000">
              <w:rPr>
                <w:sz w:val="20"/>
                <w:szCs w:val="20"/>
                <w:highlight w:val="white"/>
                <w:rtl w:val="0"/>
              </w:rPr>
              <w:t xml:space="preserve">battery_serial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8">
            <w:pPr>
              <w:rPr>
                <w:sz w:val="20"/>
                <w:szCs w:val="20"/>
                <w:highlight w:val="white"/>
              </w:rPr>
            </w:pPr>
            <w:r w:rsidDel="00000000" w:rsidR="00000000" w:rsidRPr="00000000">
              <w:rPr>
                <w:sz w:val="20"/>
                <w:szCs w:val="20"/>
                <w:highlight w:val="white"/>
                <w:rtl w:val="0"/>
              </w:rPr>
              <w:t xml:space="preserve">VARCHAR(50)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9">
            <w:pPr>
              <w:rPr>
                <w:sz w:val="20"/>
                <w:szCs w:val="20"/>
                <w:highlight w:val="white"/>
              </w:rPr>
            </w:pPr>
            <w:r w:rsidDel="00000000" w:rsidR="00000000" w:rsidRPr="00000000">
              <w:rPr>
                <w:sz w:val="20"/>
                <w:szCs w:val="20"/>
                <w:highlight w:val="white"/>
                <w:rtl w:val="0"/>
              </w:rPr>
              <w:t xml:space="preserve">references inventory.serial_number. KEY LINK.</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A">
            <w:pPr>
              <w:rPr>
                <w:sz w:val="20"/>
                <w:szCs w:val="20"/>
                <w:highlight w:val="white"/>
              </w:rPr>
            </w:pPr>
            <w:r w:rsidDel="00000000" w:rsidR="00000000" w:rsidRPr="00000000">
              <w:rPr>
                <w:sz w:val="20"/>
                <w:szCs w:val="20"/>
                <w:highlight w:val="white"/>
                <w:rtl w:val="0"/>
              </w:rPr>
              <w:t xml:space="preserve">customer_id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B">
            <w:pPr>
              <w:rPr>
                <w:sz w:val="20"/>
                <w:szCs w:val="20"/>
                <w:highlight w:val="white"/>
              </w:rPr>
            </w:pPr>
            <w:r w:rsidDel="00000000" w:rsidR="00000000" w:rsidRPr="00000000">
              <w:rPr>
                <w:sz w:val="20"/>
                <w:szCs w:val="20"/>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C">
            <w:pPr>
              <w:rPr>
                <w:sz w:val="20"/>
                <w:szCs w:val="20"/>
                <w:highlight w:val="white"/>
              </w:rPr>
            </w:pPr>
            <w:r w:rsidDel="00000000" w:rsidR="00000000" w:rsidRPr="00000000">
              <w:rPr>
                <w:sz w:val="20"/>
                <w:szCs w:val="20"/>
                <w:highlight w:val="white"/>
                <w:rtl w:val="0"/>
              </w:rPr>
              <w:t xml:space="preserve">references leads.id (or customers table if exists)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D">
            <w:pPr>
              <w:rPr>
                <w:sz w:val="20"/>
                <w:szCs w:val="20"/>
                <w:highlight w:val="white"/>
              </w:rPr>
            </w:pPr>
            <w:r w:rsidDel="00000000" w:rsidR="00000000" w:rsidRPr="00000000">
              <w:rPr>
                <w:sz w:val="20"/>
                <w:szCs w:val="20"/>
                <w:highlight w:val="white"/>
                <w:rtl w:val="0"/>
              </w:rPr>
              <w:t xml:space="preserve">dealer_id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E">
            <w:pPr>
              <w:rPr>
                <w:sz w:val="20"/>
                <w:szCs w:val="20"/>
                <w:highlight w:val="white"/>
              </w:rPr>
            </w:pPr>
            <w:r w:rsidDel="00000000" w:rsidR="00000000" w:rsidRPr="00000000">
              <w:rPr>
                <w:sz w:val="20"/>
                <w:szCs w:val="20"/>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0F">
            <w:pPr>
              <w:rPr>
                <w:sz w:val="20"/>
                <w:szCs w:val="20"/>
                <w:highlight w:val="white"/>
              </w:rPr>
            </w:pPr>
            <w:r w:rsidDel="00000000" w:rsidR="00000000" w:rsidRPr="00000000">
              <w:rPr>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0">
            <w:pPr>
              <w:rPr>
                <w:sz w:val="20"/>
                <w:szCs w:val="20"/>
                <w:highlight w:val="white"/>
              </w:rPr>
            </w:pPr>
            <w:r w:rsidDel="00000000" w:rsidR="00000000" w:rsidRPr="00000000">
              <w:rPr>
                <w:sz w:val="20"/>
                <w:szCs w:val="20"/>
                <w:highlight w:val="white"/>
                <w:rtl w:val="0"/>
              </w:rPr>
              <w:t xml:space="preserve">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1">
            <w:pPr>
              <w:rPr>
                <w:sz w:val="20"/>
                <w:szCs w:val="20"/>
                <w:highlight w:val="white"/>
              </w:rPr>
            </w:pPr>
            <w:r w:rsidDel="00000000" w:rsidR="00000000" w:rsidRPr="00000000">
              <w:rPr>
                <w:sz w:val="20"/>
                <w:szCs w:val="20"/>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2">
            <w:pPr>
              <w:rPr>
                <w:sz w:val="20"/>
                <w:szCs w:val="20"/>
                <w:highlight w:val="white"/>
              </w:rPr>
            </w:pPr>
            <w:r w:rsidDel="00000000" w:rsidR="00000000" w:rsidRPr="00000000">
              <w:rPr>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3">
            <w:pPr>
              <w:rPr>
                <w:sz w:val="20"/>
                <w:szCs w:val="20"/>
                <w:highlight w:val="white"/>
              </w:rPr>
            </w:pPr>
            <w:r w:rsidDel="00000000" w:rsidR="00000000" w:rsidRPr="00000000">
              <w:rPr>
                <w:sz w:val="20"/>
                <w:szCs w:val="20"/>
                <w:highlight w:val="white"/>
                <w:rtl w:val="0"/>
              </w:rPr>
              <w:t xml:space="preserve">dispatch_date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4">
            <w:pPr>
              <w:rPr>
                <w:sz w:val="20"/>
                <w:szCs w:val="20"/>
                <w:highlight w:val="white"/>
              </w:rPr>
            </w:pPr>
            <w:r w:rsidDel="00000000" w:rsidR="00000000" w:rsidRPr="00000000">
              <w:rPr>
                <w:sz w:val="20"/>
                <w:szCs w:val="20"/>
                <w:highlight w:val="white"/>
                <w:rtl w:val="0"/>
              </w:rPr>
              <w:t xml:space="preserve">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5">
            <w:pPr>
              <w:rPr>
                <w:sz w:val="20"/>
                <w:szCs w:val="20"/>
                <w:highlight w:val="white"/>
              </w:rPr>
            </w:pPr>
            <w:r w:rsidDel="00000000" w:rsidR="00000000" w:rsidRPr="00000000">
              <w:rPr>
                <w:sz w:val="20"/>
                <w:szCs w:val="20"/>
                <w:highlight w:val="white"/>
                <w:rtl w:val="0"/>
              </w:rPr>
              <w:t xml:space="preserve">Date of physical dispatch</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6">
            <w:pPr>
              <w:rPr>
                <w:sz w:val="20"/>
                <w:szCs w:val="20"/>
                <w:highlight w:val="white"/>
              </w:rPr>
            </w:pPr>
            <w:r w:rsidDel="00000000" w:rsidR="00000000" w:rsidRPr="00000000">
              <w:rPr>
                <w:sz w:val="20"/>
                <w:szCs w:val="20"/>
                <w:highlight w:val="white"/>
                <w:rtl w:val="0"/>
              </w:rPr>
              <w:t xml:space="preserve">warranty_start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7">
            <w:pPr>
              <w:rPr>
                <w:sz w:val="20"/>
                <w:szCs w:val="20"/>
                <w:highlight w:val="white"/>
              </w:rPr>
            </w:pPr>
            <w:r w:rsidDel="00000000" w:rsidR="00000000" w:rsidRPr="00000000">
              <w:rPr>
                <w:sz w:val="20"/>
                <w:szCs w:val="20"/>
                <w:highlight w:val="white"/>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8">
            <w:pPr>
              <w:rPr>
                <w:sz w:val="20"/>
                <w:szCs w:val="20"/>
                <w:highlight w:val="white"/>
              </w:rPr>
            </w:pPr>
            <w:r w:rsidDel="00000000" w:rsidR="00000000" w:rsidRPr="00000000">
              <w:rPr>
                <w:sz w:val="20"/>
                <w:szCs w:val="20"/>
                <w:highlight w:val="white"/>
                <w:rtl w:val="0"/>
              </w:rPr>
              <w:t xml:space="preserve">NULL until IoT event received (if IoT mode). Populated immediately for dispatch mode.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9">
            <w:pPr>
              <w:rPr>
                <w:sz w:val="20"/>
                <w:szCs w:val="20"/>
                <w:highlight w:val="white"/>
              </w:rPr>
            </w:pPr>
            <w:r w:rsidDel="00000000" w:rsidR="00000000" w:rsidRPr="00000000">
              <w:rPr>
                <w:sz w:val="20"/>
                <w:szCs w:val="20"/>
                <w:highlight w:val="white"/>
                <w:rtl w:val="0"/>
              </w:rPr>
              <w:t xml:space="preserve">warranty_start_source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A">
            <w:pPr>
              <w:rPr>
                <w:sz w:val="20"/>
                <w:szCs w:val="20"/>
                <w:highlight w:val="white"/>
              </w:rPr>
            </w:pPr>
            <w:r w:rsidDel="00000000" w:rsidR="00000000" w:rsidRPr="00000000">
              <w:rPr>
                <w:sz w:val="20"/>
                <w:szCs w:val="20"/>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B">
            <w:pPr>
              <w:rPr>
                <w:sz w:val="20"/>
                <w:szCs w:val="20"/>
                <w:highlight w:val="white"/>
              </w:rPr>
            </w:pPr>
            <w:r w:rsidDel="00000000" w:rsidR="00000000" w:rsidRPr="00000000">
              <w:rPr>
                <w:sz w:val="20"/>
                <w:szCs w:val="20"/>
                <w:highlight w:val="white"/>
                <w:rtl w:val="0"/>
              </w:rPr>
              <w:t xml:space="preserve">'dispatch'</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C">
            <w:pPr>
              <w:rPr>
                <w:sz w:val="20"/>
                <w:szCs w:val="20"/>
                <w:highlight w:val="white"/>
              </w:rPr>
            </w:pPr>
            <w:r w:rsidDel="00000000" w:rsidR="00000000" w:rsidRPr="00000000">
              <w:rPr>
                <w:sz w:val="20"/>
                <w:szCs w:val="20"/>
                <w:highlight w:val="white"/>
                <w:rtl w:val="0"/>
              </w:rPr>
              <w:t xml:space="preserve">warranty_end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D">
            <w:pPr>
              <w:rPr>
                <w:sz w:val="20"/>
                <w:szCs w:val="20"/>
                <w:highlight w:val="white"/>
              </w:rPr>
            </w:pPr>
            <w:r w:rsidDel="00000000" w:rsidR="00000000" w:rsidRPr="00000000">
              <w:rPr>
                <w:sz w:val="20"/>
                <w:szCs w:val="20"/>
                <w:highlight w:val="white"/>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E">
            <w:pPr>
              <w:rPr>
                <w:sz w:val="20"/>
                <w:szCs w:val="20"/>
                <w:highlight w:val="white"/>
              </w:rPr>
            </w:pPr>
            <w:r w:rsidDel="00000000" w:rsidR="00000000" w:rsidRPr="00000000">
              <w:rPr>
                <w:sz w:val="20"/>
                <w:szCs w:val="20"/>
                <w:highlight w:val="white"/>
                <w:rtl w:val="0"/>
              </w:rPr>
              <w:t xml:space="preserve">Calculated on warranty_start confirmation</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1F">
            <w:pPr>
              <w:rPr>
                <w:sz w:val="20"/>
                <w:szCs w:val="20"/>
                <w:highlight w:val="white"/>
              </w:rPr>
            </w:pPr>
            <w:r w:rsidDel="00000000" w:rsidR="00000000" w:rsidRPr="00000000">
              <w:rPr>
                <w:sz w:val="20"/>
                <w:szCs w:val="20"/>
                <w:highlight w:val="white"/>
                <w:rtl w:val="0"/>
              </w:rPr>
              <w:t xml:space="preserve">warranty_months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0">
            <w:pPr>
              <w:rPr>
                <w:sz w:val="20"/>
                <w:szCs w:val="20"/>
                <w:highlight w:val="white"/>
              </w:rPr>
            </w:pPr>
            <w:r w:rsidDel="00000000" w:rsidR="00000000" w:rsidRPr="00000000">
              <w:rPr>
                <w:sz w:val="20"/>
                <w:szCs w:val="20"/>
                <w:highlight w:val="white"/>
                <w:rtl w:val="0"/>
              </w:rPr>
              <w:t xml:space="preserve">INT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1">
            <w:pPr>
              <w:rPr>
                <w:sz w:val="20"/>
                <w:szCs w:val="20"/>
                <w:highlight w:val="white"/>
              </w:rPr>
            </w:pPr>
            <w:r w:rsidDel="00000000" w:rsidR="00000000" w:rsidRPr="00000000">
              <w:rPr>
                <w:sz w:val="20"/>
                <w:szCs w:val="20"/>
                <w:highlight w:val="white"/>
                <w:rtl w:val="0"/>
              </w:rPr>
              <w:t xml:space="preserve">From product master at time of creation (immutable)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2">
            <w:pPr>
              <w:rPr>
                <w:sz w:val="20"/>
                <w:szCs w:val="20"/>
                <w:highlight w:val="white"/>
              </w:rPr>
            </w:pPr>
            <w:r w:rsidDel="00000000" w:rsidR="00000000" w:rsidRPr="00000000">
              <w:rPr>
                <w:sz w:val="20"/>
                <w:szCs w:val="20"/>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3">
            <w:pPr>
              <w:rPr>
                <w:sz w:val="20"/>
                <w:szCs w:val="20"/>
                <w:highlight w:val="white"/>
              </w:rPr>
            </w:pPr>
            <w:r w:rsidDel="00000000" w:rsidR="00000000" w:rsidRPr="00000000">
              <w:rPr>
                <w:sz w:val="20"/>
                <w:szCs w:val="20"/>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4">
            <w:pPr>
              <w:rPr>
                <w:sz w:val="20"/>
                <w:szCs w:val="20"/>
                <w:highlight w:val="white"/>
              </w:rPr>
            </w:pPr>
            <w:r w:rsidDel="00000000" w:rsidR="00000000" w:rsidRPr="00000000">
              <w:rPr>
                <w:sz w:val="20"/>
                <w:szCs w:val="20"/>
                <w:highlight w:val="white"/>
                <w:rtl w:val="0"/>
              </w:rPr>
              <w:t xml:space="preserve">'pending_activation' | 'active' | 'expired' | 'void'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5">
            <w:pPr>
              <w:rPr>
                <w:sz w:val="20"/>
                <w:szCs w:val="20"/>
                <w:highlight w:val="white"/>
              </w:rPr>
            </w:pPr>
            <w:r w:rsidDel="00000000" w:rsidR="00000000" w:rsidRPr="00000000">
              <w:rPr>
                <w:sz w:val="20"/>
                <w:szCs w:val="20"/>
                <w:highlight w:val="white"/>
                <w:rtl w:val="0"/>
              </w:rPr>
              <w:t xml:space="preserve">iot_first_use_at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6">
            <w:pPr>
              <w:rPr>
                <w:sz w:val="20"/>
                <w:szCs w:val="20"/>
                <w:highlight w:val="white"/>
              </w:rPr>
            </w:pPr>
            <w:r w:rsidDel="00000000" w:rsidR="00000000" w:rsidRPr="00000000">
              <w:rPr>
                <w:sz w:val="20"/>
                <w:szCs w:val="20"/>
                <w:highlight w:val="white"/>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7">
            <w:pPr>
              <w:rPr>
                <w:sz w:val="20"/>
                <w:szCs w:val="20"/>
                <w:highlight w:val="white"/>
              </w:rPr>
            </w:pPr>
            <w:r w:rsidDel="00000000" w:rsidR="00000000" w:rsidRPr="00000000">
              <w:rPr>
                <w:sz w:val="20"/>
                <w:szCs w:val="20"/>
                <w:highlight w:val="white"/>
                <w:rtl w:val="0"/>
              </w:rPr>
              <w:t xml:space="preserve">Populated by IoT event listener. Triggers warranty activation if source = 'iot'.</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8">
            <w:pPr>
              <w:rPr>
                <w:sz w:val="20"/>
                <w:szCs w:val="20"/>
                <w:highlight w:val="white"/>
              </w:rPr>
            </w:pPr>
            <w:r w:rsidDel="00000000" w:rsidR="00000000" w:rsidRPr="00000000">
              <w:rPr>
                <w:sz w:val="20"/>
                <w:szCs w:val="20"/>
                <w:highlight w:val="white"/>
                <w:rtl w:val="0"/>
              </w:rPr>
              <w:t xml:space="preserve">payment_mode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9">
            <w:pPr>
              <w:rPr>
                <w:sz w:val="20"/>
                <w:szCs w:val="20"/>
                <w:highlight w:val="white"/>
              </w:rPr>
            </w:pPr>
            <w:r w:rsidDel="00000000" w:rsidR="00000000" w:rsidRPr="00000000">
              <w:rPr>
                <w:sz w:val="20"/>
                <w:szCs w:val="20"/>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A">
            <w:pPr>
              <w:rPr>
                <w:sz w:val="20"/>
                <w:szCs w:val="20"/>
                <w:highlight w:val="white"/>
              </w:rPr>
            </w:pPr>
            <w:r w:rsidDel="00000000" w:rsidR="00000000" w:rsidRPr="00000000">
              <w:rPr>
                <w:sz w:val="20"/>
                <w:szCs w:val="20"/>
                <w:highlight w:val="white"/>
                <w:rtl w:val="0"/>
              </w:rPr>
              <w:t xml:space="preserve">'cash' | 'finance' — stored for reporting</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B">
            <w:pPr>
              <w:rPr>
                <w:sz w:val="20"/>
                <w:szCs w:val="20"/>
                <w:highlight w:val="white"/>
              </w:rPr>
            </w:pPr>
            <w:r w:rsidDel="00000000" w:rsidR="00000000" w:rsidRPr="00000000">
              <w:rPr>
                <w:sz w:val="20"/>
                <w:szCs w:val="20"/>
                <w:highlight w:val="white"/>
                <w:rtl w:val="0"/>
              </w:rPr>
              <w:t xml:space="preserve">created_at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C">
            <w:pPr>
              <w:rPr>
                <w:sz w:val="20"/>
                <w:szCs w:val="20"/>
                <w:highlight w:val="white"/>
              </w:rPr>
            </w:pPr>
            <w:r w:rsidDel="00000000" w:rsidR="00000000" w:rsidRPr="00000000">
              <w:rPr>
                <w:sz w:val="20"/>
                <w:szCs w:val="20"/>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2D">
            <w:pPr>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Fonts w:ascii="Arial Unicode MS" w:cs="Arial Unicode MS" w:eastAsia="Arial Unicode MS" w:hAnsi="Arial Unicode MS"/>
          <w:b w:val="1"/>
          <w:bCs w:val="1"/>
          <w:color w:val="1b7a8a"/>
          <w:sz w:val="28"/>
          <w:szCs w:val="28"/>
          <w:shd w:fill="c9daf8" w:val="clear"/>
          <w:rtl w:val="0"/>
        </w:rPr>
        <w:t xml:space="preserve">Critical Gap: Battery → Customer → Warranty Link</w:t>
      </w:r>
    </w:p>
    <w:p w:rsidR="00000000" w:rsidDel="00000000" w:rsidP="00000000" w:rsidRDefault="00000000" w:rsidRPr="00000000" w14:paraId="00001130">
      <w:pPr>
        <w:rPr>
          <w:b w:val="1"/>
          <w:bCs w:val="1"/>
          <w:color w:val="c0392b"/>
          <w:sz w:val="20"/>
          <w:szCs w:val="20"/>
          <w:highlight w:val="white"/>
        </w:rPr>
      </w:pPr>
      <w:r w:rsidDel="00000000" w:rsidR="00000000" w:rsidRPr="00000000">
        <w:rPr>
          <w:b w:val="1"/>
          <w:bCs w:val="1"/>
          <w:color w:val="c0392b"/>
          <w:sz w:val="20"/>
          <w:szCs w:val="20"/>
          <w:highlight w:val="white"/>
          <w:rtl w:val="0"/>
        </w:rPr>
        <w:t xml:space="preserve">Critical System Requirement</w:t>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rFonts w:ascii="Arial Unicode MS" w:cs="Arial Unicode MS" w:eastAsia="Arial Unicode MS" w:hAnsi="Arial Unicode MS"/>
          <w:sz w:val="19"/>
          <w:szCs w:val="19"/>
          <w:highlight w:val="white"/>
          <w:rtl w:val="0"/>
        </w:rPr>
        <w:t xml:space="preserve">Every battery serial must be uniquely linked to exactly one active warranty record, which links to exactly one customer and one lead. Without this three-way link (Battery Serial → Customer → Warranty), warranty claims cannot be verified, service history is lost, and replacement tracking breaks. This is non-negotiable for after-sales operations.</w:t>
      </w:r>
    </w:p>
    <w:p w:rsidR="00000000" w:rsidDel="00000000" w:rsidP="00000000" w:rsidRDefault="00000000" w:rsidRPr="00000000" w14:paraId="00001132">
      <w:pPr>
        <w:rPr>
          <w:b w:val="1"/>
          <w:bCs w:val="1"/>
          <w:color w:val="1b7a8a"/>
          <w:sz w:val="28"/>
          <w:szCs w:val="28"/>
          <w:shd w:fill="c9daf8" w:val="clear"/>
        </w:rPr>
      </w:pPr>
      <w:r w:rsidDel="00000000" w:rsidR="00000000" w:rsidRPr="00000000">
        <w:rPr>
          <w:rtl w:val="0"/>
        </w:rPr>
      </w:r>
    </w:p>
    <w:tbl>
      <w:tblPr>
        <w:tblStyle w:val="Table12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20"/>
        <w:gridCol w:w="4725"/>
        <w:tblGridChange w:id="0">
          <w:tblGrid>
            <w:gridCol w:w="4620"/>
            <w:gridCol w:w="472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133">
            <w:pPr>
              <w:rPr>
                <w:color w:val="ffffff"/>
                <w:sz w:val="18"/>
                <w:szCs w:val="18"/>
                <w:shd w:fill="003366" w:val="clear"/>
              </w:rPr>
            </w:pPr>
            <w:r w:rsidDel="00000000" w:rsidR="00000000" w:rsidRPr="00000000">
              <w:rPr>
                <w:color w:val="ffffff"/>
                <w:sz w:val="18"/>
                <w:szCs w:val="18"/>
                <w:shd w:fill="003366" w:val="clear"/>
                <w:rtl w:val="0"/>
              </w:rPr>
              <w:t xml:space="preserve">Link</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134">
            <w:pPr>
              <w:rPr>
                <w:color w:val="ffffff"/>
                <w:sz w:val="18"/>
                <w:szCs w:val="18"/>
                <w:shd w:fill="003366" w:val="clear"/>
              </w:rPr>
            </w:pPr>
            <w:r w:rsidDel="00000000" w:rsidR="00000000" w:rsidRPr="00000000">
              <w:rPr>
                <w:color w:val="ffffff"/>
                <w:sz w:val="18"/>
                <w:szCs w:val="18"/>
                <w:shd w:fill="003366" w:val="clear"/>
                <w:rtl w:val="0"/>
              </w:rPr>
              <w:t xml:space="preserve">How It Is Enforced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35">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Battery Serial → Warranty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36">
            <w:pPr>
              <w:rPr>
                <w:sz w:val="20"/>
                <w:szCs w:val="20"/>
                <w:highlight w:val="white"/>
              </w:rPr>
            </w:pPr>
            <w:r w:rsidDel="00000000" w:rsidR="00000000" w:rsidRPr="00000000">
              <w:rPr>
                <w:sz w:val="20"/>
                <w:szCs w:val="20"/>
                <w:highlight w:val="white"/>
                <w:rtl w:val="0"/>
              </w:rPr>
              <w:t xml:space="preserve">warranty.battery_serial is a FK to inventory.serial_number. UNIQUE constraint: one active warranty per serial.</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37">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Warranty → Customer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38">
            <w:pPr>
              <w:rPr>
                <w:sz w:val="20"/>
                <w:szCs w:val="20"/>
                <w:highlight w:val="white"/>
              </w:rPr>
            </w:pPr>
            <w:r w:rsidDel="00000000" w:rsidR="00000000" w:rsidRPr="00000000">
              <w:rPr>
                <w:sz w:val="20"/>
                <w:szCs w:val="20"/>
                <w:highlight w:val="white"/>
                <w:rtl w:val="0"/>
              </w:rPr>
              <w:t xml:space="preserve">warranty.customer_id FK to leads/customers table.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39">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Warranty → Lead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3A">
            <w:pPr>
              <w:rPr>
                <w:sz w:val="20"/>
                <w:szCs w:val="20"/>
                <w:highlight w:val="white"/>
              </w:rPr>
            </w:pPr>
            <w:r w:rsidDel="00000000" w:rsidR="00000000" w:rsidRPr="00000000">
              <w:rPr>
                <w:sz w:val="20"/>
                <w:szCs w:val="20"/>
                <w:highlight w:val="white"/>
                <w:rtl w:val="0"/>
              </w:rPr>
              <w:t xml:space="preserve">warranty.lead_id FK to leads table. Full transaction history preserved.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3B">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Warranty → 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3C">
            <w:pPr>
              <w:rPr>
                <w:sz w:val="20"/>
                <w:szCs w:val="20"/>
                <w:highlight w:val="white"/>
              </w:rPr>
            </w:pPr>
            <w:r w:rsidDel="00000000" w:rsidR="00000000" w:rsidRPr="00000000">
              <w:rPr>
                <w:sz w:val="20"/>
                <w:szCs w:val="20"/>
                <w:highlight w:val="white"/>
                <w:rtl w:val="0"/>
              </w:rPr>
              <w:t xml:space="preserve">warranty.dealer_id for dealer accountability and service routing.</w:t>
            </w:r>
          </w:p>
        </w:tc>
      </w:tr>
    </w:tbl>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br w:type="page"/>
      </w:r>
      <w:r w:rsidDel="00000000" w:rsidR="00000000" w:rsidRPr="00000000">
        <w:rPr>
          <w:rtl w:val="0"/>
        </w:rPr>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shd w:fill="c9daf8" w:val="clear"/>
        </w:rPr>
      </w:pPr>
      <w:r w:rsidDel="00000000" w:rsidR="00000000" w:rsidRPr="00000000">
        <w:rPr>
          <w:b w:val="1"/>
          <w:bCs w:val="1"/>
          <w:color w:val="003366"/>
          <w:sz w:val="38"/>
          <w:szCs w:val="38"/>
          <w:shd w:fill="c9daf8" w:val="clear"/>
          <w:rtl w:val="0"/>
        </w:rPr>
        <w:t xml:space="preserve">PRODUCT SELECTION DATABASE SCHEMA</w:t>
      </w:r>
    </w:p>
    <w:p w:rsidR="00000000" w:rsidDel="00000000" w:rsidP="00000000" w:rsidRDefault="00000000" w:rsidRPr="00000000" w14:paraId="0000113F">
      <w:pPr>
        <w:pStyle w:val="Heading2"/>
        <w:keepNext w:val="0"/>
        <w:keepLines w:val="0"/>
        <w:spacing w:before="300" w:lineRule="auto"/>
        <w:rPr>
          <w:b w:val="1"/>
          <w:bCs w:val="1"/>
          <w:color w:val="1b7a8a"/>
          <w:sz w:val="28"/>
          <w:szCs w:val="28"/>
          <w:shd w:fill="c9daf8" w:val="clear"/>
        </w:rPr>
      </w:pPr>
      <w:bookmarkStart w:colFirst="0" w:colLast="0" w:name="_2udc0lpc9nxf" w:id="78"/>
      <w:bookmarkEnd w:id="78"/>
      <w:r w:rsidDel="00000000" w:rsidR="00000000" w:rsidRPr="00000000">
        <w:rPr>
          <w:b w:val="1"/>
          <w:bCs w:val="1"/>
          <w:color w:val="1b7a8a"/>
          <w:sz w:val="28"/>
          <w:szCs w:val="28"/>
          <w:shd w:fill="c9daf8" w:val="clear"/>
          <w:rtl w:val="0"/>
        </w:rPr>
        <w:t xml:space="preserve">Product_selections</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r>
    </w:p>
    <w:tbl>
      <w:tblPr>
        <w:tblStyle w:val="Table12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90"/>
        <w:gridCol w:w="2040"/>
        <w:gridCol w:w="4215"/>
        <w:tblGridChange w:id="0">
          <w:tblGrid>
            <w:gridCol w:w="3090"/>
            <w:gridCol w:w="2040"/>
            <w:gridCol w:w="421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142">
            <w:pPr>
              <w:rPr>
                <w:b w:val="1"/>
                <w:bCs w:val="1"/>
                <w:color w:val="ffffff"/>
                <w:sz w:val="18"/>
                <w:szCs w:val="18"/>
              </w:rPr>
            </w:pPr>
            <w:r w:rsidDel="00000000" w:rsidR="00000000" w:rsidRPr="00000000">
              <w:rPr>
                <w:b w:val="1"/>
                <w:bCs w:val="1"/>
                <w:color w:val="ffffff"/>
                <w:sz w:val="18"/>
                <w:szCs w:val="18"/>
                <w:rtl w:val="0"/>
              </w:rPr>
              <w:t xml:space="preserve">Column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143">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144">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45">
            <w:pPr>
              <w:rPr>
                <w:sz w:val="20"/>
                <w:szCs w:val="20"/>
              </w:rPr>
            </w:pPr>
            <w:r w:rsidDel="00000000" w:rsidR="00000000" w:rsidRPr="00000000">
              <w:rPr>
                <w:sz w:val="20"/>
                <w:szCs w:val="20"/>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46">
            <w:pPr>
              <w:rPr>
                <w:sz w:val="20"/>
                <w:szCs w:val="20"/>
              </w:rPr>
            </w:pPr>
            <w:r w:rsidDel="00000000" w:rsidR="00000000" w:rsidRPr="00000000">
              <w:rPr>
                <w:sz w:val="20"/>
                <w:szCs w:val="20"/>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47">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48">
            <w:pPr>
              <w:rPr>
                <w:sz w:val="20"/>
                <w:szCs w:val="20"/>
              </w:rPr>
            </w:pPr>
            <w:r w:rsidDel="00000000" w:rsidR="00000000" w:rsidRPr="00000000">
              <w:rPr>
                <w:sz w:val="20"/>
                <w:szCs w:val="20"/>
                <w:rtl w:val="0"/>
              </w:rPr>
              <w:t xml:space="preserve">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49">
            <w:pPr>
              <w:rPr>
                <w:sz w:val="20"/>
                <w:szCs w:val="20"/>
              </w:rPr>
            </w:pPr>
            <w:r w:rsidDel="00000000" w:rsidR="00000000" w:rsidRPr="00000000">
              <w:rPr>
                <w:sz w:val="20"/>
                <w:szCs w:val="20"/>
                <w:rtl w:val="0"/>
              </w:rPr>
              <w:t xml:space="preserve">INT FK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4A">
            <w:pPr>
              <w:rPr>
                <w:sz w:val="20"/>
                <w:szCs w:val="20"/>
              </w:rPr>
            </w:pPr>
            <w:r w:rsidDel="00000000" w:rsidR="00000000" w:rsidRPr="00000000">
              <w:rPr>
                <w:sz w:val="20"/>
                <w:szCs w:val="20"/>
                <w:rtl w:val="0"/>
              </w:rPr>
              <w:t xml:space="preserve">One product selection per lead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4B">
            <w:pPr>
              <w:rPr>
                <w:sz w:val="20"/>
                <w:szCs w:val="20"/>
              </w:rPr>
            </w:pPr>
            <w:r w:rsidDel="00000000" w:rsidR="00000000" w:rsidRPr="00000000">
              <w:rPr>
                <w:sz w:val="20"/>
                <w:szCs w:val="20"/>
                <w:rtl w:val="0"/>
              </w:rPr>
              <w:t xml:space="preserve">battery_serial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4C">
            <w:pPr>
              <w:rPr>
                <w:sz w:val="20"/>
                <w:szCs w:val="20"/>
              </w:rPr>
            </w:pPr>
            <w:r w:rsidDel="00000000" w:rsidR="00000000" w:rsidRPr="00000000">
              <w:rPr>
                <w:sz w:val="20"/>
                <w:szCs w:val="20"/>
                <w:rtl w:val="0"/>
              </w:rPr>
              <w:t xml:space="preserve">VARCHAR(50)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4D">
            <w:pPr>
              <w:rPr>
                <w:sz w:val="20"/>
                <w:szCs w:val="20"/>
              </w:rPr>
            </w:pPr>
            <w:r w:rsidDel="00000000" w:rsidR="00000000" w:rsidRPr="00000000">
              <w:rPr>
                <w:sz w:val="20"/>
                <w:szCs w:val="20"/>
                <w:rtl w:val="0"/>
              </w:rPr>
              <w:t xml:space="preserve">references inventory.serial_number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4E">
            <w:pPr>
              <w:rPr>
                <w:sz w:val="20"/>
                <w:szCs w:val="20"/>
              </w:rPr>
            </w:pPr>
            <w:r w:rsidDel="00000000" w:rsidR="00000000" w:rsidRPr="00000000">
              <w:rPr>
                <w:sz w:val="20"/>
                <w:szCs w:val="20"/>
                <w:rtl w:val="0"/>
              </w:rPr>
              <w:t xml:space="preserve">charger_serial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4F">
            <w:pPr>
              <w:rPr>
                <w:sz w:val="20"/>
                <w:szCs w:val="20"/>
              </w:rPr>
            </w:pPr>
            <w:r w:rsidDel="00000000" w:rsidR="00000000" w:rsidRPr="00000000">
              <w:rPr>
                <w:sz w:val="20"/>
                <w:szCs w:val="20"/>
                <w:rtl w:val="0"/>
              </w:rPr>
              <w:t xml:space="preserve">VARCHAR(50)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0">
            <w:pPr>
              <w:rPr>
                <w:sz w:val="20"/>
                <w:szCs w:val="20"/>
              </w:rPr>
            </w:pPr>
            <w:r w:rsidDel="00000000" w:rsidR="00000000" w:rsidRPr="00000000">
              <w:rPr>
                <w:sz w:val="20"/>
                <w:szCs w:val="20"/>
                <w:rtl w:val="0"/>
              </w:rPr>
              <w:t xml:space="preserve">references inventory.serial_number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1">
            <w:pPr>
              <w:rPr>
                <w:sz w:val="20"/>
                <w:szCs w:val="20"/>
              </w:rPr>
            </w:pPr>
            <w:r w:rsidDel="00000000" w:rsidR="00000000" w:rsidRPr="00000000">
              <w:rPr>
                <w:sz w:val="20"/>
                <w:szCs w:val="20"/>
                <w:rtl w:val="0"/>
              </w:rPr>
              <w:t xml:space="preserve">paraphernalia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2">
            <w:pPr>
              <w:rPr>
                <w:sz w:val="20"/>
                <w:szCs w:val="20"/>
              </w:rPr>
            </w:pPr>
            <w:r w:rsidDel="00000000" w:rsidR="00000000" w:rsidRPr="00000000">
              <w:rPr>
                <w:sz w:val="20"/>
                <w:szCs w:val="20"/>
                <w:rtl w:val="0"/>
              </w:rPr>
              <w:t xml:space="preserve">JSON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3">
            <w:pPr>
              <w:rPr>
                <w:sz w:val="20"/>
                <w:szCs w:val="20"/>
              </w:rPr>
            </w:pPr>
            <w:r w:rsidDel="00000000" w:rsidR="00000000" w:rsidRPr="00000000">
              <w:rPr>
                <w:sz w:val="20"/>
                <w:szCs w:val="20"/>
                <w:rtl w:val="0"/>
              </w:rPr>
              <w:t xml:space="preserve">{ "digital_soc": 2, "volt_soc": 0, "harness": "type_b" }</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4">
            <w:pPr>
              <w:rPr>
                <w:sz w:val="20"/>
                <w:szCs w:val="20"/>
              </w:rPr>
            </w:pPr>
            <w:r w:rsidDel="00000000" w:rsidR="00000000" w:rsidRPr="00000000">
              <w:rPr>
                <w:sz w:val="20"/>
                <w:szCs w:val="20"/>
                <w:rtl w:val="0"/>
              </w:rPr>
              <w:t xml:space="preserve">battery_price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5">
            <w:pPr>
              <w:rPr>
                <w:sz w:val="20"/>
                <w:szCs w:val="20"/>
              </w:rPr>
            </w:pPr>
            <w:r w:rsidDel="00000000" w:rsidR="00000000" w:rsidRPr="00000000">
              <w:rPr>
                <w:sz w:val="20"/>
                <w:szCs w:val="20"/>
                <w:rtl w:val="0"/>
              </w:rPr>
              <w:t xml:space="preserve">DECIMAL(12,2)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6">
            <w:pPr>
              <w:rPr>
                <w:sz w:val="20"/>
                <w:szCs w:val="20"/>
              </w:rPr>
            </w:pPr>
            <w:r w:rsidDel="00000000" w:rsidR="00000000" w:rsidRPr="00000000">
              <w:rPr>
                <w:sz w:val="20"/>
                <w:szCs w:val="20"/>
                <w:rtl w:val="0"/>
              </w:rPr>
              <w:t xml:space="preserve">Snapshot from product master at submission time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7">
            <w:pPr>
              <w:rPr>
                <w:sz w:val="20"/>
                <w:szCs w:val="20"/>
              </w:rPr>
            </w:pPr>
            <w:r w:rsidDel="00000000" w:rsidR="00000000" w:rsidRPr="00000000">
              <w:rPr>
                <w:sz w:val="20"/>
                <w:szCs w:val="20"/>
                <w:rtl w:val="0"/>
              </w:rPr>
              <w:t xml:space="preserve">charger_price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8">
            <w:pPr>
              <w:rPr>
                <w:sz w:val="20"/>
                <w:szCs w:val="20"/>
              </w:rPr>
            </w:pPr>
            <w:r w:rsidDel="00000000" w:rsidR="00000000" w:rsidRPr="00000000">
              <w:rPr>
                <w:sz w:val="20"/>
                <w:szCs w:val="20"/>
                <w:rtl w:val="0"/>
              </w:rPr>
              <w:t xml:space="preserve">DECIMAL(12,2)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9">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A">
            <w:pPr>
              <w:rPr>
                <w:sz w:val="20"/>
                <w:szCs w:val="20"/>
              </w:rPr>
            </w:pPr>
            <w:r w:rsidDel="00000000" w:rsidR="00000000" w:rsidRPr="00000000">
              <w:rPr>
                <w:sz w:val="20"/>
                <w:szCs w:val="20"/>
                <w:rtl w:val="0"/>
              </w:rPr>
              <w:t xml:space="preserve">paraphernalia_total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B">
            <w:pPr>
              <w:rPr>
                <w:sz w:val="20"/>
                <w:szCs w:val="20"/>
              </w:rPr>
            </w:pPr>
            <w:r w:rsidDel="00000000" w:rsidR="00000000" w:rsidRPr="00000000">
              <w:rPr>
                <w:sz w:val="20"/>
                <w:szCs w:val="20"/>
                <w:rtl w:val="0"/>
              </w:rPr>
              <w:t xml:space="preserve">DECIMAL(12,2)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C">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D">
            <w:pPr>
              <w:rPr>
                <w:sz w:val="20"/>
                <w:szCs w:val="20"/>
              </w:rPr>
            </w:pPr>
            <w:r w:rsidDel="00000000" w:rsidR="00000000" w:rsidRPr="00000000">
              <w:rPr>
                <w:sz w:val="20"/>
                <w:szCs w:val="20"/>
                <w:rtl w:val="0"/>
              </w:rPr>
              <w:t xml:space="preserve">dealer_margin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E">
            <w:pPr>
              <w:rPr>
                <w:sz w:val="20"/>
                <w:szCs w:val="20"/>
              </w:rPr>
            </w:pPr>
            <w:r w:rsidDel="00000000" w:rsidR="00000000" w:rsidRPr="00000000">
              <w:rPr>
                <w:sz w:val="20"/>
                <w:szCs w:val="20"/>
                <w:rtl w:val="0"/>
              </w:rPr>
              <w:t xml:space="preserve">DECIMAL(12,2)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5F">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0">
            <w:pPr>
              <w:rPr>
                <w:sz w:val="20"/>
                <w:szCs w:val="20"/>
              </w:rPr>
            </w:pPr>
            <w:r w:rsidDel="00000000" w:rsidR="00000000" w:rsidRPr="00000000">
              <w:rPr>
                <w:sz w:val="20"/>
                <w:szCs w:val="20"/>
                <w:rtl w:val="0"/>
              </w:rPr>
              <w:t xml:space="preserve">final_price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1">
            <w:pPr>
              <w:rPr>
                <w:sz w:val="20"/>
                <w:szCs w:val="20"/>
              </w:rPr>
            </w:pPr>
            <w:r w:rsidDel="00000000" w:rsidR="00000000" w:rsidRPr="00000000">
              <w:rPr>
                <w:sz w:val="20"/>
                <w:szCs w:val="20"/>
                <w:rtl w:val="0"/>
              </w:rPr>
              <w:t xml:space="preserve">DECIMAL(12,2)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2">
            <w:pPr>
              <w:rPr>
                <w:sz w:val="20"/>
                <w:szCs w:val="20"/>
              </w:rPr>
            </w:pPr>
            <w:r w:rsidDel="00000000" w:rsidR="00000000" w:rsidRPr="00000000">
              <w:rPr>
                <w:rtl w:val="0"/>
              </w:rPr>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3">
            <w:pPr>
              <w:rPr>
                <w:sz w:val="20"/>
                <w:szCs w:val="20"/>
              </w:rPr>
            </w:pPr>
            <w:r w:rsidDel="00000000" w:rsidR="00000000" w:rsidRPr="00000000">
              <w:rPr>
                <w:sz w:val="20"/>
                <w:szCs w:val="20"/>
                <w:rtl w:val="0"/>
              </w:rPr>
              <w:t xml:space="preserve">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4">
            <w:pPr>
              <w:rPr>
                <w:sz w:val="20"/>
                <w:szCs w:val="20"/>
              </w:rPr>
            </w:pPr>
            <w:r w:rsidDel="00000000" w:rsidR="00000000" w:rsidRPr="00000000">
              <w:rPr>
                <w:sz w:val="20"/>
                <w:szCs w:val="20"/>
                <w:rtl w:val="0"/>
              </w:rPr>
              <w:t xml:space="preserve">VARCHAR(50)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5">
            <w:pPr>
              <w:rPr>
                <w:sz w:val="20"/>
                <w:szCs w:val="20"/>
              </w:rPr>
            </w:pPr>
            <w:r w:rsidDel="00000000" w:rsidR="00000000" w:rsidRPr="00000000">
              <w:rPr>
                <w:sz w:val="20"/>
                <w:szCs w:val="20"/>
                <w:rtl w:val="0"/>
              </w:rPr>
              <w:t xml:space="preserve">Final category used for inventory match</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6">
            <w:pPr>
              <w:rPr>
                <w:sz w:val="20"/>
                <w:szCs w:val="20"/>
              </w:rPr>
            </w:pPr>
            <w:r w:rsidDel="00000000" w:rsidR="00000000" w:rsidRPr="00000000">
              <w:rPr>
                <w:sz w:val="20"/>
                <w:szCs w:val="20"/>
                <w:rtl w:val="0"/>
              </w:rPr>
              <w:t xml:space="preserve">sub_category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7">
            <w:pPr>
              <w:rPr>
                <w:sz w:val="20"/>
                <w:szCs w:val="20"/>
              </w:rPr>
            </w:pPr>
            <w:r w:rsidDel="00000000" w:rsidR="00000000" w:rsidRPr="00000000">
              <w:rPr>
                <w:sz w:val="20"/>
                <w:szCs w:val="20"/>
                <w:rtl w:val="0"/>
              </w:rPr>
              <w:t xml:space="preserve">VARCHAR(50)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8">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9">
            <w:pPr>
              <w:rPr>
                <w:sz w:val="20"/>
                <w:szCs w:val="20"/>
              </w:rPr>
            </w:pPr>
            <w:r w:rsidDel="00000000" w:rsidR="00000000" w:rsidRPr="00000000">
              <w:rPr>
                <w:sz w:val="20"/>
                <w:szCs w:val="20"/>
                <w:rtl w:val="0"/>
              </w:rPr>
              <w:t xml:space="preserve">submitted_at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A">
            <w:pPr>
              <w:rPr>
                <w:sz w:val="20"/>
                <w:szCs w:val="20"/>
              </w:rPr>
            </w:pPr>
            <w:r w:rsidDel="00000000" w:rsidR="00000000" w:rsidRPr="00000000">
              <w:rPr>
                <w:sz w:val="20"/>
                <w:szCs w:val="20"/>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B">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C">
            <w:pPr>
              <w:rPr>
                <w:sz w:val="20"/>
                <w:szCs w:val="20"/>
              </w:rPr>
            </w:pPr>
            <w:r w:rsidDel="00000000" w:rsidR="00000000" w:rsidRPr="00000000">
              <w:rPr>
                <w:sz w:val="20"/>
                <w:szCs w:val="20"/>
                <w:rtl w:val="0"/>
              </w:rPr>
              <w:t xml:space="preserve">submitted_by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D">
            <w:pPr>
              <w:rPr>
                <w:sz w:val="20"/>
                <w:szCs w:val="20"/>
              </w:rPr>
            </w:pPr>
            <w:r w:rsidDel="00000000" w:rsidR="00000000" w:rsidRPr="00000000">
              <w:rPr>
                <w:sz w:val="20"/>
                <w:szCs w:val="20"/>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E">
            <w:pPr>
              <w:rPr>
                <w:sz w:val="20"/>
                <w:szCs w:val="20"/>
              </w:rPr>
            </w:pPr>
            <w:r w:rsidDel="00000000" w:rsidR="00000000" w:rsidRPr="00000000">
              <w:rPr>
                <w:sz w:val="20"/>
                <w:szCs w:val="20"/>
                <w:rtl w:val="0"/>
              </w:rPr>
              <w:t xml:space="preserve">dealer_user_id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6F">
            <w:pPr>
              <w:rPr>
                <w:sz w:val="20"/>
                <w:szCs w:val="20"/>
              </w:rPr>
            </w:pPr>
            <w:r w:rsidDel="00000000" w:rsidR="00000000" w:rsidRPr="00000000">
              <w:rPr>
                <w:sz w:val="20"/>
                <w:szCs w:val="20"/>
                <w:rtl w:val="0"/>
              </w:rPr>
              <w:t xml:space="preserve">admin_action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0">
            <w:pPr>
              <w:rPr>
                <w:sz w:val="20"/>
                <w:szCs w:val="20"/>
              </w:rPr>
            </w:pPr>
            <w:r w:rsidDel="00000000" w:rsidR="00000000" w:rsidRPr="00000000">
              <w:rPr>
                <w:sz w:val="20"/>
                <w:szCs w:val="20"/>
                <w:rtl w:val="0"/>
              </w:rPr>
              <w:t xml:space="preserve">ENUM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1">
            <w:pPr>
              <w:rPr>
                <w:sz w:val="20"/>
                <w:szCs w:val="20"/>
              </w:rPr>
            </w:pPr>
            <w:r w:rsidDel="00000000" w:rsidR="00000000" w:rsidRPr="00000000">
              <w:rPr>
                <w:sz w:val="20"/>
                <w:szCs w:val="20"/>
                <w:rtl w:val="0"/>
              </w:rPr>
              <w:t xml:space="preserve">NULL | 'loan_sanctioned' | 'loan_rejected' | 'product_rejected'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2">
            <w:pPr>
              <w:rPr>
                <w:sz w:val="20"/>
                <w:szCs w:val="20"/>
              </w:rPr>
            </w:pPr>
            <w:r w:rsidDel="00000000" w:rsidR="00000000" w:rsidRPr="00000000">
              <w:rPr>
                <w:sz w:val="20"/>
                <w:szCs w:val="20"/>
                <w:rtl w:val="0"/>
              </w:rPr>
              <w:t xml:space="preserve">admin_action_at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3">
            <w:pPr>
              <w:rPr>
                <w:sz w:val="20"/>
                <w:szCs w:val="20"/>
              </w:rPr>
            </w:pPr>
            <w:r w:rsidDel="00000000" w:rsidR="00000000" w:rsidRPr="00000000">
              <w:rPr>
                <w:sz w:val="20"/>
                <w:szCs w:val="20"/>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4">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5">
            <w:pPr>
              <w:rPr>
                <w:sz w:val="20"/>
                <w:szCs w:val="20"/>
              </w:rPr>
            </w:pPr>
            <w:r w:rsidDel="00000000" w:rsidR="00000000" w:rsidRPr="00000000">
              <w:rPr>
                <w:sz w:val="20"/>
                <w:szCs w:val="20"/>
                <w:rtl w:val="0"/>
              </w:rPr>
              <w:t xml:space="preserve">admin_action_by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6">
            <w:pPr>
              <w:rPr>
                <w:sz w:val="20"/>
                <w:szCs w:val="20"/>
              </w:rPr>
            </w:pPr>
            <w:r w:rsidDel="00000000" w:rsidR="00000000" w:rsidRPr="00000000">
              <w:rPr>
                <w:sz w:val="20"/>
                <w:szCs w:val="20"/>
                <w:rtl w:val="0"/>
              </w:rPr>
              <w:t xml:space="preserve">INT NULL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7">
            <w:pPr>
              <w:rPr>
                <w:sz w:val="20"/>
                <w:szCs w:val="20"/>
              </w:rPr>
            </w:pPr>
            <w:r w:rsidDel="00000000" w:rsidR="00000000" w:rsidRPr="00000000">
              <w:rPr>
                <w:sz w:val="20"/>
                <w:szCs w:val="20"/>
                <w:rtl w:val="0"/>
              </w:rPr>
              <w:t xml:space="preserve"> </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8">
            <w:pPr>
              <w:rPr>
                <w:sz w:val="20"/>
                <w:szCs w:val="20"/>
              </w:rPr>
            </w:pPr>
            <w:r w:rsidDel="00000000" w:rsidR="00000000" w:rsidRPr="00000000">
              <w:rPr>
                <w:sz w:val="20"/>
                <w:szCs w:val="20"/>
                <w:rtl w:val="0"/>
              </w:rPr>
              <w:t xml:space="preserve">rejection_reason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9">
            <w:pPr>
              <w:rPr>
                <w:sz w:val="20"/>
                <w:szCs w:val="20"/>
              </w:rPr>
            </w:pPr>
            <w:r w:rsidDel="00000000" w:rsidR="00000000" w:rsidRPr="00000000">
              <w:rPr>
                <w:sz w:val="20"/>
                <w:szCs w:val="20"/>
                <w:rtl w:val="0"/>
              </w:rPr>
              <w:t xml:space="preserve">TEXT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A">
            <w:pPr>
              <w:rPr>
                <w:sz w:val="20"/>
                <w:szCs w:val="20"/>
              </w:rPr>
            </w:pPr>
            <w:r w:rsidDel="00000000" w:rsidR="00000000" w:rsidRPr="00000000">
              <w:rPr>
                <w:sz w:val="20"/>
                <w:szCs w:val="20"/>
                <w:rtl w:val="0"/>
              </w:rPr>
              <w:t xml:space="preserve">Populated for loan_rejected and product_rejected actions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B">
            <w:pPr>
              <w:rPr>
                <w:sz w:val="20"/>
                <w:szCs w:val="20"/>
              </w:rPr>
            </w:pPr>
            <w:r w:rsidDel="00000000" w:rsidR="00000000" w:rsidRPr="00000000">
              <w:rPr>
                <w:sz w:val="20"/>
                <w:szCs w:val="20"/>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C">
            <w:pPr>
              <w:rPr>
                <w:sz w:val="20"/>
                <w:szCs w:val="20"/>
              </w:rPr>
            </w:pPr>
            <w:r w:rsidDel="00000000" w:rsidR="00000000" w:rsidRPr="00000000">
              <w:rPr>
                <w:sz w:val="20"/>
                <w:szCs w:val="20"/>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7D">
            <w:pPr>
              <w:rPr>
                <w:sz w:val="20"/>
                <w:szCs w:val="20"/>
              </w:rPr>
            </w:pPr>
            <w:r w:rsidDel="00000000" w:rsidR="00000000" w:rsidRPr="00000000">
              <w:rPr>
                <w:sz w:val="20"/>
                <w:szCs w:val="20"/>
                <w:rtl w:val="0"/>
              </w:rPr>
              <w:t xml:space="preserve">'in_progress' | 'submitted' | 'loan_sanctioned' | 'loan_rejected' | 'product_rejected' | 'dealer_confirmed' | 'cancelled'</w:t>
            </w:r>
          </w:p>
        </w:tc>
      </w:tr>
    </w:tbl>
    <w:p w:rsidR="00000000" w:rsidDel="00000000" w:rsidP="00000000" w:rsidRDefault="00000000" w:rsidRPr="00000000" w14:paraId="0000117E">
      <w:pPr>
        <w:pStyle w:val="Heading2"/>
        <w:keepNext w:val="0"/>
        <w:keepLines w:val="0"/>
        <w:spacing w:before="300" w:lineRule="auto"/>
        <w:rPr>
          <w:b w:val="1"/>
          <w:bCs w:val="1"/>
          <w:color w:val="1b7a8a"/>
          <w:sz w:val="28"/>
          <w:szCs w:val="28"/>
        </w:rPr>
      </w:pPr>
      <w:bookmarkStart w:colFirst="0" w:colLast="0" w:name="_wcxotbqg0hw9" w:id="79"/>
      <w:bookmarkEnd w:id="79"/>
      <w:r w:rsidDel="00000000" w:rsidR="00000000" w:rsidRPr="00000000">
        <w:rPr>
          <w:b w:val="1"/>
          <w:bCs w:val="1"/>
          <w:color w:val="1b7a8a"/>
          <w:sz w:val="28"/>
          <w:szCs w:val="28"/>
          <w:rtl w:val="0"/>
        </w:rPr>
        <w:t xml:space="preserve">loan_sanctions</w:t>
      </w:r>
    </w:p>
    <w:p w:rsidR="00000000" w:rsidDel="00000000" w:rsidP="00000000" w:rsidRDefault="00000000" w:rsidRPr="00000000" w14:paraId="0000117F">
      <w:pPr>
        <w:rPr/>
      </w:pPr>
      <w:r w:rsidDel="00000000" w:rsidR="00000000" w:rsidRPr="00000000">
        <w:rPr>
          <w:rtl w:val="0"/>
        </w:rPr>
      </w:r>
    </w:p>
    <w:tbl>
      <w:tblPr>
        <w:tblStyle w:val="Table12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65"/>
        <w:gridCol w:w="2790"/>
        <w:gridCol w:w="3390"/>
        <w:tblGridChange w:id="0">
          <w:tblGrid>
            <w:gridCol w:w="3165"/>
            <w:gridCol w:w="2790"/>
            <w:gridCol w:w="339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180">
            <w:pPr>
              <w:rPr>
                <w:b w:val="1"/>
                <w:bCs w:val="1"/>
                <w:color w:val="ffffff"/>
                <w:sz w:val="18"/>
                <w:szCs w:val="18"/>
              </w:rPr>
            </w:pPr>
            <w:r w:rsidDel="00000000" w:rsidR="00000000" w:rsidRPr="00000000">
              <w:rPr>
                <w:b w:val="1"/>
                <w:bCs w:val="1"/>
                <w:color w:val="ffffff"/>
                <w:sz w:val="18"/>
                <w:szCs w:val="18"/>
                <w:rtl w:val="0"/>
              </w:rPr>
              <w:t xml:space="preserve">Column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181">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182">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3">
            <w:pPr>
              <w:rPr>
                <w:sz w:val="20"/>
                <w:szCs w:val="20"/>
              </w:rPr>
            </w:pPr>
            <w:r w:rsidDel="00000000" w:rsidR="00000000" w:rsidRPr="00000000">
              <w:rPr>
                <w:sz w:val="20"/>
                <w:szCs w:val="20"/>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4">
            <w:pPr>
              <w:rPr>
                <w:sz w:val="20"/>
                <w:szCs w:val="20"/>
              </w:rPr>
            </w:pPr>
            <w:r w:rsidDel="00000000" w:rsidR="00000000" w:rsidRPr="00000000">
              <w:rPr>
                <w:sz w:val="20"/>
                <w:szCs w:val="20"/>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5">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6">
            <w:pPr>
              <w:rPr>
                <w:sz w:val="20"/>
                <w:szCs w:val="20"/>
              </w:rPr>
            </w:pPr>
            <w:r w:rsidDel="00000000" w:rsidR="00000000" w:rsidRPr="00000000">
              <w:rPr>
                <w:sz w:val="20"/>
                <w:szCs w:val="20"/>
                <w:rtl w:val="0"/>
              </w:rPr>
              <w:t xml:space="preserve">loan_sanction_id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7">
            <w:pPr>
              <w:rPr>
                <w:sz w:val="20"/>
                <w:szCs w:val="20"/>
              </w:rPr>
            </w:pPr>
            <w:r w:rsidDel="00000000" w:rsidR="00000000" w:rsidRPr="00000000">
              <w:rPr>
                <w:sz w:val="20"/>
                <w:szCs w:val="20"/>
                <w:rtl w:val="0"/>
              </w:rPr>
              <w:t xml:space="preserve">VARCHAR(50)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8">
            <w:pPr>
              <w:rPr>
                <w:sz w:val="20"/>
                <w:szCs w:val="20"/>
              </w:rPr>
            </w:pPr>
            <w:r w:rsidDel="00000000" w:rsidR="00000000" w:rsidRPr="00000000">
              <w:rPr>
                <w:sz w:val="20"/>
                <w:szCs w:val="20"/>
                <w:rtl w:val="0"/>
              </w:rPr>
              <w:t xml:space="preserve">LS-YYYY-LEADREF</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9">
            <w:pPr>
              <w:rPr>
                <w:sz w:val="20"/>
                <w:szCs w:val="20"/>
              </w:rPr>
            </w:pPr>
            <w:r w:rsidDel="00000000" w:rsidR="00000000" w:rsidRPr="00000000">
              <w:rPr>
                <w:sz w:val="20"/>
                <w:szCs w:val="20"/>
                <w:rtl w:val="0"/>
              </w:rPr>
              <w:t xml:space="preserve">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A">
            <w:pPr>
              <w:rPr>
                <w:sz w:val="20"/>
                <w:szCs w:val="20"/>
              </w:rPr>
            </w:pPr>
            <w:r w:rsidDel="00000000" w:rsidR="00000000" w:rsidRPr="00000000">
              <w:rPr>
                <w:sz w:val="20"/>
                <w:szCs w:val="20"/>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B">
            <w:pPr>
              <w:rPr>
                <w:sz w:val="20"/>
                <w:szCs w:val="20"/>
              </w:rPr>
            </w:pPr>
            <w:r w:rsidDel="00000000" w:rsidR="00000000" w:rsidRPr="00000000">
              <w:rPr>
                <w:sz w:val="20"/>
                <w:szCs w:val="20"/>
                <w:rtl w:val="0"/>
              </w:rPr>
              <w:t xml:space="preserve">references leads.id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C">
            <w:pPr>
              <w:rPr>
                <w:sz w:val="20"/>
                <w:szCs w:val="20"/>
              </w:rPr>
            </w:pPr>
            <w:r w:rsidDel="00000000" w:rsidR="00000000" w:rsidRPr="00000000">
              <w:rPr>
                <w:sz w:val="20"/>
                <w:szCs w:val="20"/>
                <w:rtl w:val="0"/>
              </w:rPr>
              <w:t xml:space="preserve">product_selection_id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D">
            <w:pPr>
              <w:rPr>
                <w:sz w:val="20"/>
                <w:szCs w:val="20"/>
              </w:rPr>
            </w:pPr>
            <w:r w:rsidDel="00000000" w:rsidR="00000000" w:rsidRPr="00000000">
              <w:rPr>
                <w:sz w:val="20"/>
                <w:szCs w:val="20"/>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E">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8F">
            <w:pPr>
              <w:rPr>
                <w:sz w:val="20"/>
                <w:szCs w:val="20"/>
              </w:rPr>
            </w:pPr>
            <w:r w:rsidDel="00000000" w:rsidR="00000000" w:rsidRPr="00000000">
              <w:rPr>
                <w:sz w:val="20"/>
                <w:szCs w:val="20"/>
                <w:rtl w:val="0"/>
              </w:rPr>
              <w:t xml:space="preserve">loan_amount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0">
            <w:pPr>
              <w:rPr>
                <w:sz w:val="20"/>
                <w:szCs w:val="20"/>
              </w:rPr>
            </w:pPr>
            <w:r w:rsidDel="00000000" w:rsidR="00000000" w:rsidRPr="00000000">
              <w:rPr>
                <w:sz w:val="20"/>
                <w:szCs w:val="20"/>
                <w:rtl w:val="0"/>
              </w:rPr>
              <w:t xml:space="preserve">DECIMAL(12,2)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1">
            <w:pPr>
              <w:rPr>
                <w:sz w:val="20"/>
                <w:szCs w:val="20"/>
              </w:rPr>
            </w:pPr>
            <w:r w:rsidDel="00000000" w:rsidR="00000000" w:rsidRPr="00000000">
              <w:rPr>
                <w:sz w:val="20"/>
                <w:szCs w:val="20"/>
                <w:rtl w:val="0"/>
              </w:rPr>
              <w:t xml:space="preserve">Total sanctioned loan value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2">
            <w:pPr>
              <w:rPr>
                <w:sz w:val="20"/>
                <w:szCs w:val="20"/>
              </w:rPr>
            </w:pPr>
            <w:r w:rsidDel="00000000" w:rsidR="00000000" w:rsidRPr="00000000">
              <w:rPr>
                <w:sz w:val="20"/>
                <w:szCs w:val="20"/>
                <w:rtl w:val="0"/>
              </w:rPr>
              <w:t xml:space="preserve">down_payment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3">
            <w:pPr>
              <w:rPr>
                <w:sz w:val="20"/>
                <w:szCs w:val="20"/>
              </w:rPr>
            </w:pPr>
            <w:r w:rsidDel="00000000" w:rsidR="00000000" w:rsidRPr="00000000">
              <w:rPr>
                <w:sz w:val="20"/>
                <w:szCs w:val="20"/>
                <w:rtl w:val="0"/>
              </w:rPr>
              <w:t xml:space="preserve">DECIMAL(12,2)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4">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5">
            <w:pPr>
              <w:rPr>
                <w:sz w:val="20"/>
                <w:szCs w:val="20"/>
              </w:rPr>
            </w:pPr>
            <w:r w:rsidDel="00000000" w:rsidR="00000000" w:rsidRPr="00000000">
              <w:rPr>
                <w:sz w:val="20"/>
                <w:szCs w:val="20"/>
                <w:rtl w:val="0"/>
              </w:rPr>
              <w:t xml:space="preserve">file_charge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6">
            <w:pPr>
              <w:rPr>
                <w:sz w:val="20"/>
                <w:szCs w:val="20"/>
              </w:rPr>
            </w:pPr>
            <w:r w:rsidDel="00000000" w:rsidR="00000000" w:rsidRPr="00000000">
              <w:rPr>
                <w:sz w:val="20"/>
                <w:szCs w:val="20"/>
                <w:rtl w:val="0"/>
              </w:rPr>
              <w:t xml:space="preserve">DECIMAL(12,2)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7">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8">
            <w:pPr>
              <w:rPr>
                <w:sz w:val="20"/>
                <w:szCs w:val="20"/>
              </w:rPr>
            </w:pPr>
            <w:r w:rsidDel="00000000" w:rsidR="00000000" w:rsidRPr="00000000">
              <w:rPr>
                <w:sz w:val="20"/>
                <w:szCs w:val="20"/>
                <w:rtl w:val="0"/>
              </w:rPr>
              <w:t xml:space="preserve">subvention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9">
            <w:pPr>
              <w:rPr>
                <w:sz w:val="20"/>
                <w:szCs w:val="20"/>
              </w:rPr>
            </w:pPr>
            <w:r w:rsidDel="00000000" w:rsidR="00000000" w:rsidRPr="00000000">
              <w:rPr>
                <w:sz w:val="20"/>
                <w:szCs w:val="20"/>
                <w:rtl w:val="0"/>
              </w:rPr>
              <w:t xml:space="preserve">DECIMAL(12,2)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A">
            <w:pPr>
              <w:rPr>
                <w:sz w:val="20"/>
                <w:szCs w:val="20"/>
              </w:rPr>
            </w:pPr>
            <w:r w:rsidDel="00000000" w:rsidR="00000000" w:rsidRPr="00000000">
              <w:rPr>
                <w:sz w:val="20"/>
                <w:szCs w:val="20"/>
                <w:rtl w:val="0"/>
              </w:rPr>
              <w:t xml:space="preserve">0 if none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B">
            <w:pPr>
              <w:rPr>
                <w:sz w:val="20"/>
                <w:szCs w:val="20"/>
              </w:rPr>
            </w:pPr>
            <w:r w:rsidDel="00000000" w:rsidR="00000000" w:rsidRPr="00000000">
              <w:rPr>
                <w:sz w:val="20"/>
                <w:szCs w:val="20"/>
                <w:rtl w:val="0"/>
              </w:rPr>
              <w:t xml:space="preserve">disbursement_amount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C">
            <w:pPr>
              <w:rPr>
                <w:sz w:val="20"/>
                <w:szCs w:val="20"/>
              </w:rPr>
            </w:pPr>
            <w:r w:rsidDel="00000000" w:rsidR="00000000" w:rsidRPr="00000000">
              <w:rPr>
                <w:sz w:val="20"/>
                <w:szCs w:val="20"/>
                <w:rtl w:val="0"/>
              </w:rPr>
              <w:t xml:space="preserve">DECIMAL(12,2)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D">
            <w:pPr>
              <w:rPr>
                <w:sz w:val="20"/>
                <w:szCs w:val="20"/>
              </w:rPr>
            </w:pPr>
            <w:r w:rsidDel="00000000" w:rsidR="00000000" w:rsidRPr="00000000">
              <w:rPr>
                <w:rtl w:val="0"/>
              </w:rPr>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E">
            <w:pPr>
              <w:rPr>
                <w:sz w:val="20"/>
                <w:szCs w:val="20"/>
              </w:rPr>
            </w:pPr>
            <w:r w:rsidDel="00000000" w:rsidR="00000000" w:rsidRPr="00000000">
              <w:rPr>
                <w:sz w:val="20"/>
                <w:szCs w:val="20"/>
                <w:rtl w:val="0"/>
              </w:rPr>
              <w:t xml:space="preserve">emi</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9F">
            <w:pPr>
              <w:rPr>
                <w:sz w:val="20"/>
                <w:szCs w:val="20"/>
              </w:rPr>
            </w:pPr>
            <w:r w:rsidDel="00000000" w:rsidR="00000000" w:rsidRPr="00000000">
              <w:rPr>
                <w:sz w:val="20"/>
                <w:szCs w:val="20"/>
                <w:rtl w:val="0"/>
              </w:rPr>
              <w:t xml:space="preserve">DECIMAL(10,2)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0">
            <w:pPr>
              <w:rPr>
                <w:sz w:val="20"/>
                <w:szCs w:val="20"/>
              </w:rPr>
            </w:pPr>
            <w:r w:rsidDel="00000000" w:rsidR="00000000" w:rsidRPr="00000000">
              <w:rPr>
                <w:sz w:val="20"/>
                <w:szCs w:val="20"/>
                <w:rtl w:val="0"/>
              </w:rPr>
              <w:t xml:space="preserve">Monthly instalment</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1">
            <w:pPr>
              <w:rPr>
                <w:sz w:val="20"/>
                <w:szCs w:val="20"/>
              </w:rPr>
            </w:pPr>
            <w:r w:rsidDel="00000000" w:rsidR="00000000" w:rsidRPr="00000000">
              <w:rPr>
                <w:sz w:val="20"/>
                <w:szCs w:val="20"/>
                <w:rtl w:val="0"/>
              </w:rPr>
              <w:t xml:space="preserve">tenure_months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2">
            <w:pPr>
              <w:rPr>
                <w:sz w:val="20"/>
                <w:szCs w:val="20"/>
              </w:rPr>
            </w:pPr>
            <w:r w:rsidDel="00000000" w:rsidR="00000000" w:rsidRPr="00000000">
              <w:rPr>
                <w:sz w:val="20"/>
                <w:szCs w:val="20"/>
                <w:rtl w:val="0"/>
              </w:rPr>
              <w:t xml:space="preserve">INT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3">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4">
            <w:pPr>
              <w:rPr>
                <w:sz w:val="20"/>
                <w:szCs w:val="20"/>
              </w:rPr>
            </w:pPr>
            <w:r w:rsidDel="00000000" w:rsidR="00000000" w:rsidRPr="00000000">
              <w:rPr>
                <w:sz w:val="20"/>
                <w:szCs w:val="20"/>
                <w:rtl w:val="0"/>
              </w:rPr>
              <w:t xml:space="preserve">roi</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5">
            <w:pPr>
              <w:rPr>
                <w:sz w:val="20"/>
                <w:szCs w:val="20"/>
              </w:rPr>
            </w:pPr>
            <w:r w:rsidDel="00000000" w:rsidR="00000000" w:rsidRPr="00000000">
              <w:rPr>
                <w:sz w:val="20"/>
                <w:szCs w:val="20"/>
                <w:rtl w:val="0"/>
              </w:rPr>
              <w:t xml:space="preserve">DECIMAL(5,2)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6">
            <w:pPr>
              <w:rPr>
                <w:sz w:val="20"/>
                <w:szCs w:val="20"/>
              </w:rPr>
            </w:pPr>
            <w:r w:rsidDel="00000000" w:rsidR="00000000" w:rsidRPr="00000000">
              <w:rPr>
                <w:sz w:val="20"/>
                <w:szCs w:val="20"/>
                <w:rtl w:val="0"/>
              </w:rPr>
              <w:t xml:space="preserve">Annual rate of interest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7">
            <w:pPr>
              <w:rPr>
                <w:sz w:val="20"/>
                <w:szCs w:val="20"/>
              </w:rPr>
            </w:pPr>
            <w:r w:rsidDel="00000000" w:rsidR="00000000" w:rsidRPr="00000000">
              <w:rPr>
                <w:sz w:val="20"/>
                <w:szCs w:val="20"/>
                <w:rtl w:val="0"/>
              </w:rPr>
              <w:t xml:space="preserve">loan_approved_by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8">
            <w:pPr>
              <w:rPr>
                <w:sz w:val="20"/>
                <w:szCs w:val="20"/>
              </w:rPr>
            </w:pPr>
            <w:r w:rsidDel="00000000" w:rsidR="00000000" w:rsidRPr="00000000">
              <w:rPr>
                <w:sz w:val="20"/>
                <w:szCs w:val="20"/>
                <w:rtl w:val="0"/>
              </w:rPr>
              <w:t xml:space="preserve">VARCHAR(200)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9">
            <w:pPr>
              <w:rPr>
                <w:sz w:val="20"/>
                <w:szCs w:val="20"/>
              </w:rPr>
            </w:pPr>
            <w:r w:rsidDel="00000000" w:rsidR="00000000" w:rsidRPr="00000000">
              <w:rPr>
                <w:sz w:val="20"/>
                <w:szCs w:val="20"/>
                <w:rtl w:val="0"/>
              </w:rPr>
              <w:t xml:space="preserve">Lender / NBFC name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A">
            <w:pPr>
              <w:rPr>
                <w:sz w:val="20"/>
                <w:szCs w:val="20"/>
              </w:rPr>
            </w:pPr>
            <w:r w:rsidDel="00000000" w:rsidR="00000000" w:rsidRPr="00000000">
              <w:rPr>
                <w:sz w:val="20"/>
                <w:szCs w:val="20"/>
                <w:rtl w:val="0"/>
              </w:rPr>
              <w:t xml:space="preserve">loan_file_number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B">
            <w:pPr>
              <w:rPr>
                <w:sz w:val="20"/>
                <w:szCs w:val="20"/>
              </w:rPr>
            </w:pPr>
            <w:r w:rsidDel="00000000" w:rsidR="00000000" w:rsidRPr="00000000">
              <w:rPr>
                <w:sz w:val="20"/>
                <w:szCs w:val="20"/>
                <w:rtl w:val="0"/>
              </w:rPr>
              <w:t xml:space="preserve">VARCHAR(100)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C">
            <w:pPr>
              <w:rPr>
                <w:sz w:val="20"/>
                <w:szCs w:val="20"/>
              </w:rPr>
            </w:pPr>
            <w:r w:rsidDel="00000000" w:rsidR="00000000" w:rsidRPr="00000000">
              <w:rPr>
                <w:sz w:val="20"/>
                <w:szCs w:val="20"/>
                <w:rtl w:val="0"/>
              </w:rPr>
              <w:t xml:space="preserve">Lender's reference number</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D">
            <w:pPr>
              <w:rPr>
                <w:sz w:val="20"/>
                <w:szCs w:val="20"/>
              </w:rPr>
            </w:pPr>
            <w:r w:rsidDel="00000000" w:rsidR="00000000" w:rsidRPr="00000000">
              <w:rPr>
                <w:sz w:val="20"/>
                <w:szCs w:val="20"/>
                <w:rtl w:val="0"/>
              </w:rPr>
              <w:t xml:space="preserve">sanctioned_by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E">
            <w:pPr>
              <w:rPr>
                <w:sz w:val="20"/>
                <w:szCs w:val="20"/>
              </w:rPr>
            </w:pPr>
            <w:r w:rsidDel="00000000" w:rsidR="00000000" w:rsidRPr="00000000">
              <w:rPr>
                <w:sz w:val="20"/>
                <w:szCs w:val="20"/>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AF">
            <w:pPr>
              <w:rPr>
                <w:sz w:val="20"/>
                <w:szCs w:val="20"/>
              </w:rPr>
            </w:pPr>
            <w:r w:rsidDel="00000000" w:rsidR="00000000" w:rsidRPr="00000000">
              <w:rPr>
                <w:sz w:val="20"/>
                <w:szCs w:val="20"/>
                <w:rtl w:val="0"/>
              </w:rPr>
              <w:t xml:space="preserve">admin_user_id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0">
            <w:pPr>
              <w:rPr>
                <w:sz w:val="20"/>
                <w:szCs w:val="20"/>
              </w:rPr>
            </w:pPr>
            <w:r w:rsidDel="00000000" w:rsidR="00000000" w:rsidRPr="00000000">
              <w:rPr>
                <w:sz w:val="20"/>
                <w:szCs w:val="20"/>
                <w:rtl w:val="0"/>
              </w:rPr>
              <w:t xml:space="preserve">sanctioned_at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1">
            <w:pPr>
              <w:rPr>
                <w:sz w:val="20"/>
                <w:szCs w:val="20"/>
              </w:rPr>
            </w:pPr>
            <w:r w:rsidDel="00000000" w:rsidR="00000000" w:rsidRPr="00000000">
              <w:rPr>
                <w:sz w:val="20"/>
                <w:szCs w:val="20"/>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2">
            <w:pPr>
              <w:rPr>
                <w:sz w:val="20"/>
                <w:szCs w:val="20"/>
              </w:rPr>
            </w:pPr>
            <w:r w:rsidDel="00000000" w:rsidR="00000000" w:rsidRPr="00000000">
              <w:rPr>
                <w:sz w:val="20"/>
                <w:szCs w:val="20"/>
                <w:rtl w:val="0"/>
              </w:rPr>
              <w:t xml:space="preserve"> </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3">
            <w:pPr>
              <w:rPr>
                <w:sz w:val="20"/>
                <w:szCs w:val="20"/>
              </w:rPr>
            </w:pPr>
            <w:r w:rsidDel="00000000" w:rsidR="00000000" w:rsidRPr="00000000">
              <w:rPr>
                <w:sz w:val="20"/>
                <w:szCs w:val="20"/>
                <w:rtl w:val="0"/>
              </w:rPr>
              <w:t xml:space="preserve">dealer_approved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4">
            <w:pPr>
              <w:rPr>
                <w:sz w:val="20"/>
                <w:szCs w:val="20"/>
              </w:rPr>
            </w:pPr>
            <w:r w:rsidDel="00000000" w:rsidR="00000000" w:rsidRPr="00000000">
              <w:rPr>
                <w:sz w:val="20"/>
                <w:szCs w:val="20"/>
                <w:rtl w:val="0"/>
              </w:rPr>
              <w:t xml:space="preserve">BOOLEAN DEFAULT FALSE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5">
            <w:pPr>
              <w:rPr>
                <w:sz w:val="20"/>
                <w:szCs w:val="20"/>
              </w:rPr>
            </w:pPr>
            <w:r w:rsidDel="00000000" w:rsidR="00000000" w:rsidRPr="00000000">
              <w:rPr>
                <w:sz w:val="20"/>
                <w:szCs w:val="20"/>
                <w:rtl w:val="0"/>
              </w:rPr>
              <w:t xml:space="preserve">Set to TRUE when dealer approves loan terms at Step 5</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6">
            <w:pPr>
              <w:rPr>
                <w:sz w:val="20"/>
                <w:szCs w:val="20"/>
              </w:rPr>
            </w:pPr>
            <w:r w:rsidDel="00000000" w:rsidR="00000000" w:rsidRPr="00000000">
              <w:rPr>
                <w:sz w:val="20"/>
                <w:szCs w:val="20"/>
                <w:rtl w:val="0"/>
              </w:rPr>
              <w:t xml:space="preserve">dealer_approved_at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7">
            <w:pPr>
              <w:rPr>
                <w:sz w:val="20"/>
                <w:szCs w:val="20"/>
              </w:rPr>
            </w:pPr>
            <w:r w:rsidDel="00000000" w:rsidR="00000000" w:rsidRPr="00000000">
              <w:rPr>
                <w:sz w:val="20"/>
                <w:szCs w:val="20"/>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8">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9">
            <w:pPr>
              <w:rPr>
                <w:sz w:val="20"/>
                <w:szCs w:val="20"/>
              </w:rPr>
            </w:pPr>
            <w:r w:rsidDel="00000000" w:rsidR="00000000" w:rsidRPr="00000000">
              <w:rPr>
                <w:sz w:val="20"/>
                <w:szCs w:val="20"/>
                <w:rtl w:val="0"/>
              </w:rPr>
              <w:t xml:space="preserve">dealer_approved_by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A">
            <w:pPr>
              <w:rPr>
                <w:sz w:val="20"/>
                <w:szCs w:val="20"/>
              </w:rPr>
            </w:pPr>
            <w:r w:rsidDel="00000000" w:rsidR="00000000" w:rsidRPr="00000000">
              <w:rPr>
                <w:sz w:val="20"/>
                <w:szCs w:val="20"/>
                <w:rtl w:val="0"/>
              </w:rPr>
              <w:t xml:space="preserve">INT NULL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B">
            <w:pPr>
              <w:rPr>
                <w:sz w:val="20"/>
                <w:szCs w:val="20"/>
              </w:rPr>
            </w:pPr>
            <w:r w:rsidDel="00000000" w:rsidR="00000000" w:rsidRPr="00000000">
              <w:rPr>
                <w:sz w:val="20"/>
                <w:szCs w:val="20"/>
                <w:rtl w:val="0"/>
              </w:rPr>
              <w:t xml:space="preserve">dealer_user_id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C">
            <w:pPr>
              <w:rPr>
                <w:sz w:val="20"/>
                <w:szCs w:val="20"/>
              </w:rPr>
            </w:pPr>
            <w:r w:rsidDel="00000000" w:rsidR="00000000" w:rsidRPr="00000000">
              <w:rPr>
                <w:sz w:val="20"/>
                <w:szCs w:val="20"/>
                <w:rtl w:val="0"/>
              </w:rPr>
              <w:t xml:space="preserve">disbursed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D">
            <w:pPr>
              <w:rPr>
                <w:sz w:val="20"/>
                <w:szCs w:val="20"/>
              </w:rPr>
            </w:pPr>
            <w:r w:rsidDel="00000000" w:rsidR="00000000" w:rsidRPr="00000000">
              <w:rPr>
                <w:sz w:val="20"/>
                <w:szCs w:val="20"/>
                <w:rtl w:val="0"/>
              </w:rPr>
              <w:t xml:space="preserve">BOOLEAN DEFAULT FALSE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E">
            <w:pPr>
              <w:rPr>
                <w:sz w:val="20"/>
                <w:szCs w:val="20"/>
              </w:rPr>
            </w:pPr>
            <w:r w:rsidDel="00000000" w:rsidR="00000000" w:rsidRPr="00000000">
              <w:rPr>
                <w:sz w:val="20"/>
                <w:szCs w:val="20"/>
                <w:rtl w:val="0"/>
              </w:rPr>
              <w:t xml:space="preserve">Set TRUE after actual disbursement event</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BF">
            <w:pPr>
              <w:rPr>
                <w:sz w:val="20"/>
                <w:szCs w:val="20"/>
              </w:rPr>
            </w:pPr>
            <w:r w:rsidDel="00000000" w:rsidR="00000000" w:rsidRPr="00000000">
              <w:rPr>
                <w:sz w:val="20"/>
                <w:szCs w:val="20"/>
                <w:rtl w:val="0"/>
              </w:rPr>
              <w:t xml:space="preserve">disbursed_at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C0">
            <w:pPr>
              <w:rPr>
                <w:sz w:val="20"/>
                <w:szCs w:val="20"/>
              </w:rPr>
            </w:pPr>
            <w:r w:rsidDel="00000000" w:rsidR="00000000" w:rsidRPr="00000000">
              <w:rPr>
                <w:sz w:val="20"/>
                <w:szCs w:val="20"/>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C1">
            <w:pPr>
              <w:rPr>
                <w:sz w:val="20"/>
                <w:szCs w:val="20"/>
              </w:rPr>
            </w:pPr>
            <w:r w:rsidDel="00000000" w:rsidR="00000000" w:rsidRPr="00000000">
              <w:rPr>
                <w:sz w:val="20"/>
                <w:szCs w:val="20"/>
                <w:rtl w:val="0"/>
              </w:rPr>
              <w:t xml:space="preserve"> </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C2">
            <w:pPr>
              <w:rPr>
                <w:sz w:val="20"/>
                <w:szCs w:val="20"/>
              </w:rPr>
            </w:pPr>
            <w:r w:rsidDel="00000000" w:rsidR="00000000" w:rsidRPr="00000000">
              <w:rPr>
                <w:sz w:val="20"/>
                <w:szCs w:val="20"/>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C3">
            <w:pPr>
              <w:rPr>
                <w:sz w:val="20"/>
                <w:szCs w:val="20"/>
              </w:rPr>
            </w:pPr>
            <w:r w:rsidDel="00000000" w:rsidR="00000000" w:rsidRPr="00000000">
              <w:rPr>
                <w:sz w:val="20"/>
                <w:szCs w:val="20"/>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C4">
            <w:pPr>
              <w:rPr>
                <w:sz w:val="20"/>
                <w:szCs w:val="20"/>
              </w:rPr>
            </w:pPr>
            <w:r w:rsidDel="00000000" w:rsidR="00000000" w:rsidRPr="00000000">
              <w:rPr>
                <w:sz w:val="20"/>
                <w:szCs w:val="20"/>
                <w:rtl w:val="0"/>
              </w:rPr>
              <w:t xml:space="preserve">'pending_dealer_approval' | 'dealer_approved' | 'disbursed' | 'cancelled'</w:t>
            </w:r>
          </w:p>
        </w:tc>
      </w:tr>
    </w:tbl>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shd w:fill="c9daf8" w:val="clear"/>
        </w:rPr>
      </w:pPr>
      <w:r w:rsidDel="00000000" w:rsidR="00000000" w:rsidRPr="00000000">
        <w:rPr>
          <w:rtl w:val="0"/>
        </w:rPr>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34"/>
          <w:szCs w:val="34"/>
          <w:shd w:fill="c9daf8" w:val="clear"/>
        </w:rPr>
      </w:pPr>
      <w:r w:rsidDel="00000000" w:rsidR="00000000" w:rsidRPr="00000000">
        <w:rPr>
          <w:b w:val="1"/>
          <w:bCs w:val="1"/>
          <w:sz w:val="32"/>
          <w:szCs w:val="32"/>
          <w:shd w:fill="d9ead3" w:val="clear"/>
          <w:rtl w:val="0"/>
        </w:rPr>
        <w:t xml:space="preserve">Step 5: Loan Review, OTP Confirmation &amp; Dispatch</w:t>
      </w:r>
      <w:r w:rsidDel="00000000" w:rsidR="00000000" w:rsidRPr="00000000">
        <w:rPr>
          <w:rtl w:val="0"/>
        </w:rPr>
      </w:r>
    </w:p>
    <w:p w:rsidR="00000000" w:rsidDel="00000000" w:rsidP="00000000" w:rsidRDefault="00000000" w:rsidRPr="00000000" w14:paraId="000011C8">
      <w:pPr>
        <w:spacing w:after="60" w:before="60" w:lineRule="auto"/>
        <w:rPr>
          <w:sz w:val="20"/>
          <w:szCs w:val="20"/>
          <w:highlight w:val="white"/>
        </w:rPr>
      </w:pPr>
      <w:r w:rsidDel="00000000" w:rsidR="00000000" w:rsidRPr="00000000">
        <w:rPr>
          <w:sz w:val="20"/>
          <w:szCs w:val="20"/>
          <w:highlight w:val="white"/>
          <w:rtl w:val="0"/>
        </w:rPr>
        <w:t xml:space="preserve">Step 5 is the final dealer-side action screen. It is reached when the admin has acted on the product selection in Step 4. It handles two scenarios: the loan was sanctioned (dealer reviews terms, gets customer OTP confirmation, dispatches), or the loan was rejected (dealer and customer see the reason). This step does not apply to cash sales — cash leads complete at Step 4.</w:t>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z w:val="28"/>
          <w:szCs w:val="28"/>
          <w:shd w:fill="c9daf8" w:val="clear"/>
          <w:rtl w:val="0"/>
        </w:rPr>
        <w:t xml:space="preserve">Entry Conditions — When Step 5 Appears</w:t>
      </w:r>
    </w:p>
    <w:p w:rsidR="00000000" w:rsidDel="00000000" w:rsidP="00000000" w:rsidRDefault="00000000" w:rsidRPr="00000000" w14:paraId="000011CA">
      <w:pPr>
        <w:rPr>
          <w:b w:val="1"/>
          <w:bCs w:val="1"/>
          <w:color w:val="1b7a8a"/>
          <w:sz w:val="28"/>
          <w:szCs w:val="28"/>
          <w:shd w:fill="c9daf8" w:val="clear"/>
        </w:rPr>
      </w:pPr>
      <w:r w:rsidDel="00000000" w:rsidR="00000000" w:rsidRPr="00000000">
        <w:rPr>
          <w:rtl w:val="0"/>
        </w:rPr>
      </w:r>
    </w:p>
    <w:tbl>
      <w:tblPr>
        <w:tblStyle w:val="Table12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85"/>
        <w:gridCol w:w="3000"/>
        <w:gridCol w:w="3060"/>
        <w:tblGridChange w:id="0">
          <w:tblGrid>
            <w:gridCol w:w="3285"/>
            <w:gridCol w:w="3000"/>
            <w:gridCol w:w="306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1CB">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lead.status</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1CC">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Step 5 Visible?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1CD">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Scenario Shown</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CE">
            <w:pPr>
              <w:rPr>
                <w:b w:val="1"/>
                <w:bCs w:val="1"/>
                <w:sz w:val="20"/>
                <w:szCs w:val="20"/>
                <w:highlight w:val="white"/>
              </w:rPr>
            </w:pPr>
            <w:r w:rsidDel="00000000" w:rsidR="00000000" w:rsidRPr="00000000">
              <w:rPr>
                <w:b w:val="1"/>
                <w:bCs w:val="1"/>
                <w:sz w:val="20"/>
                <w:szCs w:val="20"/>
                <w:highlight w:val="white"/>
                <w:rtl w:val="0"/>
              </w:rPr>
              <w:t xml:space="preserve">loan_sanctioned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CF">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 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D0">
            <w:pPr>
              <w:rPr>
                <w:b w:val="1"/>
                <w:bCs w:val="1"/>
                <w:sz w:val="20"/>
                <w:szCs w:val="20"/>
                <w:highlight w:val="white"/>
              </w:rPr>
            </w:pPr>
            <w:r w:rsidDel="00000000" w:rsidR="00000000" w:rsidRPr="00000000">
              <w:rPr>
                <w:b w:val="1"/>
                <w:bCs w:val="1"/>
                <w:sz w:val="20"/>
                <w:szCs w:val="20"/>
                <w:highlight w:val="white"/>
                <w:rtl w:val="0"/>
              </w:rPr>
              <w:t xml:space="preserve">Loan Sanctioned — dealer reviews, gets OTP, dispatches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D1">
            <w:pPr>
              <w:rPr>
                <w:b w:val="1"/>
                <w:bCs w:val="1"/>
                <w:sz w:val="20"/>
                <w:szCs w:val="20"/>
                <w:highlight w:val="white"/>
              </w:rPr>
            </w:pPr>
            <w:r w:rsidDel="00000000" w:rsidR="00000000" w:rsidRPr="00000000">
              <w:rPr>
                <w:b w:val="1"/>
                <w:bCs w:val="1"/>
                <w:sz w:val="20"/>
                <w:szCs w:val="20"/>
                <w:highlight w:val="white"/>
                <w:rtl w:val="0"/>
              </w:rPr>
              <w:t xml:space="preserve">loan_rejected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D2">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 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D3">
            <w:pPr>
              <w:rPr>
                <w:b w:val="1"/>
                <w:bCs w:val="1"/>
                <w:sz w:val="20"/>
                <w:szCs w:val="20"/>
                <w:highlight w:val="white"/>
              </w:rPr>
            </w:pPr>
            <w:r w:rsidDel="00000000" w:rsidR="00000000" w:rsidRPr="00000000">
              <w:rPr>
                <w:b w:val="1"/>
                <w:bCs w:val="1"/>
                <w:sz w:val="20"/>
                <w:szCs w:val="20"/>
                <w:highlight w:val="white"/>
                <w:rtl w:val="0"/>
              </w:rPr>
              <w:t xml:space="preserve">Loan Rejected — dealer sees rejection reason</w:t>
            </w:r>
          </w:p>
        </w:tc>
      </w:tr>
      <w:tr>
        <w:trPr>
          <w:cantSplit w:val="0"/>
          <w:trHeight w:val="73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D4">
            <w:pPr>
              <w:rPr>
                <w:b w:val="1"/>
                <w:bCs w:val="1"/>
                <w:sz w:val="20"/>
                <w:szCs w:val="20"/>
                <w:highlight w:val="white"/>
              </w:rPr>
            </w:pPr>
            <w:r w:rsidDel="00000000" w:rsidR="00000000" w:rsidRPr="00000000">
              <w:rPr>
                <w:b w:val="1"/>
                <w:bCs w:val="1"/>
                <w:sz w:val="20"/>
                <w:szCs w:val="20"/>
                <w:highlight w:val="white"/>
                <w:rtl w:val="0"/>
              </w:rPr>
              <w:t xml:space="preserve">sold (cash)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D5">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 No — Step 5 not applicable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D6">
            <w:pPr>
              <w:rPr>
                <w:b w:val="1"/>
                <w:bCs w:val="1"/>
                <w:sz w:val="20"/>
                <w:szCs w:val="20"/>
                <w:highlight w:val="white"/>
              </w:rPr>
            </w:pPr>
            <w:r w:rsidDel="00000000" w:rsidR="00000000" w:rsidRPr="00000000">
              <w:rPr>
                <w:b w:val="1"/>
                <w:bCs w:val="1"/>
                <w:sz w:val="20"/>
                <w:szCs w:val="20"/>
                <w:highlight w:val="white"/>
                <w:rtl w:val="0"/>
              </w:rPr>
              <w:t xml:space="preserve">Cash leads are complete after Step 4</w:t>
            </w:r>
          </w:p>
        </w:tc>
      </w:tr>
      <w:tr>
        <w:trPr>
          <w:cantSplit w:val="0"/>
          <w:trHeight w:val="5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D7">
            <w:pPr>
              <w:rPr>
                <w:b w:val="1"/>
                <w:bCs w:val="1"/>
                <w:sz w:val="20"/>
                <w:szCs w:val="20"/>
                <w:highlight w:val="white"/>
              </w:rPr>
            </w:pPr>
            <w:r w:rsidDel="00000000" w:rsidR="00000000" w:rsidRPr="00000000">
              <w:rPr>
                <w:b w:val="1"/>
                <w:bCs w:val="1"/>
                <w:sz w:val="20"/>
                <w:szCs w:val="20"/>
                <w:highlight w:val="white"/>
                <w:rtl w:val="0"/>
              </w:rPr>
              <w:t xml:space="preserve">Any other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D8">
            <w:pPr>
              <w:rPr>
                <w:b w:val="1"/>
                <w:bCs w:val="1"/>
                <w:sz w:val="20"/>
                <w:szCs w:val="20"/>
                <w:highlight w:val="white"/>
              </w:rPr>
            </w:pPr>
            <w:r w:rsidDel="00000000" w:rsidR="00000000" w:rsidRPr="00000000">
              <w:rPr>
                <w:b w:val="1"/>
                <w:bCs w:val="1"/>
                <w:sz w:val="20"/>
                <w:szCs w:val="20"/>
                <w:highlight w:val="white"/>
                <w:rtl w:val="0"/>
              </w:rPr>
              <w:t xml:space="preserve">🔒 Blocked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D9">
            <w:pPr>
              <w:rPr>
                <w:b w:val="1"/>
                <w:bCs w:val="1"/>
                <w:sz w:val="20"/>
                <w:szCs w:val="20"/>
                <w:highlight w:val="white"/>
              </w:rPr>
            </w:pPr>
            <w:r w:rsidDel="00000000" w:rsidR="00000000" w:rsidRPr="00000000">
              <w:rPr>
                <w:b w:val="1"/>
                <w:bCs w:val="1"/>
                <w:sz w:val="20"/>
                <w:szCs w:val="20"/>
                <w:highlight w:val="white"/>
                <w:rtl w:val="0"/>
              </w:rPr>
              <w:t xml:space="preserve">Redirect to last valid step</w:t>
            </w:r>
          </w:p>
        </w:tc>
      </w:tr>
    </w:tbl>
    <w:p w:rsidR="00000000" w:rsidDel="00000000" w:rsidP="00000000" w:rsidRDefault="00000000" w:rsidRPr="00000000" w14:paraId="000011DA">
      <w:pPr>
        <w:rPr>
          <w:b w:val="1"/>
          <w:bCs w:val="1"/>
          <w:color w:val="1b7a8a"/>
          <w:sz w:val="28"/>
          <w:szCs w:val="28"/>
          <w:shd w:fill="c9daf8" w:val="clear"/>
        </w:rPr>
      </w:pPr>
      <w:r w:rsidDel="00000000" w:rsidR="00000000" w:rsidRPr="00000000">
        <w:rPr>
          <w:rtl w:val="0"/>
        </w:rPr>
      </w:r>
    </w:p>
    <w:tbl>
      <w:tblPr>
        <w:tblStyle w:val="Table12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255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1DB">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GET /api/lead/:leadId/step-5-access</w:t>
            </w:r>
          </w:p>
          <w:p w:rsidR="00000000" w:rsidDel="00000000" w:rsidP="00000000" w:rsidRDefault="00000000" w:rsidRPr="00000000" w14:paraId="000011DC">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11DD">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Response (loan_sanctioned):</w:t>
            </w:r>
          </w:p>
          <w:p w:rsidR="00000000" w:rsidDel="00000000" w:rsidP="00000000" w:rsidRDefault="00000000" w:rsidRPr="00000000" w14:paraId="000011DE">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"allowed": true, "scenario": "loan_sanctioned", "loanSanctionId": "LS-2026-0000123" }</w:t>
            </w:r>
          </w:p>
          <w:p w:rsidR="00000000" w:rsidDel="00000000" w:rsidP="00000000" w:rsidRDefault="00000000" w:rsidRPr="00000000" w14:paraId="000011DF">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11E0">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Response (loan_rejected):</w:t>
            </w:r>
          </w:p>
          <w:p w:rsidR="00000000" w:rsidDel="00000000" w:rsidP="00000000" w:rsidRDefault="00000000" w:rsidRPr="00000000" w14:paraId="000011E1">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"allowed": true, "scenario": "loan_rejected", "rejectionReason": "...", "rejectedBy": "ABC Finance" }</w:t>
            </w:r>
          </w:p>
          <w:p w:rsidR="00000000" w:rsidDel="00000000" w:rsidP="00000000" w:rsidRDefault="00000000" w:rsidRPr="00000000" w14:paraId="000011E2">
            <w:pPr>
              <w:spacing w:after="20" w:before="20" w:lineRule="auto"/>
              <w:rPr>
                <w:b w:val="1"/>
                <w:bCs w:val="1"/>
                <w:sz w:val="20"/>
                <w:szCs w:val="20"/>
                <w:shd w:fill="c9daf8" w:val="clear"/>
              </w:rPr>
            </w:pPr>
            <w:r w:rsidDel="00000000" w:rsidR="00000000" w:rsidRPr="00000000">
              <w:rPr>
                <w:b w:val="1"/>
                <w:bCs w:val="1"/>
                <w:sz w:val="20"/>
                <w:szCs w:val="20"/>
                <w:shd w:fill="c9daf8" w:val="clear"/>
                <w:rtl w:val="0"/>
              </w:rPr>
              <w:t xml:space="preserve"> </w:t>
            </w:r>
          </w:p>
          <w:p w:rsidR="00000000" w:rsidDel="00000000" w:rsidP="00000000" w:rsidRDefault="00000000" w:rsidRPr="00000000" w14:paraId="000011E3">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Response (blocked):</w:t>
            </w:r>
          </w:p>
          <w:p w:rsidR="00000000" w:rsidDel="00000000" w:rsidP="00000000" w:rsidRDefault="00000000" w:rsidRPr="00000000" w14:paraId="000011E4">
            <w:pPr>
              <w:spacing w:after="20" w:before="20" w:lineRule="auto"/>
              <w:rPr>
                <w:rFonts w:ascii="Courier New" w:cs="Courier New" w:eastAsia="Courier New" w:hAnsi="Courier New"/>
                <w:b w:val="1"/>
                <w:bCs w:val="1"/>
                <w:color w:val="1a1a2e"/>
                <w:sz w:val="16"/>
                <w:szCs w:val="16"/>
                <w:shd w:fill="c9daf8" w:val="clear"/>
              </w:rPr>
            </w:pPr>
            <w:r w:rsidDel="00000000" w:rsidR="00000000" w:rsidRPr="00000000">
              <w:rPr>
                <w:rFonts w:ascii="Courier New" w:cs="Courier New" w:eastAsia="Courier New" w:hAnsi="Courier New"/>
                <w:b w:val="1"/>
                <w:bCs w:val="1"/>
                <w:color w:val="1a1a2e"/>
                <w:sz w:val="16"/>
                <w:szCs w:val="16"/>
                <w:shd w:fill="c9daf8" w:val="clear"/>
                <w:rtl w:val="0"/>
              </w:rPr>
              <w:t xml:space="preserve">{ "allowed": false, "redirectTo": "/leads/:leadId/step-4" }</w:t>
            </w:r>
          </w:p>
        </w:tc>
      </w:tr>
    </w:tbl>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b w:val="1"/>
          <w:bCs w:val="1"/>
          <w:color w:val="1b7a8a"/>
          <w:sz w:val="28"/>
          <w:szCs w:val="28"/>
          <w:shd w:fill="c9daf8" w:val="clear"/>
          <w:rtl w:val="0"/>
        </w:rPr>
        <w:t xml:space="preserve">Progress Bar State</w:t>
      </w:r>
    </w:p>
    <w:p w:rsidR="00000000" w:rsidDel="00000000" w:rsidP="00000000" w:rsidRDefault="00000000" w:rsidRPr="00000000" w14:paraId="000011E7">
      <w:pPr>
        <w:rPr>
          <w:b w:val="1"/>
          <w:bCs w:val="1"/>
          <w:color w:val="1b7a8a"/>
          <w:sz w:val="28"/>
          <w:szCs w:val="28"/>
          <w:shd w:fill="c9daf8" w:val="clear"/>
        </w:rPr>
      </w:pPr>
      <w:r w:rsidDel="00000000" w:rsidR="00000000" w:rsidRPr="00000000">
        <w:rPr>
          <w:rtl w:val="0"/>
        </w:rPr>
      </w:r>
    </w:p>
    <w:tbl>
      <w:tblPr>
        <w:tblStyle w:val="Table130"/>
        <w:tblW w:w="78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
        <w:gridCol w:w="1410"/>
        <w:gridCol w:w="1590"/>
        <w:gridCol w:w="1650"/>
        <w:gridCol w:w="1770"/>
        <w:tblGridChange w:id="0">
          <w:tblGrid>
            <w:gridCol w:w="1440"/>
            <w:gridCol w:w="1410"/>
            <w:gridCol w:w="1590"/>
            <w:gridCol w:w="1650"/>
            <w:gridCol w:w="1770"/>
          </w:tblGrid>
        </w:tblGridChange>
      </w:tblGrid>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1E8">
            <w:pPr>
              <w:rPr>
                <w:b w:val="1"/>
                <w:bCs w:val="1"/>
                <w:sz w:val="20"/>
                <w:szCs w:val="20"/>
                <w:shd w:fill="c9daf8" w:val="clear"/>
              </w:rPr>
            </w:pPr>
            <w:r w:rsidDel="00000000" w:rsidR="00000000" w:rsidRPr="00000000">
              <w:rPr>
                <w:rFonts w:ascii="Arial Unicode MS" w:cs="Arial Unicode MS" w:eastAsia="Arial Unicode MS" w:hAnsi="Arial Unicode MS"/>
                <w:b w:val="1"/>
                <w:bCs w:val="1"/>
                <w:sz w:val="20"/>
                <w:szCs w:val="20"/>
                <w:shd w:fill="c9daf8" w:val="clear"/>
                <w:rtl w:val="0"/>
              </w:rPr>
              <w:t xml:space="preserve">Step 1 Lead ✅</w:t>
            </w:r>
          </w:p>
        </w:tc>
        <w:tc>
          <w:tcPr>
            <w:tcBorders>
              <w:top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1E9">
            <w:pPr>
              <w:rPr>
                <w:b w:val="1"/>
                <w:bCs w:val="1"/>
                <w:sz w:val="20"/>
                <w:szCs w:val="20"/>
                <w:shd w:fill="c9daf8" w:val="clear"/>
              </w:rPr>
            </w:pPr>
            <w:r w:rsidDel="00000000" w:rsidR="00000000" w:rsidRPr="00000000">
              <w:rPr>
                <w:rFonts w:ascii="Arial Unicode MS" w:cs="Arial Unicode MS" w:eastAsia="Arial Unicode MS" w:hAnsi="Arial Unicode MS"/>
                <w:b w:val="1"/>
                <w:bCs w:val="1"/>
                <w:sz w:val="20"/>
                <w:szCs w:val="20"/>
                <w:shd w:fill="c9daf8" w:val="clear"/>
                <w:rtl w:val="0"/>
              </w:rPr>
              <w:t xml:space="preserve">Step 2 KYC ✅</w:t>
            </w:r>
          </w:p>
        </w:tc>
        <w:tc>
          <w:tcPr>
            <w:tcBorders>
              <w:top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1EA">
            <w:pPr>
              <w:rPr>
                <w:b w:val="1"/>
                <w:bCs w:val="1"/>
                <w:sz w:val="20"/>
                <w:szCs w:val="20"/>
                <w:shd w:fill="c9daf8" w:val="clear"/>
              </w:rPr>
            </w:pPr>
            <w:r w:rsidDel="00000000" w:rsidR="00000000" w:rsidRPr="00000000">
              <w:rPr>
                <w:rFonts w:ascii="Arial Unicode MS" w:cs="Arial Unicode MS" w:eastAsia="Arial Unicode MS" w:hAnsi="Arial Unicode MS"/>
                <w:b w:val="1"/>
                <w:bCs w:val="1"/>
                <w:sz w:val="20"/>
                <w:szCs w:val="20"/>
                <w:shd w:fill="c9daf8" w:val="clear"/>
                <w:rtl w:val="0"/>
              </w:rPr>
              <w:t xml:space="preserve">Step 3 Docs ✅ (cond.)</w:t>
            </w:r>
          </w:p>
        </w:tc>
        <w:tc>
          <w:tcPr>
            <w:tcBorders>
              <w:top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1EB">
            <w:pPr>
              <w:rPr>
                <w:b w:val="1"/>
                <w:bCs w:val="1"/>
                <w:sz w:val="20"/>
                <w:szCs w:val="20"/>
                <w:shd w:fill="c9daf8" w:val="clear"/>
              </w:rPr>
            </w:pPr>
            <w:r w:rsidDel="00000000" w:rsidR="00000000" w:rsidRPr="00000000">
              <w:rPr>
                <w:rFonts w:ascii="Arial Unicode MS" w:cs="Arial Unicode MS" w:eastAsia="Arial Unicode MS" w:hAnsi="Arial Unicode MS"/>
                <w:b w:val="1"/>
                <w:bCs w:val="1"/>
                <w:sz w:val="20"/>
                <w:szCs w:val="20"/>
                <w:shd w:fill="c9daf8" w:val="clear"/>
                <w:rtl w:val="0"/>
              </w:rPr>
              <w:t xml:space="preserve">Step 4 Product ✅</w:t>
            </w:r>
          </w:p>
        </w:tc>
        <w:tc>
          <w:tcPr>
            <w:tcBorders>
              <w:top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11EC">
            <w:pPr>
              <w:rPr>
                <w:b w:val="1"/>
                <w:bCs w:val="1"/>
                <w:sz w:val="20"/>
                <w:szCs w:val="20"/>
                <w:shd w:fill="c9daf8" w:val="clear"/>
              </w:rPr>
            </w:pPr>
            <w:r w:rsidDel="00000000" w:rsidR="00000000" w:rsidRPr="00000000">
              <w:rPr>
                <w:b w:val="1"/>
                <w:bCs w:val="1"/>
                <w:sz w:val="20"/>
                <w:szCs w:val="20"/>
                <w:shd w:fill="c9daf8" w:val="clear"/>
                <w:rtl w:val="0"/>
              </w:rPr>
              <w:t xml:space="preserve">Step 5 Loan &amp; Dispatch </w:t>
            </w:r>
          </w:p>
        </w:tc>
      </w:tr>
    </w:tbl>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shd w:fill="c9daf8" w:val="clear"/>
        </w:rPr>
      </w:pPr>
      <w:r w:rsidDel="00000000" w:rsidR="00000000" w:rsidRPr="00000000">
        <w:rPr>
          <w:rtl w:val="0"/>
        </w:rPr>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shd w:fill="c9daf8" w:val="clear"/>
        </w:rPr>
      </w:pPr>
      <w:r w:rsidDel="00000000" w:rsidR="00000000" w:rsidRPr="00000000">
        <w:rPr>
          <w:b w:val="1"/>
          <w:bCs w:val="1"/>
          <w:color w:val="003366"/>
          <w:sz w:val="38"/>
          <w:szCs w:val="38"/>
          <w:shd w:fill="c9daf8" w:val="clear"/>
          <w:rtl w:val="0"/>
        </w:rPr>
        <w:t xml:space="preserve">SCENARIO A — LOAN SANCTIONED SCREEN</w:t>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This screen is displayed when lead.status = 'loan_sanctioned'. It shows the complete loan terms as entered by the admin, gives the dealer tools to discuss with the customer, and collects OTP-based customer consent before confirming dispatch</w:t>
      </w:r>
    </w:p>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Screen Header</w:t>
      </w:r>
    </w:p>
    <w:p w:rsidR="00000000" w:rsidDel="00000000" w:rsidP="00000000" w:rsidRDefault="00000000" w:rsidRPr="00000000" w14:paraId="000011F2">
      <w:pPr>
        <w:rPr>
          <w:b w:val="1"/>
          <w:bCs w:val="1"/>
          <w:color w:val="1b7a8a"/>
          <w:sz w:val="28"/>
          <w:szCs w:val="28"/>
          <w:highlight w:val="white"/>
        </w:rPr>
      </w:pPr>
      <w:r w:rsidDel="00000000" w:rsidR="00000000" w:rsidRPr="00000000">
        <w:rPr>
          <w:rtl w:val="0"/>
        </w:rPr>
      </w:r>
    </w:p>
    <w:tbl>
      <w:tblPr>
        <w:tblStyle w:val="Table13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1F3">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Element</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1F4">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Value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F5">
            <w:pPr>
              <w:rPr>
                <w:b w:val="1"/>
                <w:bCs w:val="1"/>
                <w:sz w:val="20"/>
                <w:szCs w:val="20"/>
                <w:highlight w:val="white"/>
              </w:rPr>
            </w:pPr>
            <w:r w:rsidDel="00000000" w:rsidR="00000000" w:rsidRPr="00000000">
              <w:rPr>
                <w:b w:val="1"/>
                <w:bCs w:val="1"/>
                <w:sz w:val="20"/>
                <w:szCs w:val="20"/>
                <w:highlight w:val="white"/>
                <w:rtl w:val="0"/>
              </w:rPr>
              <w:t xml:space="preserve">Screen Title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F6">
            <w:pPr>
              <w:rPr>
                <w:b w:val="1"/>
                <w:bCs w:val="1"/>
                <w:sz w:val="20"/>
                <w:szCs w:val="20"/>
                <w:highlight w:val="white"/>
              </w:rPr>
            </w:pPr>
            <w:r w:rsidDel="00000000" w:rsidR="00000000" w:rsidRPr="00000000">
              <w:rPr>
                <w:b w:val="1"/>
                <w:bCs w:val="1"/>
                <w:sz w:val="20"/>
                <w:szCs w:val="20"/>
                <w:highlight w:val="white"/>
                <w:rtl w:val="0"/>
              </w:rPr>
              <w:t xml:space="preserve">Step 5 — Loan Details &amp; Dispatch Confirmation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F7">
            <w:pPr>
              <w:rPr>
                <w:b w:val="1"/>
                <w:bCs w:val="1"/>
                <w:sz w:val="20"/>
                <w:szCs w:val="20"/>
                <w:highlight w:val="white"/>
              </w:rPr>
            </w:pPr>
            <w:r w:rsidDel="00000000" w:rsidR="00000000" w:rsidRPr="00000000">
              <w:rPr>
                <w:b w:val="1"/>
                <w:bCs w:val="1"/>
                <w:sz w:val="20"/>
                <w:szCs w:val="20"/>
                <w:highlight w:val="white"/>
                <w:rtl w:val="0"/>
              </w:rPr>
              <w:t xml:space="preserve">Reference 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F8">
            <w:pPr>
              <w:rPr>
                <w:b w:val="1"/>
                <w:bCs w:val="1"/>
                <w:sz w:val="20"/>
                <w:szCs w:val="20"/>
                <w:highlight w:val="white"/>
              </w:rPr>
            </w:pPr>
            <w:r w:rsidDel="00000000" w:rsidR="00000000" w:rsidRPr="00000000">
              <w:rPr>
                <w:b w:val="1"/>
                <w:bCs w:val="1"/>
                <w:sz w:val="20"/>
                <w:szCs w:val="20"/>
                <w:highlight w:val="white"/>
                <w:rtl w:val="0"/>
              </w:rPr>
              <w:t xml:space="preserve">#IT-2026-XXXXXXX</w:t>
            </w:r>
          </w:p>
        </w:tc>
      </w:tr>
      <w:tr>
        <w:trPr>
          <w:cantSplit w:val="0"/>
          <w:trHeight w:val="73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F9">
            <w:pPr>
              <w:rPr>
                <w:b w:val="1"/>
                <w:bCs w:val="1"/>
                <w:sz w:val="20"/>
                <w:szCs w:val="20"/>
                <w:highlight w:val="white"/>
              </w:rPr>
            </w:pPr>
            <w:r w:rsidDel="00000000" w:rsidR="00000000" w:rsidRPr="00000000">
              <w:rPr>
                <w:b w:val="1"/>
                <w:bCs w:val="1"/>
                <w:sz w:val="20"/>
                <w:szCs w:val="20"/>
                <w:highlight w:val="white"/>
                <w:rtl w:val="0"/>
              </w:rPr>
              <w:t xml:space="preserve">Status Badge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FA">
            <w:pPr>
              <w:rPr>
                <w:b w:val="1"/>
                <w:bCs w:val="1"/>
                <w:sz w:val="20"/>
                <w:szCs w:val="20"/>
                <w:highlight w:val="white"/>
              </w:rPr>
            </w:pPr>
            <w:r w:rsidDel="00000000" w:rsidR="00000000" w:rsidRPr="00000000">
              <w:rPr>
                <w:b w:val="1"/>
                <w:bCs w:val="1"/>
                <w:sz w:val="20"/>
                <w:szCs w:val="20"/>
                <w:highlight w:val="white"/>
                <w:rtl w:val="0"/>
              </w:rPr>
              <w:t xml:space="preserve">Loan Sanctioned — Pending Customer Confirmation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FB">
            <w:pPr>
              <w:rPr>
                <w:b w:val="1"/>
                <w:bCs w:val="1"/>
                <w:sz w:val="20"/>
                <w:szCs w:val="20"/>
                <w:highlight w:val="white"/>
              </w:rPr>
            </w:pPr>
            <w:r w:rsidDel="00000000" w:rsidR="00000000" w:rsidRPr="00000000">
              <w:rPr>
                <w:b w:val="1"/>
                <w:bCs w:val="1"/>
                <w:sz w:val="20"/>
                <w:szCs w:val="20"/>
                <w:highlight w:val="white"/>
                <w:rtl w:val="0"/>
              </w:rPr>
              <w:t xml:space="preserve">Sanctioned 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1FC">
            <w:pPr>
              <w:rPr>
                <w:b w:val="1"/>
                <w:bCs w:val="1"/>
                <w:sz w:val="20"/>
                <w:szCs w:val="20"/>
                <w:highlight w:val="white"/>
              </w:rPr>
            </w:pPr>
            <w:r w:rsidDel="00000000" w:rsidR="00000000" w:rsidRPr="00000000">
              <w:rPr>
                <w:b w:val="1"/>
                <w:bCs w:val="1"/>
                <w:sz w:val="20"/>
                <w:szCs w:val="20"/>
                <w:highlight w:val="white"/>
                <w:rtl w:val="0"/>
              </w:rPr>
              <w:t xml:space="preserve">Admin name | Timestamp</w:t>
            </w:r>
          </w:p>
        </w:tc>
      </w:tr>
    </w:tbl>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Loan Details Display Panel (Read-Only)</w:t>
      </w:r>
    </w:p>
    <w:p w:rsidR="00000000" w:rsidDel="00000000" w:rsidP="00000000" w:rsidRDefault="00000000" w:rsidRPr="00000000" w14:paraId="000011FF">
      <w:pPr>
        <w:spacing w:after="60" w:before="60" w:lineRule="auto"/>
        <w:rPr>
          <w:sz w:val="20"/>
          <w:szCs w:val="20"/>
          <w:highlight w:val="white"/>
        </w:rPr>
      </w:pPr>
      <w:r w:rsidDel="00000000" w:rsidR="00000000" w:rsidRPr="00000000">
        <w:rPr>
          <w:sz w:val="20"/>
          <w:szCs w:val="20"/>
          <w:highlight w:val="white"/>
          <w:rtl w:val="0"/>
        </w:rPr>
        <w:t xml:space="preserve">All 10 fields entered by admin are displayed in a clear, print-friendly summary card. The dealer uses this to walk the customer through the loan terms.</w:t>
      </w:r>
    </w:p>
    <w:p w:rsidR="00000000" w:rsidDel="00000000" w:rsidP="00000000" w:rsidRDefault="00000000" w:rsidRPr="00000000" w14:paraId="00001200">
      <w:pPr>
        <w:rPr>
          <w:b w:val="1"/>
          <w:bCs w:val="1"/>
          <w:color w:val="1b7a8a"/>
          <w:sz w:val="28"/>
          <w:szCs w:val="28"/>
          <w:highlight w:val="white"/>
        </w:rPr>
      </w:pPr>
      <w:r w:rsidDel="00000000" w:rsidR="00000000" w:rsidRPr="00000000">
        <w:rPr>
          <w:rtl w:val="0"/>
        </w:rPr>
      </w:r>
    </w:p>
    <w:tbl>
      <w:tblPr>
        <w:tblStyle w:val="Table13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201">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Loan Field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202">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Displayed Value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3">
            <w:pPr>
              <w:rPr>
                <w:b w:val="1"/>
                <w:bCs w:val="1"/>
                <w:sz w:val="20"/>
                <w:szCs w:val="20"/>
                <w:highlight w:val="white"/>
              </w:rPr>
            </w:pPr>
            <w:r w:rsidDel="00000000" w:rsidR="00000000" w:rsidRPr="00000000">
              <w:rPr>
                <w:b w:val="1"/>
                <w:bCs w:val="1"/>
                <w:sz w:val="20"/>
                <w:szCs w:val="20"/>
                <w:highlight w:val="white"/>
                <w:rtl w:val="0"/>
              </w:rPr>
              <w:t xml:space="preserve">Loan Amount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4">
            <w:pPr>
              <w:rPr>
                <w:b w:val="1"/>
                <w:bCs w:val="1"/>
                <w:sz w:val="20"/>
                <w:szCs w:val="20"/>
                <w:highlight w:val="white"/>
              </w:rPr>
            </w:pPr>
            <w:r w:rsidDel="00000000" w:rsidR="00000000" w:rsidRPr="00000000">
              <w:rPr>
                <w:b w:val="1"/>
                <w:bCs w:val="1"/>
                <w:sz w:val="20"/>
                <w:szCs w:val="20"/>
                <w:highlight w:val="white"/>
                <w:rtl w:val="0"/>
              </w:rPr>
              <w:t xml:space="preserve">₹ 85,000</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5">
            <w:pPr>
              <w:rPr>
                <w:b w:val="1"/>
                <w:bCs w:val="1"/>
                <w:sz w:val="20"/>
                <w:szCs w:val="20"/>
                <w:highlight w:val="white"/>
              </w:rPr>
            </w:pPr>
            <w:r w:rsidDel="00000000" w:rsidR="00000000" w:rsidRPr="00000000">
              <w:rPr>
                <w:b w:val="1"/>
                <w:bCs w:val="1"/>
                <w:sz w:val="20"/>
                <w:szCs w:val="20"/>
                <w:highlight w:val="white"/>
                <w:rtl w:val="0"/>
              </w:rPr>
              <w:t xml:space="preserve">Down Payment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6">
            <w:pPr>
              <w:rPr>
                <w:b w:val="1"/>
                <w:bCs w:val="1"/>
                <w:sz w:val="20"/>
                <w:szCs w:val="20"/>
                <w:highlight w:val="white"/>
              </w:rPr>
            </w:pPr>
            <w:r w:rsidDel="00000000" w:rsidR="00000000" w:rsidRPr="00000000">
              <w:rPr>
                <w:b w:val="1"/>
                <w:bCs w:val="1"/>
                <w:sz w:val="20"/>
                <w:szCs w:val="20"/>
                <w:highlight w:val="white"/>
                <w:rtl w:val="0"/>
              </w:rPr>
              <w:t xml:space="preserve">₹ 15,000</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7">
            <w:pPr>
              <w:rPr>
                <w:b w:val="1"/>
                <w:bCs w:val="1"/>
                <w:sz w:val="20"/>
                <w:szCs w:val="20"/>
                <w:highlight w:val="white"/>
              </w:rPr>
            </w:pPr>
            <w:r w:rsidDel="00000000" w:rsidR="00000000" w:rsidRPr="00000000">
              <w:rPr>
                <w:b w:val="1"/>
                <w:bCs w:val="1"/>
                <w:sz w:val="20"/>
                <w:szCs w:val="20"/>
                <w:highlight w:val="white"/>
                <w:rtl w:val="0"/>
              </w:rPr>
              <w:t xml:space="preserve">File Charge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8">
            <w:pPr>
              <w:rPr>
                <w:b w:val="1"/>
                <w:bCs w:val="1"/>
                <w:sz w:val="20"/>
                <w:szCs w:val="20"/>
                <w:highlight w:val="white"/>
              </w:rPr>
            </w:pPr>
            <w:r w:rsidDel="00000000" w:rsidR="00000000" w:rsidRPr="00000000">
              <w:rPr>
                <w:b w:val="1"/>
                <w:bCs w:val="1"/>
                <w:sz w:val="20"/>
                <w:szCs w:val="20"/>
                <w:highlight w:val="white"/>
                <w:rtl w:val="0"/>
              </w:rPr>
              <w:t xml:space="preserve">₹ 1,500</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9">
            <w:pPr>
              <w:rPr>
                <w:b w:val="1"/>
                <w:bCs w:val="1"/>
                <w:sz w:val="20"/>
                <w:szCs w:val="20"/>
                <w:highlight w:val="white"/>
              </w:rPr>
            </w:pPr>
            <w:r w:rsidDel="00000000" w:rsidR="00000000" w:rsidRPr="00000000">
              <w:rPr>
                <w:b w:val="1"/>
                <w:bCs w:val="1"/>
                <w:sz w:val="20"/>
                <w:szCs w:val="20"/>
                <w:highlight w:val="white"/>
                <w:rtl w:val="0"/>
              </w:rPr>
              <w:t xml:space="preserve">Subvention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A">
            <w:pPr>
              <w:rPr>
                <w:b w:val="1"/>
                <w:bCs w:val="1"/>
                <w:sz w:val="20"/>
                <w:szCs w:val="20"/>
                <w:highlight w:val="white"/>
              </w:rPr>
            </w:pPr>
            <w:r w:rsidDel="00000000" w:rsidR="00000000" w:rsidRPr="00000000">
              <w:rPr>
                <w:b w:val="1"/>
                <w:bCs w:val="1"/>
                <w:sz w:val="20"/>
                <w:szCs w:val="20"/>
                <w:highlight w:val="white"/>
                <w:rtl w:val="0"/>
              </w:rPr>
              <w:t xml:space="preserve">₹ 0</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B">
            <w:pPr>
              <w:rPr>
                <w:b w:val="1"/>
                <w:bCs w:val="1"/>
                <w:sz w:val="20"/>
                <w:szCs w:val="20"/>
                <w:highlight w:val="white"/>
              </w:rPr>
            </w:pPr>
            <w:r w:rsidDel="00000000" w:rsidR="00000000" w:rsidRPr="00000000">
              <w:rPr>
                <w:b w:val="1"/>
                <w:bCs w:val="1"/>
                <w:sz w:val="20"/>
                <w:szCs w:val="20"/>
                <w:highlight w:val="white"/>
                <w:rtl w:val="0"/>
              </w:rPr>
              <w:t xml:space="preserve">Disbursement Amount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C">
            <w:pPr>
              <w:rPr>
                <w:b w:val="1"/>
                <w:bCs w:val="1"/>
                <w:sz w:val="20"/>
                <w:szCs w:val="20"/>
                <w:highlight w:val="white"/>
              </w:rPr>
            </w:pPr>
            <w:r w:rsidDel="00000000" w:rsidR="00000000" w:rsidRPr="00000000">
              <w:rPr>
                <w:b w:val="1"/>
                <w:bCs w:val="1"/>
                <w:sz w:val="20"/>
                <w:szCs w:val="20"/>
                <w:highlight w:val="white"/>
                <w:rtl w:val="0"/>
              </w:rPr>
              <w:t xml:space="preserve">₹ 83,500  (Amount to be disbursed to dealer)</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D">
            <w:pPr>
              <w:rPr>
                <w:b w:val="1"/>
                <w:bCs w:val="1"/>
                <w:sz w:val="20"/>
                <w:szCs w:val="20"/>
                <w:highlight w:val="white"/>
              </w:rPr>
            </w:pPr>
            <w:r w:rsidDel="00000000" w:rsidR="00000000" w:rsidRPr="00000000">
              <w:rPr>
                <w:b w:val="1"/>
                <w:bCs w:val="1"/>
                <w:sz w:val="20"/>
                <w:szCs w:val="20"/>
                <w:highlight w:val="white"/>
                <w:rtl w:val="0"/>
              </w:rPr>
              <w:t xml:space="preserve">EMI</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E">
            <w:pPr>
              <w:rPr>
                <w:b w:val="1"/>
                <w:bCs w:val="1"/>
                <w:sz w:val="20"/>
                <w:szCs w:val="20"/>
                <w:highlight w:val="white"/>
              </w:rPr>
            </w:pPr>
            <w:r w:rsidDel="00000000" w:rsidR="00000000" w:rsidRPr="00000000">
              <w:rPr>
                <w:b w:val="1"/>
                <w:bCs w:val="1"/>
                <w:sz w:val="20"/>
                <w:szCs w:val="20"/>
                <w:highlight w:val="white"/>
                <w:rtl w:val="0"/>
              </w:rPr>
              <w:t xml:space="preserve">₹ 3,200 / month</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0F">
            <w:pPr>
              <w:rPr>
                <w:b w:val="1"/>
                <w:bCs w:val="1"/>
                <w:sz w:val="20"/>
                <w:szCs w:val="20"/>
                <w:highlight w:val="white"/>
              </w:rPr>
            </w:pPr>
            <w:r w:rsidDel="00000000" w:rsidR="00000000" w:rsidRPr="00000000">
              <w:rPr>
                <w:b w:val="1"/>
                <w:bCs w:val="1"/>
                <w:sz w:val="20"/>
                <w:szCs w:val="20"/>
                <w:highlight w:val="white"/>
                <w:rtl w:val="0"/>
              </w:rPr>
              <w:t xml:space="preserve">Tenure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10">
            <w:pPr>
              <w:rPr>
                <w:b w:val="1"/>
                <w:bCs w:val="1"/>
                <w:sz w:val="20"/>
                <w:szCs w:val="20"/>
                <w:highlight w:val="white"/>
              </w:rPr>
            </w:pPr>
            <w:r w:rsidDel="00000000" w:rsidR="00000000" w:rsidRPr="00000000">
              <w:rPr>
                <w:b w:val="1"/>
                <w:bCs w:val="1"/>
                <w:sz w:val="20"/>
                <w:szCs w:val="20"/>
                <w:highlight w:val="white"/>
                <w:rtl w:val="0"/>
              </w:rPr>
              <w:t xml:space="preserve">24 months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11">
            <w:pPr>
              <w:rPr>
                <w:b w:val="1"/>
                <w:bCs w:val="1"/>
                <w:sz w:val="20"/>
                <w:szCs w:val="20"/>
                <w:highlight w:val="white"/>
              </w:rPr>
            </w:pPr>
            <w:r w:rsidDel="00000000" w:rsidR="00000000" w:rsidRPr="00000000">
              <w:rPr>
                <w:b w:val="1"/>
                <w:bCs w:val="1"/>
                <w:sz w:val="20"/>
                <w:szCs w:val="20"/>
                <w:highlight w:val="white"/>
                <w:rtl w:val="0"/>
              </w:rPr>
              <w:t xml:space="preserve">Rate of Interest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12">
            <w:pPr>
              <w:rPr>
                <w:b w:val="1"/>
                <w:bCs w:val="1"/>
                <w:sz w:val="20"/>
                <w:szCs w:val="20"/>
                <w:highlight w:val="white"/>
              </w:rPr>
            </w:pPr>
            <w:r w:rsidDel="00000000" w:rsidR="00000000" w:rsidRPr="00000000">
              <w:rPr>
                <w:b w:val="1"/>
                <w:bCs w:val="1"/>
                <w:sz w:val="20"/>
                <w:szCs w:val="20"/>
                <w:highlight w:val="white"/>
                <w:rtl w:val="0"/>
              </w:rPr>
              <w:t xml:space="preserve">18.5% per annum</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13">
            <w:pPr>
              <w:rPr>
                <w:b w:val="1"/>
                <w:bCs w:val="1"/>
                <w:sz w:val="20"/>
                <w:szCs w:val="20"/>
                <w:highlight w:val="white"/>
              </w:rPr>
            </w:pPr>
            <w:r w:rsidDel="00000000" w:rsidR="00000000" w:rsidRPr="00000000">
              <w:rPr>
                <w:b w:val="1"/>
                <w:bCs w:val="1"/>
                <w:sz w:val="20"/>
                <w:szCs w:val="20"/>
                <w:highlight w:val="white"/>
                <w:rtl w:val="0"/>
              </w:rPr>
              <w:t xml:space="preserve">Loan Approved 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14">
            <w:pPr>
              <w:rPr>
                <w:b w:val="1"/>
                <w:bCs w:val="1"/>
                <w:sz w:val="20"/>
                <w:szCs w:val="20"/>
                <w:highlight w:val="white"/>
              </w:rPr>
            </w:pPr>
            <w:r w:rsidDel="00000000" w:rsidR="00000000" w:rsidRPr="00000000">
              <w:rPr>
                <w:b w:val="1"/>
                <w:bCs w:val="1"/>
                <w:sz w:val="20"/>
                <w:szCs w:val="20"/>
                <w:highlight w:val="white"/>
                <w:rtl w:val="0"/>
              </w:rPr>
              <w:t xml:space="preserve">ABC Finance Ltd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15">
            <w:pPr>
              <w:rPr>
                <w:b w:val="1"/>
                <w:bCs w:val="1"/>
                <w:sz w:val="20"/>
                <w:szCs w:val="20"/>
                <w:highlight w:val="white"/>
              </w:rPr>
            </w:pPr>
            <w:r w:rsidDel="00000000" w:rsidR="00000000" w:rsidRPr="00000000">
              <w:rPr>
                <w:b w:val="1"/>
                <w:bCs w:val="1"/>
                <w:sz w:val="20"/>
                <w:szCs w:val="20"/>
                <w:highlight w:val="white"/>
                <w:rtl w:val="0"/>
              </w:rPr>
              <w:t xml:space="preserve">Loan File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16">
            <w:pPr>
              <w:rPr>
                <w:b w:val="1"/>
                <w:bCs w:val="1"/>
                <w:sz w:val="20"/>
                <w:szCs w:val="20"/>
                <w:highlight w:val="white"/>
              </w:rPr>
            </w:pPr>
            <w:r w:rsidDel="00000000" w:rsidR="00000000" w:rsidRPr="00000000">
              <w:rPr>
                <w:b w:val="1"/>
                <w:bCs w:val="1"/>
                <w:sz w:val="20"/>
                <w:szCs w:val="20"/>
                <w:highlight w:val="white"/>
                <w:rtl w:val="0"/>
              </w:rPr>
              <w:t xml:space="preserve">ABC-2026-00789</w:t>
            </w:r>
          </w:p>
        </w:tc>
      </w:tr>
    </w:tbl>
    <w:p w:rsidR="00000000" w:rsidDel="00000000" w:rsidP="00000000" w:rsidRDefault="00000000" w:rsidRPr="00000000" w14:paraId="00001217">
      <w:pPr>
        <w:rPr>
          <w:b w:val="1"/>
          <w:bCs w:val="1"/>
          <w:color w:val="1b7a8a"/>
          <w:sz w:val="28"/>
          <w:szCs w:val="28"/>
          <w:highlight w:val="white"/>
        </w:rPr>
      </w:pPr>
      <w:r w:rsidDel="00000000" w:rsidR="00000000" w:rsidRPr="00000000">
        <w:rPr>
          <w:rtl w:val="0"/>
        </w:rPr>
      </w:r>
    </w:p>
    <w:tbl>
      <w:tblPr>
        <w:tblStyle w:val="Table13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170" w:hRule="atLeast"/>
          <w:tblHeader w:val="0"/>
        </w:trPr>
        <w:tc>
          <w:tcPr>
            <w:tcBorders>
              <w:top w:color="cccccc" w:space="0" w:sz="8" w:val="single"/>
              <w:left w:color="cccccc" w:space="0" w:sz="8" w:val="single"/>
              <w:bottom w:color="cccccc" w:space="0" w:sz="8" w:val="single"/>
              <w:right w:color="cccccc" w:space="0" w:sz="8" w:val="single"/>
            </w:tcBorders>
            <w:shd w:fill="fff3cd" w:val="clear"/>
            <w:tcMar>
              <w:top w:w="120.0" w:type="dxa"/>
              <w:left w:w="160.0" w:type="dxa"/>
              <w:bottom w:w="120.0" w:type="dxa"/>
              <w:right w:w="160.0" w:type="dxa"/>
            </w:tcMar>
            <w:vAlign w:val="top"/>
          </w:tcPr>
          <w:p w:rsidR="00000000" w:rsidDel="00000000" w:rsidP="00000000" w:rsidRDefault="00000000" w:rsidRPr="00000000" w14:paraId="00001218">
            <w:pPr>
              <w:rPr>
                <w:b w:val="1"/>
                <w:bCs w:val="1"/>
                <w:color w:val="b45309"/>
                <w:sz w:val="20"/>
                <w:szCs w:val="20"/>
                <w:highlight w:val="white"/>
              </w:rPr>
            </w:pPr>
            <w:r w:rsidDel="00000000" w:rsidR="00000000" w:rsidRPr="00000000">
              <w:rPr>
                <w:b w:val="1"/>
                <w:bCs w:val="1"/>
                <w:color w:val="b45309"/>
                <w:sz w:val="20"/>
                <w:szCs w:val="20"/>
                <w:highlight w:val="white"/>
                <w:rtl w:val="0"/>
              </w:rPr>
              <w:t xml:space="preserve">Dealer Guidance Note</w:t>
            </w:r>
          </w:p>
          <w:p w:rsidR="00000000" w:rsidDel="00000000" w:rsidP="00000000" w:rsidRDefault="00000000" w:rsidRPr="00000000" w14:paraId="00001219">
            <w:pPr>
              <w:spacing w:before="60" w:lineRule="auto"/>
              <w:rPr>
                <w:b w:val="1"/>
                <w:bCs w:val="1"/>
                <w:sz w:val="19"/>
                <w:szCs w:val="19"/>
                <w:highlight w:val="white"/>
              </w:rPr>
            </w:pPr>
            <w:r w:rsidDel="00000000" w:rsidR="00000000" w:rsidRPr="00000000">
              <w:rPr>
                <w:b w:val="1"/>
                <w:bCs w:val="1"/>
                <w:sz w:val="19"/>
                <w:szCs w:val="19"/>
                <w:highlight w:val="white"/>
                <w:rtl w:val="0"/>
              </w:rPr>
              <w:t xml:space="preserve">Dealer must explain all loan terms to the customer before requesting OTP confirmation. The OTP is the customer's binding acceptance of these loan terms, the product, and the dispatch. The OTP confirmation cannot be undone once submitted.</w:t>
            </w:r>
          </w:p>
        </w:tc>
      </w:tr>
    </w:tbl>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Product &amp; Pricing Summary Panel (Read-Only)</w:t>
      </w:r>
    </w:p>
    <w:p w:rsidR="00000000" w:rsidDel="00000000" w:rsidP="00000000" w:rsidRDefault="00000000" w:rsidRPr="00000000" w14:paraId="0000121C">
      <w:pPr>
        <w:spacing w:after="60" w:before="60" w:lineRule="auto"/>
        <w:rPr>
          <w:sz w:val="20"/>
          <w:szCs w:val="20"/>
          <w:highlight w:val="white"/>
        </w:rPr>
      </w:pPr>
      <w:r w:rsidDel="00000000" w:rsidR="00000000" w:rsidRPr="00000000">
        <w:rPr>
          <w:sz w:val="20"/>
          <w:szCs w:val="20"/>
          <w:highlight w:val="white"/>
          <w:rtl w:val="0"/>
        </w:rPr>
        <w:t xml:space="preserve">Below the loan details, the selected product summary is shown for final verification before dispatch:</w:t>
      </w:r>
    </w:p>
    <w:p w:rsidR="00000000" w:rsidDel="00000000" w:rsidP="00000000" w:rsidRDefault="00000000" w:rsidRPr="00000000" w14:paraId="0000121D">
      <w:pPr>
        <w:rPr>
          <w:b w:val="1"/>
          <w:bCs w:val="1"/>
          <w:color w:val="1b7a8a"/>
          <w:sz w:val="28"/>
          <w:szCs w:val="28"/>
          <w:highlight w:val="white"/>
        </w:rPr>
      </w:pPr>
      <w:r w:rsidDel="00000000" w:rsidR="00000000" w:rsidRPr="00000000">
        <w:rPr>
          <w:rtl w:val="0"/>
        </w:rPr>
      </w:r>
    </w:p>
    <w:tbl>
      <w:tblPr>
        <w:tblStyle w:val="Table13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65"/>
        <w:tblGridChange w:id="0">
          <w:tblGrid>
            <w:gridCol w:w="4680"/>
            <w:gridCol w:w="466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21E">
            <w:pPr>
              <w:rPr>
                <w:b w:val="1"/>
                <w:bCs w:val="1"/>
                <w:color w:val="ffffff"/>
                <w:sz w:val="18"/>
                <w:szCs w:val="18"/>
                <w:shd w:fill="008000" w:val="clear"/>
              </w:rPr>
            </w:pPr>
            <w:r w:rsidDel="00000000" w:rsidR="00000000" w:rsidRPr="00000000">
              <w:rPr>
                <w:b w:val="1"/>
                <w:bCs w:val="1"/>
                <w:color w:val="ffffff"/>
                <w:sz w:val="18"/>
                <w:szCs w:val="18"/>
                <w:shd w:fill="008000" w:val="clear"/>
                <w:rtl w:val="0"/>
              </w:rPr>
              <w:t xml:space="preserve">Product Field</w:t>
            </w:r>
          </w:p>
        </w:tc>
        <w:tc>
          <w:tcPr>
            <w:tcBorders>
              <w:top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21F">
            <w:pPr>
              <w:rPr>
                <w:b w:val="1"/>
                <w:bCs w:val="1"/>
                <w:color w:val="ffffff"/>
                <w:sz w:val="18"/>
                <w:szCs w:val="18"/>
                <w:shd w:fill="008000" w:val="clear"/>
              </w:rPr>
            </w:pPr>
            <w:r w:rsidDel="00000000" w:rsidR="00000000" w:rsidRPr="00000000">
              <w:rPr>
                <w:b w:val="1"/>
                <w:bCs w:val="1"/>
                <w:color w:val="ffffff"/>
                <w:sz w:val="18"/>
                <w:szCs w:val="18"/>
                <w:shd w:fill="008000" w:val="clear"/>
                <w:rtl w:val="0"/>
              </w:rPr>
              <w:t xml:space="preserve">Value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0">
            <w:pPr>
              <w:rPr>
                <w:b w:val="1"/>
                <w:bCs w:val="1"/>
                <w:sz w:val="20"/>
                <w:szCs w:val="20"/>
                <w:highlight w:val="white"/>
              </w:rPr>
            </w:pPr>
            <w:r w:rsidDel="00000000" w:rsidR="00000000" w:rsidRPr="00000000">
              <w:rPr>
                <w:b w:val="1"/>
                <w:bCs w:val="1"/>
                <w:sz w:val="20"/>
                <w:szCs w:val="20"/>
                <w:highlight w:val="white"/>
                <w:rtl w:val="0"/>
              </w:rPr>
              <w:t xml:space="preserve">Battery Serial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1">
            <w:pPr>
              <w:rPr>
                <w:b w:val="1"/>
                <w:bCs w:val="1"/>
                <w:sz w:val="20"/>
                <w:szCs w:val="20"/>
                <w:highlight w:val="white"/>
              </w:rPr>
            </w:pPr>
            <w:r w:rsidDel="00000000" w:rsidR="00000000" w:rsidRPr="00000000">
              <w:rPr>
                <w:b w:val="1"/>
                <w:bCs w:val="1"/>
                <w:sz w:val="20"/>
                <w:szCs w:val="20"/>
                <w:highlight w:val="white"/>
                <w:rtl w:val="0"/>
              </w:rPr>
              <w:t xml:space="preserve">BAT12345</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2">
            <w:pPr>
              <w:rPr>
                <w:b w:val="1"/>
                <w:bCs w:val="1"/>
                <w:sz w:val="20"/>
                <w:szCs w:val="20"/>
                <w:highlight w:val="white"/>
              </w:rPr>
            </w:pPr>
            <w:r w:rsidDel="00000000" w:rsidR="00000000" w:rsidRPr="00000000">
              <w:rPr>
                <w:b w:val="1"/>
                <w:bCs w:val="1"/>
                <w:sz w:val="20"/>
                <w:szCs w:val="20"/>
                <w:highlight w:val="white"/>
                <w:rtl w:val="0"/>
              </w:rPr>
              <w:t xml:space="preserve">Battery 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3">
            <w:pPr>
              <w:rPr>
                <w:b w:val="1"/>
                <w:bCs w:val="1"/>
                <w:sz w:val="20"/>
                <w:szCs w:val="20"/>
                <w:highlight w:val="white"/>
              </w:rPr>
            </w:pPr>
            <w:r w:rsidDel="00000000" w:rsidR="00000000" w:rsidRPr="00000000">
              <w:rPr>
                <w:b w:val="1"/>
                <w:bCs w:val="1"/>
                <w:sz w:val="20"/>
                <w:szCs w:val="20"/>
                <w:highlight w:val="white"/>
                <w:rtl w:val="0"/>
              </w:rPr>
              <w:t xml:space="preserve">Model XYZ</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4">
            <w:pPr>
              <w:rPr>
                <w:b w:val="1"/>
                <w:bCs w:val="1"/>
                <w:sz w:val="20"/>
                <w:szCs w:val="20"/>
                <w:highlight w:val="white"/>
              </w:rPr>
            </w:pPr>
            <w:r w:rsidDel="00000000" w:rsidR="00000000" w:rsidRPr="00000000">
              <w:rPr>
                <w:b w:val="1"/>
                <w:bCs w:val="1"/>
                <w:sz w:val="20"/>
                <w:szCs w:val="20"/>
                <w:highlight w:val="white"/>
                <w:rtl w:val="0"/>
              </w:rPr>
              <w:t xml:space="preserve">Charger Serial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5">
            <w:pPr>
              <w:rPr>
                <w:b w:val="1"/>
                <w:bCs w:val="1"/>
                <w:sz w:val="20"/>
                <w:szCs w:val="20"/>
                <w:highlight w:val="white"/>
              </w:rPr>
            </w:pPr>
            <w:r w:rsidDel="00000000" w:rsidR="00000000" w:rsidRPr="00000000">
              <w:rPr>
                <w:b w:val="1"/>
                <w:bCs w:val="1"/>
                <w:sz w:val="20"/>
                <w:szCs w:val="20"/>
                <w:highlight w:val="white"/>
                <w:rtl w:val="0"/>
              </w:rPr>
              <w:t xml:space="preserve">CHR98765</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6">
            <w:pPr>
              <w:rPr>
                <w:b w:val="1"/>
                <w:bCs w:val="1"/>
                <w:sz w:val="20"/>
                <w:szCs w:val="20"/>
                <w:highlight w:val="white"/>
              </w:rPr>
            </w:pPr>
            <w:r w:rsidDel="00000000" w:rsidR="00000000" w:rsidRPr="00000000">
              <w:rPr>
                <w:b w:val="1"/>
                <w:bCs w:val="1"/>
                <w:sz w:val="20"/>
                <w:szCs w:val="20"/>
                <w:highlight w:val="white"/>
                <w:rtl w:val="0"/>
              </w:rPr>
              <w:t xml:space="preserve">Paraphernalia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7">
            <w:pPr>
              <w:rPr>
                <w:b w:val="1"/>
                <w:bCs w:val="1"/>
                <w:sz w:val="20"/>
                <w:szCs w:val="20"/>
                <w:highlight w:val="white"/>
              </w:rPr>
            </w:pPr>
            <w:r w:rsidDel="00000000" w:rsidR="00000000" w:rsidRPr="00000000">
              <w:rPr>
                <w:b w:val="1"/>
                <w:bCs w:val="1"/>
                <w:sz w:val="20"/>
                <w:szCs w:val="20"/>
                <w:highlight w:val="white"/>
                <w:rtl w:val="0"/>
              </w:rPr>
              <w:t xml:space="preserve">Digital SOC ×2, Harness Type B</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8">
            <w:pPr>
              <w:rPr>
                <w:b w:val="1"/>
                <w:bCs w:val="1"/>
                <w:sz w:val="20"/>
                <w:szCs w:val="20"/>
                <w:highlight w:val="white"/>
              </w:rPr>
            </w:pPr>
            <w:r w:rsidDel="00000000" w:rsidR="00000000" w:rsidRPr="00000000">
              <w:rPr>
                <w:b w:val="1"/>
                <w:bCs w:val="1"/>
                <w:sz w:val="20"/>
                <w:szCs w:val="20"/>
                <w:highlight w:val="white"/>
                <w:rtl w:val="0"/>
              </w:rPr>
              <w:t xml:space="preserve">Final Product Price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9">
            <w:pPr>
              <w:rPr>
                <w:b w:val="1"/>
                <w:bCs w:val="1"/>
                <w:sz w:val="20"/>
                <w:szCs w:val="20"/>
                <w:highlight w:val="white"/>
              </w:rPr>
            </w:pPr>
            <w:r w:rsidDel="00000000" w:rsidR="00000000" w:rsidRPr="00000000">
              <w:rPr>
                <w:b w:val="1"/>
                <w:bCs w:val="1"/>
                <w:sz w:val="20"/>
                <w:szCs w:val="20"/>
                <w:highlight w:val="white"/>
                <w:rtl w:val="0"/>
              </w:rPr>
              <w:t xml:space="preserve">₹ 85,000</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A">
            <w:pPr>
              <w:rPr>
                <w:b w:val="1"/>
                <w:bCs w:val="1"/>
                <w:sz w:val="20"/>
                <w:szCs w:val="20"/>
                <w:highlight w:val="white"/>
              </w:rPr>
            </w:pPr>
            <w:r w:rsidDel="00000000" w:rsidR="00000000" w:rsidRPr="00000000">
              <w:rPr>
                <w:b w:val="1"/>
                <w:bCs w:val="1"/>
                <w:sz w:val="20"/>
                <w:szCs w:val="20"/>
                <w:highlight w:val="white"/>
                <w:rtl w:val="0"/>
              </w:rPr>
              <w:t xml:space="preserve">Dealer Margin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2B">
            <w:pPr>
              <w:rPr>
                <w:b w:val="1"/>
                <w:bCs w:val="1"/>
                <w:sz w:val="20"/>
                <w:szCs w:val="20"/>
                <w:highlight w:val="white"/>
              </w:rPr>
            </w:pPr>
            <w:r w:rsidDel="00000000" w:rsidR="00000000" w:rsidRPr="00000000">
              <w:rPr>
                <w:b w:val="1"/>
                <w:bCs w:val="1"/>
                <w:sz w:val="20"/>
                <w:szCs w:val="20"/>
                <w:highlight w:val="white"/>
                <w:rtl w:val="0"/>
              </w:rPr>
              <w:t xml:space="preserve">₹ 5,000</w:t>
            </w:r>
          </w:p>
        </w:tc>
      </w:tr>
    </w:tbl>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b w:val="1"/>
          <w:bCs w:val="1"/>
          <w:color w:val="003366"/>
          <w:sz w:val="38"/>
          <w:szCs w:val="38"/>
          <w:highlight w:val="white"/>
          <w:rtl w:val="0"/>
        </w:rPr>
        <w:t xml:space="preserve">OTP CONFIRMATION FLOW</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sz w:val="20"/>
          <w:szCs w:val="20"/>
          <w:highlight w:val="white"/>
          <w:rtl w:val="0"/>
        </w:rPr>
        <w:t xml:space="preserve">Customer confirmation is collected via a time-bound OTP sent to the customer's registered mobile number. This OTP serves as the customer's digital acceptance of the loan terms and authorisation of the dispatch. The dealer enters the OTP on behalf of the customer in the Step 5 screen</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OTP Request</w:t>
      </w:r>
    </w:p>
    <w:p w:rsidR="00000000" w:rsidDel="00000000" w:rsidP="00000000" w:rsidRDefault="00000000" w:rsidRPr="00000000" w14:paraId="00001231">
      <w:pPr>
        <w:pStyle w:val="Heading3"/>
        <w:keepNext w:val="0"/>
        <w:keepLines w:val="0"/>
        <w:spacing w:before="200" w:lineRule="auto"/>
        <w:rPr>
          <w:b w:val="1"/>
          <w:bCs w:val="1"/>
          <w:color w:val="1f497d"/>
          <w:sz w:val="24"/>
          <w:szCs w:val="24"/>
          <w:highlight w:val="white"/>
        </w:rPr>
      </w:pPr>
      <w:bookmarkStart w:colFirst="0" w:colLast="0" w:name="_ifjnaame1unh" w:id="80"/>
      <w:bookmarkEnd w:id="80"/>
      <w:r w:rsidDel="00000000" w:rsidR="00000000" w:rsidRPr="00000000">
        <w:rPr>
          <w:b w:val="1"/>
          <w:bCs w:val="1"/>
          <w:color w:val="1f497d"/>
          <w:sz w:val="24"/>
          <w:szCs w:val="24"/>
          <w:highlight w:val="white"/>
          <w:rtl w:val="0"/>
        </w:rPr>
        <w:t xml:space="preserve">Dealer Action</w:t>
      </w:r>
    </w:p>
    <w:p w:rsidR="00000000" w:rsidDel="00000000" w:rsidP="00000000" w:rsidRDefault="00000000" w:rsidRPr="00000000" w14:paraId="00001232">
      <w:pPr>
        <w:spacing w:after="60" w:before="60" w:lineRule="auto"/>
        <w:rPr>
          <w:sz w:val="20"/>
          <w:szCs w:val="20"/>
          <w:highlight w:val="white"/>
        </w:rPr>
      </w:pPr>
      <w:r w:rsidDel="00000000" w:rsidR="00000000" w:rsidRPr="00000000">
        <w:rPr>
          <w:sz w:val="20"/>
          <w:szCs w:val="20"/>
          <w:highlight w:val="white"/>
          <w:rtl w:val="0"/>
        </w:rPr>
        <w:t xml:space="preserve">Dealer clicks 'Send OTP to Customer'. The system sends an OTP SMS to the customer's registered mobile (from Step 1 lead data).</w:t>
      </w:r>
    </w:p>
    <w:p w:rsidR="00000000" w:rsidDel="00000000" w:rsidP="00000000" w:rsidRDefault="00000000" w:rsidRPr="00000000" w14:paraId="00001233">
      <w:pPr>
        <w:spacing w:after="60" w:before="60" w:lineRule="auto"/>
        <w:rPr>
          <w:sz w:val="20"/>
          <w:szCs w:val="20"/>
          <w:highlight w:val="white"/>
        </w:rPr>
      </w:pPr>
      <w:r w:rsidDel="00000000" w:rsidR="00000000" w:rsidRPr="00000000">
        <w:rPr>
          <w:rtl w:val="0"/>
        </w:rPr>
      </w:r>
    </w:p>
    <w:tbl>
      <w:tblPr>
        <w:tblStyle w:val="Table13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354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234">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POST /api/lead/:leadId/step-5/send-otp</w:t>
            </w:r>
          </w:p>
          <w:p w:rsidR="00000000" w:rsidDel="00000000" w:rsidP="00000000" w:rsidRDefault="00000000" w:rsidRPr="00000000" w14:paraId="00001235">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236">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Processing:</w:t>
            </w:r>
          </w:p>
          <w:p w:rsidR="00000000" w:rsidDel="00000000" w:rsidP="00000000" w:rsidRDefault="00000000" w:rsidRPr="00000000" w14:paraId="00001237">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1. Generate 6-digit OTP</w:t>
            </w:r>
          </w:p>
          <w:p w:rsidR="00000000" w:rsidDel="00000000" w:rsidP="00000000" w:rsidRDefault="00000000" w:rsidRPr="00000000" w14:paraId="00001238">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2. Store: otp_hash, lead_id, expiry = NOW + 10 minutes</w:t>
            </w:r>
          </w:p>
          <w:p w:rsidR="00000000" w:rsidDel="00000000" w:rsidP="00000000" w:rsidRDefault="00000000" w:rsidRPr="00000000" w14:paraId="0000123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3. Send SMS to lead.phone:</w:t>
            </w:r>
          </w:p>
          <w:p w:rsidR="00000000" w:rsidDel="00000000" w:rsidP="00000000" w:rsidRDefault="00000000" w:rsidRPr="00000000" w14:paraId="0000123A">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"Your iTarang loan has been sanctioned.</w:t>
            </w:r>
          </w:p>
          <w:p w:rsidR="00000000" w:rsidDel="00000000" w:rsidP="00000000" w:rsidRDefault="00000000" w:rsidRPr="00000000" w14:paraId="0000123B">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Loan: ₹85,000 | EMI: ₹3,200/month | Tenure: 24 months</w:t>
            </w:r>
          </w:p>
          <w:p w:rsidR="00000000" w:rsidDel="00000000" w:rsidP="00000000" w:rsidRDefault="00000000" w:rsidRPr="00000000" w14:paraId="0000123C">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Lender: ABC Finance Ltd</w:t>
            </w:r>
          </w:p>
          <w:p w:rsidR="00000000" w:rsidDel="00000000" w:rsidP="00000000" w:rsidRDefault="00000000" w:rsidRPr="00000000" w14:paraId="0000123D">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OTP to confirm: 847291</w:t>
            </w:r>
          </w:p>
          <w:p w:rsidR="00000000" w:rsidDel="00000000" w:rsidP="00000000" w:rsidRDefault="00000000" w:rsidRPr="00000000" w14:paraId="0000123E">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Valid for 10 minutes. Do not share."</w:t>
            </w:r>
          </w:p>
          <w:p w:rsidR="00000000" w:rsidDel="00000000" w:rsidP="00000000" w:rsidRDefault="00000000" w:rsidRPr="00000000" w14:paraId="0000123F">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240">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Response:</w:t>
            </w:r>
          </w:p>
          <w:p w:rsidR="00000000" w:rsidDel="00000000" w:rsidP="00000000" w:rsidRDefault="00000000" w:rsidRPr="00000000" w14:paraId="00001241">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"success": true, "otpSentTo": "+91 98765 XXXXX",</w:t>
            </w:r>
          </w:p>
          <w:p w:rsidR="00000000" w:rsidDel="00000000" w:rsidP="00000000" w:rsidRDefault="00000000" w:rsidRPr="00000000" w14:paraId="00001242">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"expiresInSeconds": 600,</w:t>
            </w:r>
          </w:p>
          <w:p w:rsidR="00000000" w:rsidDel="00000000" w:rsidP="00000000" w:rsidRDefault="00000000" w:rsidRPr="00000000" w14:paraId="00001243">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"message": "OTP sent to customer mobile" }</w:t>
            </w:r>
          </w:p>
        </w:tc>
      </w:tr>
    </w:tbl>
    <w:p w:rsidR="00000000" w:rsidDel="00000000" w:rsidP="00000000" w:rsidRDefault="00000000" w:rsidRPr="00000000" w14:paraId="00001244">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245">
      <w:pPr>
        <w:pStyle w:val="Heading3"/>
        <w:keepNext w:val="0"/>
        <w:keepLines w:val="0"/>
        <w:spacing w:before="200" w:lineRule="auto"/>
        <w:rPr>
          <w:b w:val="1"/>
          <w:bCs w:val="1"/>
          <w:color w:val="1f497d"/>
          <w:sz w:val="24"/>
          <w:szCs w:val="24"/>
          <w:highlight w:val="white"/>
        </w:rPr>
      </w:pPr>
      <w:bookmarkStart w:colFirst="0" w:colLast="0" w:name="_ymb36v32eax" w:id="81"/>
      <w:bookmarkEnd w:id="81"/>
      <w:r w:rsidDel="00000000" w:rsidR="00000000" w:rsidRPr="00000000">
        <w:rPr>
          <w:rtl w:val="0"/>
        </w:rPr>
      </w:r>
    </w:p>
    <w:p w:rsidR="00000000" w:rsidDel="00000000" w:rsidP="00000000" w:rsidRDefault="00000000" w:rsidRPr="00000000" w14:paraId="00001246">
      <w:pPr>
        <w:pStyle w:val="Heading3"/>
        <w:keepNext w:val="0"/>
        <w:keepLines w:val="0"/>
        <w:spacing w:before="200" w:lineRule="auto"/>
        <w:rPr>
          <w:b w:val="1"/>
          <w:bCs w:val="1"/>
          <w:color w:val="1f497d"/>
          <w:sz w:val="24"/>
          <w:szCs w:val="24"/>
          <w:highlight w:val="white"/>
        </w:rPr>
      </w:pPr>
      <w:bookmarkStart w:colFirst="0" w:colLast="0" w:name="_nvtxucninfii" w:id="82"/>
      <w:bookmarkEnd w:id="82"/>
      <w:r w:rsidDel="00000000" w:rsidR="00000000" w:rsidRPr="00000000">
        <w:rPr>
          <w:rtl w:val="0"/>
        </w:rPr>
      </w:r>
    </w:p>
    <w:p w:rsidR="00000000" w:rsidDel="00000000" w:rsidP="00000000" w:rsidRDefault="00000000" w:rsidRPr="00000000" w14:paraId="00001247">
      <w:pPr>
        <w:pStyle w:val="Heading3"/>
        <w:keepNext w:val="0"/>
        <w:keepLines w:val="0"/>
        <w:spacing w:before="200" w:lineRule="auto"/>
        <w:rPr>
          <w:b w:val="1"/>
          <w:bCs w:val="1"/>
          <w:color w:val="1f497d"/>
          <w:sz w:val="24"/>
          <w:szCs w:val="24"/>
          <w:highlight w:val="white"/>
        </w:rPr>
      </w:pPr>
      <w:bookmarkStart w:colFirst="0" w:colLast="0" w:name="_2w2wceqw77m3" w:id="83"/>
      <w:bookmarkEnd w:id="83"/>
      <w:r w:rsidDel="00000000" w:rsidR="00000000" w:rsidRPr="00000000">
        <w:rPr>
          <w:b w:val="1"/>
          <w:bCs w:val="1"/>
          <w:color w:val="1f497d"/>
          <w:sz w:val="24"/>
          <w:szCs w:val="24"/>
          <w:highlight w:val="white"/>
          <w:rtl w:val="0"/>
        </w:rPr>
        <w:t xml:space="preserve">OTP SMS Content</w:t>
      </w:r>
    </w:p>
    <w:p w:rsidR="00000000" w:rsidDel="00000000" w:rsidP="00000000" w:rsidRDefault="00000000" w:rsidRPr="00000000" w14:paraId="00001248">
      <w:pPr>
        <w:rPr>
          <w:b w:val="1"/>
          <w:bCs w:val="1"/>
          <w:color w:val="1b7a8a"/>
          <w:sz w:val="28"/>
          <w:szCs w:val="28"/>
          <w:highlight w:val="white"/>
        </w:rPr>
      </w:pPr>
      <w:r w:rsidDel="00000000" w:rsidR="00000000" w:rsidRPr="00000000">
        <w:rPr>
          <w:rtl w:val="0"/>
        </w:rPr>
      </w:r>
    </w:p>
    <w:tbl>
      <w:tblPr>
        <w:tblStyle w:val="Table13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24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Element</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24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Value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4B">
            <w:pPr>
              <w:rPr>
                <w:b w:val="1"/>
                <w:bCs w:val="1"/>
                <w:sz w:val="20"/>
                <w:szCs w:val="20"/>
                <w:highlight w:val="white"/>
              </w:rPr>
            </w:pPr>
            <w:r w:rsidDel="00000000" w:rsidR="00000000" w:rsidRPr="00000000">
              <w:rPr>
                <w:b w:val="1"/>
                <w:bCs w:val="1"/>
                <w:sz w:val="20"/>
                <w:szCs w:val="20"/>
                <w:highlight w:val="white"/>
                <w:rtl w:val="0"/>
              </w:rPr>
              <w:t xml:space="preserve">Recipient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4C">
            <w:pPr>
              <w:rPr>
                <w:b w:val="1"/>
                <w:bCs w:val="1"/>
                <w:sz w:val="20"/>
                <w:szCs w:val="20"/>
                <w:highlight w:val="white"/>
              </w:rPr>
            </w:pPr>
            <w:r w:rsidDel="00000000" w:rsidR="00000000" w:rsidRPr="00000000">
              <w:rPr>
                <w:b w:val="1"/>
                <w:bCs w:val="1"/>
                <w:sz w:val="20"/>
                <w:szCs w:val="20"/>
                <w:highlight w:val="white"/>
                <w:rtl w:val="0"/>
              </w:rPr>
              <w:t xml:space="preserve">Customer registered mobile (from lead)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4D">
            <w:pPr>
              <w:rPr>
                <w:b w:val="1"/>
                <w:bCs w:val="1"/>
                <w:sz w:val="20"/>
                <w:szCs w:val="20"/>
                <w:highlight w:val="white"/>
              </w:rPr>
            </w:pPr>
            <w:r w:rsidDel="00000000" w:rsidR="00000000" w:rsidRPr="00000000">
              <w:rPr>
                <w:b w:val="1"/>
                <w:bCs w:val="1"/>
                <w:sz w:val="20"/>
                <w:szCs w:val="20"/>
                <w:highlight w:val="white"/>
                <w:rtl w:val="0"/>
              </w:rPr>
              <w:t xml:space="preserve">Loan summary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4E">
            <w:pPr>
              <w:rPr>
                <w:b w:val="1"/>
                <w:bCs w:val="1"/>
                <w:sz w:val="20"/>
                <w:szCs w:val="20"/>
                <w:highlight w:val="white"/>
              </w:rPr>
            </w:pPr>
            <w:r w:rsidDel="00000000" w:rsidR="00000000" w:rsidRPr="00000000">
              <w:rPr>
                <w:b w:val="1"/>
                <w:bCs w:val="1"/>
                <w:sz w:val="20"/>
                <w:szCs w:val="20"/>
                <w:highlight w:val="white"/>
                <w:rtl w:val="0"/>
              </w:rPr>
              <w:t xml:space="preserve">Loan amount, EMI, tenure, lender name — shown in SMS for customer reference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4F">
            <w:pPr>
              <w:rPr>
                <w:b w:val="1"/>
                <w:bCs w:val="1"/>
                <w:sz w:val="20"/>
                <w:szCs w:val="20"/>
                <w:highlight w:val="white"/>
              </w:rPr>
            </w:pPr>
            <w:r w:rsidDel="00000000" w:rsidR="00000000" w:rsidRPr="00000000">
              <w:rPr>
                <w:b w:val="1"/>
                <w:bCs w:val="1"/>
                <w:sz w:val="20"/>
                <w:szCs w:val="20"/>
                <w:highlight w:val="white"/>
                <w:rtl w:val="0"/>
              </w:rPr>
              <w:t xml:space="preserve">OTP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50">
            <w:pPr>
              <w:rPr>
                <w:b w:val="1"/>
                <w:bCs w:val="1"/>
                <w:sz w:val="20"/>
                <w:szCs w:val="20"/>
                <w:highlight w:val="white"/>
              </w:rPr>
            </w:pPr>
            <w:r w:rsidDel="00000000" w:rsidR="00000000" w:rsidRPr="00000000">
              <w:rPr>
                <w:b w:val="1"/>
                <w:bCs w:val="1"/>
                <w:sz w:val="20"/>
                <w:szCs w:val="20"/>
                <w:highlight w:val="white"/>
                <w:rtl w:val="0"/>
              </w:rPr>
              <w:t xml:space="preserve">6-digit numeric, time-bound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51">
            <w:pPr>
              <w:rPr>
                <w:b w:val="1"/>
                <w:bCs w:val="1"/>
                <w:sz w:val="20"/>
                <w:szCs w:val="20"/>
                <w:highlight w:val="white"/>
              </w:rPr>
            </w:pPr>
            <w:r w:rsidDel="00000000" w:rsidR="00000000" w:rsidRPr="00000000">
              <w:rPr>
                <w:b w:val="1"/>
                <w:bCs w:val="1"/>
                <w:sz w:val="20"/>
                <w:szCs w:val="20"/>
                <w:highlight w:val="white"/>
                <w:rtl w:val="0"/>
              </w:rPr>
              <w:t xml:space="preserve">Validity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52">
            <w:pPr>
              <w:rPr>
                <w:b w:val="1"/>
                <w:bCs w:val="1"/>
                <w:sz w:val="20"/>
                <w:szCs w:val="20"/>
                <w:highlight w:val="white"/>
              </w:rPr>
            </w:pPr>
            <w:r w:rsidDel="00000000" w:rsidR="00000000" w:rsidRPr="00000000">
              <w:rPr>
                <w:b w:val="1"/>
                <w:bCs w:val="1"/>
                <w:sz w:val="20"/>
                <w:szCs w:val="20"/>
                <w:highlight w:val="white"/>
                <w:rtl w:val="0"/>
              </w:rPr>
              <w:t xml:space="preserve">10 minutes from generation</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53">
            <w:pPr>
              <w:rPr>
                <w:b w:val="1"/>
                <w:bCs w:val="1"/>
                <w:sz w:val="20"/>
                <w:szCs w:val="20"/>
                <w:highlight w:val="white"/>
              </w:rPr>
            </w:pPr>
            <w:r w:rsidDel="00000000" w:rsidR="00000000" w:rsidRPr="00000000">
              <w:rPr>
                <w:b w:val="1"/>
                <w:bCs w:val="1"/>
                <w:sz w:val="20"/>
                <w:szCs w:val="20"/>
                <w:highlight w:val="white"/>
                <w:rtl w:val="0"/>
              </w:rPr>
              <w:t xml:space="preserve">Max resends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54">
            <w:pPr>
              <w:rPr>
                <w:b w:val="1"/>
                <w:bCs w:val="1"/>
                <w:sz w:val="20"/>
                <w:szCs w:val="20"/>
                <w:highlight w:val="white"/>
              </w:rPr>
            </w:pPr>
            <w:r w:rsidDel="00000000" w:rsidR="00000000" w:rsidRPr="00000000">
              <w:rPr>
                <w:b w:val="1"/>
                <w:bCs w:val="1"/>
                <w:sz w:val="20"/>
                <w:szCs w:val="20"/>
                <w:highlight w:val="white"/>
                <w:rtl w:val="0"/>
              </w:rPr>
              <w:t xml:space="preserve">3 attempts. After 3rd: 30-minute cooldown before new OTP can be requested</w:t>
            </w:r>
          </w:p>
        </w:tc>
      </w:tr>
    </w:tbl>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OTP Entry UI — Dealer Screen</w:t>
      </w:r>
    </w:p>
    <w:p w:rsidR="00000000" w:rsidDel="00000000" w:rsidP="00000000" w:rsidRDefault="00000000" w:rsidRPr="00000000" w14:paraId="00001257">
      <w:pPr>
        <w:rPr>
          <w:b w:val="1"/>
          <w:bCs w:val="1"/>
          <w:color w:val="1b7a8a"/>
          <w:sz w:val="28"/>
          <w:szCs w:val="28"/>
          <w:highlight w:val="white"/>
        </w:rPr>
      </w:pPr>
      <w:r w:rsidDel="00000000" w:rsidR="00000000" w:rsidRPr="00000000">
        <w:rPr>
          <w:rtl w:val="0"/>
        </w:rPr>
      </w:r>
    </w:p>
    <w:tbl>
      <w:tblPr>
        <w:tblStyle w:val="Table13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980" w:hRule="atLeast"/>
          <w:tblHeader w:val="0"/>
        </w:trPr>
        <w:tc>
          <w:tcPr>
            <w:tcBorders>
              <w:top w:color="cccccc" w:space="0" w:sz="8" w:val="single"/>
              <w:left w:color="cccccc" w:space="0" w:sz="8" w:val="single"/>
              <w:bottom w:color="cccccc" w:space="0" w:sz="8" w:val="single"/>
              <w:right w:color="cccccc" w:space="0" w:sz="8" w:val="single"/>
            </w:tcBorders>
            <w:shd w:fill="d6e4f0" w:val="clear"/>
            <w:tcMar>
              <w:top w:w="140.0" w:type="dxa"/>
              <w:left w:w="200.0" w:type="dxa"/>
              <w:bottom w:w="140.0" w:type="dxa"/>
              <w:right w:w="200.0" w:type="dxa"/>
            </w:tcMar>
            <w:vAlign w:val="top"/>
          </w:tcPr>
          <w:p w:rsidR="00000000" w:rsidDel="00000000" w:rsidP="00000000" w:rsidRDefault="00000000" w:rsidRPr="00000000" w14:paraId="00001258">
            <w:pPr>
              <w:rPr>
                <w:b w:val="1"/>
                <w:bCs w:val="1"/>
                <w:color w:val="003366"/>
                <w:sz w:val="24"/>
                <w:szCs w:val="24"/>
                <w:highlight w:val="white"/>
              </w:rPr>
            </w:pPr>
            <w:r w:rsidDel="00000000" w:rsidR="00000000" w:rsidRPr="00000000">
              <w:rPr>
                <w:b w:val="1"/>
                <w:bCs w:val="1"/>
                <w:color w:val="003366"/>
                <w:sz w:val="24"/>
                <w:szCs w:val="24"/>
                <w:highlight w:val="white"/>
                <w:rtl w:val="0"/>
              </w:rPr>
              <w:t xml:space="preserve">Customer OTP Confirmation</w:t>
            </w:r>
          </w:p>
          <w:p w:rsidR="00000000" w:rsidDel="00000000" w:rsidP="00000000" w:rsidRDefault="00000000" w:rsidRPr="00000000" w14:paraId="00001259">
            <w:pPr>
              <w:spacing w:before="80" w:lineRule="auto"/>
              <w:rPr>
                <w:b w:val="1"/>
                <w:bCs w:val="1"/>
                <w:sz w:val="19"/>
                <w:szCs w:val="19"/>
                <w:highlight w:val="white"/>
              </w:rPr>
            </w:pPr>
            <w:r w:rsidDel="00000000" w:rsidR="00000000" w:rsidRPr="00000000">
              <w:rPr>
                <w:b w:val="1"/>
                <w:bCs w:val="1"/>
                <w:sz w:val="19"/>
                <w:szCs w:val="19"/>
                <w:highlight w:val="white"/>
                <w:rtl w:val="0"/>
              </w:rPr>
              <w:t xml:space="preserve">OTP sent to customer: +91 98765 XXXXX</w:t>
            </w:r>
          </w:p>
          <w:p w:rsidR="00000000" w:rsidDel="00000000" w:rsidP="00000000" w:rsidRDefault="00000000" w:rsidRPr="00000000" w14:paraId="0000125A">
            <w:pPr>
              <w:spacing w:before="60" w:lineRule="auto"/>
              <w:rPr>
                <w:b w:val="1"/>
                <w:bCs w:val="1"/>
                <w:color w:val="b45309"/>
                <w:sz w:val="19"/>
                <w:szCs w:val="19"/>
                <w:highlight w:val="white"/>
              </w:rPr>
            </w:pPr>
            <w:r w:rsidDel="00000000" w:rsidR="00000000" w:rsidRPr="00000000">
              <w:rPr>
                <w:rFonts w:ascii="Arial Unicode MS" w:cs="Arial Unicode MS" w:eastAsia="Arial Unicode MS" w:hAnsi="Arial Unicode MS"/>
                <w:b w:val="1"/>
                <w:bCs w:val="1"/>
                <w:color w:val="b45309"/>
                <w:sz w:val="19"/>
                <w:szCs w:val="19"/>
                <w:highlight w:val="white"/>
                <w:rtl w:val="0"/>
              </w:rPr>
              <w:t xml:space="preserve">Expires in: 09:42  ⏱</w:t>
            </w:r>
          </w:p>
          <w:p w:rsidR="00000000" w:rsidDel="00000000" w:rsidP="00000000" w:rsidRDefault="00000000" w:rsidRPr="00000000" w14:paraId="0000125B">
            <w:pPr>
              <w:spacing w:before="80" w:lineRule="auto"/>
              <w:rPr>
                <w:rFonts w:ascii="Courier New" w:cs="Courier New" w:eastAsia="Courier New" w:hAnsi="Courier New"/>
                <w:b w:val="1"/>
                <w:bCs w:val="1"/>
                <w:color w:val="003366"/>
                <w:highlight w:val="white"/>
              </w:rPr>
            </w:pPr>
            <w:r w:rsidDel="00000000" w:rsidR="00000000" w:rsidRPr="00000000">
              <w:rPr>
                <w:rFonts w:ascii="Courier New" w:cs="Courier New" w:eastAsia="Courier New" w:hAnsi="Courier New"/>
                <w:b w:val="1"/>
                <w:bCs w:val="1"/>
                <w:color w:val="003366"/>
                <w:highlight w:val="white"/>
                <w:rtl w:val="0"/>
              </w:rPr>
              <w:t xml:space="preserve">Enter OTP:  [ _ ][ _ ][ _ ][ _ ][ _ ][ _ ]</w:t>
            </w:r>
          </w:p>
          <w:p w:rsidR="00000000" w:rsidDel="00000000" w:rsidP="00000000" w:rsidRDefault="00000000" w:rsidRPr="00000000" w14:paraId="0000125C">
            <w:pPr>
              <w:spacing w:before="80" w:lineRule="auto"/>
              <w:rPr>
                <w:b w:val="1"/>
                <w:bCs w:val="1"/>
                <w:color w:val="003366"/>
                <w:sz w:val="20"/>
                <w:szCs w:val="20"/>
                <w:highlight w:val="white"/>
              </w:rPr>
            </w:pPr>
            <w:r w:rsidDel="00000000" w:rsidR="00000000" w:rsidRPr="00000000">
              <w:rPr>
                <w:rFonts w:ascii="Arial Unicode MS" w:cs="Arial Unicode MS" w:eastAsia="Arial Unicode MS" w:hAnsi="Arial Unicode MS"/>
                <w:b w:val="1"/>
                <w:bCs w:val="1"/>
                <w:color w:val="003366"/>
                <w:sz w:val="20"/>
                <w:szCs w:val="20"/>
                <w:highlight w:val="white"/>
                <w:rtl w:val="0"/>
              </w:rPr>
              <w:t xml:space="preserve">[Resend OTP]                                    [Validate &amp; Confirm Dispatch →]</w:t>
            </w:r>
          </w:p>
        </w:tc>
      </w:tr>
    </w:tbl>
    <w:p w:rsidR="00000000" w:rsidDel="00000000" w:rsidP="00000000" w:rsidRDefault="00000000" w:rsidRPr="00000000" w14:paraId="0000125D">
      <w:pPr>
        <w:rPr>
          <w:b w:val="1"/>
          <w:bCs w:val="1"/>
          <w:color w:val="1b7a8a"/>
          <w:sz w:val="28"/>
          <w:szCs w:val="28"/>
          <w:highlight w:val="white"/>
        </w:rPr>
      </w:pPr>
      <w:r w:rsidDel="00000000" w:rsidR="00000000" w:rsidRPr="00000000">
        <w:rPr>
          <w:rtl w:val="0"/>
        </w:rPr>
      </w:r>
    </w:p>
    <w:tbl>
      <w:tblPr>
        <w:tblStyle w:val="Table13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25E">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UI Element</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25F">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Behaviour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60">
            <w:pPr>
              <w:rPr>
                <w:b w:val="1"/>
                <w:bCs w:val="1"/>
                <w:sz w:val="20"/>
                <w:szCs w:val="20"/>
                <w:highlight w:val="white"/>
              </w:rPr>
            </w:pPr>
            <w:r w:rsidDel="00000000" w:rsidR="00000000" w:rsidRPr="00000000">
              <w:rPr>
                <w:b w:val="1"/>
                <w:bCs w:val="1"/>
                <w:sz w:val="20"/>
                <w:szCs w:val="20"/>
                <w:highlight w:val="white"/>
                <w:rtl w:val="0"/>
              </w:rPr>
              <w:t xml:space="preserve">OTP input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61">
            <w:pPr>
              <w:rPr>
                <w:b w:val="1"/>
                <w:bCs w:val="1"/>
                <w:sz w:val="20"/>
                <w:szCs w:val="20"/>
                <w:highlight w:val="white"/>
              </w:rPr>
            </w:pPr>
            <w:r w:rsidDel="00000000" w:rsidR="00000000" w:rsidRPr="00000000">
              <w:rPr>
                <w:b w:val="1"/>
                <w:bCs w:val="1"/>
                <w:sz w:val="20"/>
                <w:szCs w:val="20"/>
                <w:highlight w:val="white"/>
                <w:rtl w:val="0"/>
              </w:rPr>
              <w:t xml:space="preserve">6-box numeric entry. Auto-advances between boxes. Paste-compatible.</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62">
            <w:pPr>
              <w:rPr>
                <w:b w:val="1"/>
                <w:bCs w:val="1"/>
                <w:sz w:val="20"/>
                <w:szCs w:val="20"/>
                <w:highlight w:val="white"/>
              </w:rPr>
            </w:pPr>
            <w:r w:rsidDel="00000000" w:rsidR="00000000" w:rsidRPr="00000000">
              <w:rPr>
                <w:b w:val="1"/>
                <w:bCs w:val="1"/>
                <w:sz w:val="20"/>
                <w:szCs w:val="20"/>
                <w:highlight w:val="white"/>
                <w:rtl w:val="0"/>
              </w:rPr>
              <w:t xml:space="preserve">Countdown timer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63">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Shows remaining validity (10:00 → 0:00). On expiry: input greys out, 'OTP Expired — Resend' shown.</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64">
            <w:pPr>
              <w:rPr>
                <w:b w:val="1"/>
                <w:bCs w:val="1"/>
                <w:sz w:val="20"/>
                <w:szCs w:val="20"/>
                <w:highlight w:val="white"/>
              </w:rPr>
            </w:pPr>
            <w:r w:rsidDel="00000000" w:rsidR="00000000" w:rsidRPr="00000000">
              <w:rPr>
                <w:b w:val="1"/>
                <w:bCs w:val="1"/>
                <w:sz w:val="20"/>
                <w:szCs w:val="20"/>
                <w:highlight w:val="white"/>
                <w:rtl w:val="0"/>
              </w:rPr>
              <w:t xml:space="preserve">Resend OTP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65">
            <w:pPr>
              <w:rPr>
                <w:b w:val="1"/>
                <w:bCs w:val="1"/>
                <w:sz w:val="20"/>
                <w:szCs w:val="20"/>
                <w:highlight w:val="white"/>
              </w:rPr>
            </w:pPr>
            <w:r w:rsidDel="00000000" w:rsidR="00000000" w:rsidRPr="00000000">
              <w:rPr>
                <w:b w:val="1"/>
                <w:bCs w:val="1"/>
                <w:sz w:val="20"/>
                <w:szCs w:val="20"/>
                <w:highlight w:val="white"/>
                <w:rtl w:val="0"/>
              </w:rPr>
              <w:t xml:space="preserve">Available after 30 seconds. Generates new OTP, resets timer. Max 3 total sends per session.</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66">
            <w:pPr>
              <w:rPr>
                <w:b w:val="1"/>
                <w:bCs w:val="1"/>
                <w:sz w:val="20"/>
                <w:szCs w:val="20"/>
                <w:highlight w:val="white"/>
              </w:rPr>
            </w:pPr>
            <w:r w:rsidDel="00000000" w:rsidR="00000000" w:rsidRPr="00000000">
              <w:rPr>
                <w:b w:val="1"/>
                <w:bCs w:val="1"/>
                <w:sz w:val="20"/>
                <w:szCs w:val="20"/>
                <w:highlight w:val="white"/>
                <w:rtl w:val="0"/>
              </w:rPr>
              <w:t xml:space="preserve">Validate &amp; Confirm Dispatch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67">
            <w:pPr>
              <w:rPr>
                <w:b w:val="1"/>
                <w:bCs w:val="1"/>
                <w:sz w:val="20"/>
                <w:szCs w:val="20"/>
                <w:highlight w:val="white"/>
              </w:rPr>
            </w:pPr>
            <w:r w:rsidDel="00000000" w:rsidR="00000000" w:rsidRPr="00000000">
              <w:rPr>
                <w:b w:val="1"/>
                <w:bCs w:val="1"/>
                <w:sz w:val="20"/>
                <w:szCs w:val="20"/>
                <w:highlight w:val="white"/>
                <w:rtl w:val="0"/>
              </w:rPr>
              <w:t xml:space="preserve">Enabled only when 6 digits entered. On click: calls confirm-dispatch API.</w:t>
            </w:r>
          </w:p>
        </w:tc>
      </w:tr>
    </w:tbl>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OTP Validation &amp; Dispatch Confirmation API</w:t>
      </w:r>
    </w:p>
    <w:p w:rsidR="00000000" w:rsidDel="00000000" w:rsidP="00000000" w:rsidRDefault="00000000" w:rsidRPr="00000000" w14:paraId="0000126A">
      <w:pPr>
        <w:rPr>
          <w:b w:val="1"/>
          <w:bCs w:val="1"/>
          <w:color w:val="1b7a8a"/>
          <w:sz w:val="28"/>
          <w:szCs w:val="28"/>
          <w:highlight w:val="white"/>
        </w:rPr>
      </w:pPr>
      <w:r w:rsidDel="00000000" w:rsidR="00000000" w:rsidRPr="00000000">
        <w:rPr>
          <w:rtl w:val="0"/>
        </w:rPr>
      </w:r>
    </w:p>
    <w:tbl>
      <w:tblPr>
        <w:tblStyle w:val="Table13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005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26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POST /api/lead/:leadId/step-5/confirm-dispatch</w:t>
            </w:r>
          </w:p>
          <w:p w:rsidR="00000000" w:rsidDel="00000000" w:rsidP="00000000" w:rsidRDefault="00000000" w:rsidRPr="00000000" w14:paraId="0000126C">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26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Request:</w:t>
            </w:r>
          </w:p>
          <w:p w:rsidR="00000000" w:rsidDel="00000000" w:rsidP="00000000" w:rsidRDefault="00000000" w:rsidRPr="00000000" w14:paraId="0000126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"otp":            "847291",</w:t>
            </w:r>
          </w:p>
          <w:p w:rsidR="00000000" w:rsidDel="00000000" w:rsidP="00000000" w:rsidRDefault="00000000" w:rsidRPr="00000000" w14:paraId="0000126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"loanSanctionId": "LS-2026-0000123",</w:t>
            </w:r>
          </w:p>
          <w:p w:rsidR="00000000" w:rsidDel="00000000" w:rsidP="00000000" w:rsidRDefault="00000000" w:rsidRPr="00000000" w14:paraId="00001270">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"confirmedBy":    "dealer_user_id",</w:t>
            </w:r>
          </w:p>
          <w:p w:rsidR="00000000" w:rsidDel="00000000" w:rsidP="00000000" w:rsidRDefault="00000000" w:rsidRPr="00000000" w14:paraId="0000127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"confirmedAt":    "2026-07-28T15:45:00Z"</w:t>
            </w:r>
          </w:p>
          <w:p w:rsidR="00000000" w:rsidDel="00000000" w:rsidP="00000000" w:rsidRDefault="00000000" w:rsidRPr="00000000" w14:paraId="0000127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w:t>
            </w:r>
          </w:p>
          <w:p w:rsidR="00000000" w:rsidDel="00000000" w:rsidP="00000000" w:rsidRDefault="00000000" w:rsidRPr="00000000" w14:paraId="00001273">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274">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OTP Validation:</w:t>
            </w:r>
          </w:p>
          <w:p w:rsidR="00000000" w:rsidDel="00000000" w:rsidP="00000000" w:rsidRDefault="00000000" w:rsidRPr="00000000" w14:paraId="00001275">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 Fetch stored otp_hash for leadId</w:t>
            </w:r>
          </w:p>
          <w:p w:rsidR="00000000" w:rsidDel="00000000" w:rsidP="00000000" w:rsidRDefault="00000000" w:rsidRPr="00000000" w14:paraId="00001276">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2. Verify hash(otp) matches stored hash</w:t>
            </w:r>
          </w:p>
          <w:p w:rsidR="00000000" w:rsidDel="00000000" w:rsidP="00000000" w:rsidRDefault="00000000" w:rsidRPr="00000000" w14:paraId="00001277">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3. Verify NOW &lt; otp_expiry</w:t>
            </w:r>
          </w:p>
          <w:p w:rsidR="00000000" w:rsidDel="00000000" w:rsidP="00000000" w:rsidRDefault="00000000" w:rsidRPr="00000000" w14:paraId="00001278">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4. Verify otp not already used (single-use)</w:t>
            </w:r>
          </w:p>
          <w:p w:rsidR="00000000" w:rsidDel="00000000" w:rsidP="00000000" w:rsidRDefault="00000000" w:rsidRPr="00000000" w14:paraId="00001279">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Fira Mono" w:cs="Fira Mono" w:eastAsia="Fira Mono" w:hAnsi="Fira Mono"/>
                <w:b w:val="1"/>
                <w:bCs w:val="1"/>
                <w:color w:val="1a1a2e"/>
                <w:sz w:val="16"/>
                <w:szCs w:val="16"/>
                <w:highlight w:val="white"/>
                <w:rtl w:val="0"/>
              </w:rPr>
              <w:t xml:space="preserve">  → If any check fails: return { success: false, error: 'Invalid or expired OTP' }</w:t>
            </w:r>
          </w:p>
          <w:p w:rsidR="00000000" w:rsidDel="00000000" w:rsidP="00000000" w:rsidRDefault="00000000" w:rsidRPr="00000000" w14:paraId="0000127A">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27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On OTP Valid — Single Database Transaction:</w:t>
            </w:r>
          </w:p>
          <w:p w:rsidR="00000000" w:rsidDel="00000000" w:rsidP="00000000" w:rsidRDefault="00000000" w:rsidRPr="00000000" w14:paraId="0000127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5.  inventory.status = 'sold'          (battery + charger)</w:t>
            </w:r>
          </w:p>
          <w:p w:rsidR="00000000" w:rsidDel="00000000" w:rsidP="00000000" w:rsidRDefault="00000000" w:rsidRPr="00000000" w14:paraId="0000127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6.  inventory.dispatch_date = TODAY</w:t>
            </w:r>
          </w:p>
          <w:p w:rsidR="00000000" w:rsidDel="00000000" w:rsidP="00000000" w:rsidRDefault="00000000" w:rsidRPr="00000000" w14:paraId="0000127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7.  inventory.linked_lead_id = leadId</w:t>
            </w:r>
          </w:p>
          <w:p w:rsidR="00000000" w:rsidDel="00000000" w:rsidP="00000000" w:rsidRDefault="00000000" w:rsidRPr="00000000" w14:paraId="0000127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8.  paraphernalia stock deducted (already done at Step 4; verify not double-deducted)</w:t>
            </w:r>
          </w:p>
          <w:p w:rsidR="00000000" w:rsidDel="00000000" w:rsidP="00000000" w:rsidRDefault="00000000" w:rsidRPr="00000000" w14:paraId="00001280">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9.  product_selection.status = 'dealer_confirmed'</w:t>
            </w:r>
          </w:p>
          <w:p w:rsidR="00000000" w:rsidDel="00000000" w:rsidP="00000000" w:rsidRDefault="00000000" w:rsidRPr="00000000" w14:paraId="0000128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10. loan_sanction.dealer_approved = TRUE</w:t>
            </w:r>
          </w:p>
          <w:p w:rsidR="00000000" w:rsidDel="00000000" w:rsidP="00000000" w:rsidRDefault="00000000" w:rsidRPr="00000000" w14:paraId="0000128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11. loan_sanction.dealer_approved_at = NOW</w:t>
            </w:r>
          </w:p>
          <w:p w:rsidR="00000000" w:rsidDel="00000000" w:rsidP="00000000" w:rsidRDefault="00000000" w:rsidRPr="00000000" w14:paraId="00001283">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12. loan_sanction.dealer_approved_by = dealer_user_id</w:t>
            </w:r>
          </w:p>
          <w:p w:rsidR="00000000" w:rsidDel="00000000" w:rsidP="00000000" w:rsidRDefault="00000000" w:rsidRPr="00000000" w14:paraId="00001284">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13. loan_sanction.status = 'dealer_approved'</w:t>
            </w:r>
          </w:p>
          <w:p w:rsidR="00000000" w:rsidDel="00000000" w:rsidP="00000000" w:rsidRDefault="00000000" w:rsidRPr="00000000" w14:paraId="00001285">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14. lead.status = 'sold'</w:t>
            </w:r>
          </w:p>
          <w:p w:rsidR="00000000" w:rsidDel="00000000" w:rsidP="00000000" w:rsidRDefault="00000000" w:rsidRPr="00000000" w14:paraId="00001286">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15. lead.sold_at = NOW</w:t>
            </w:r>
          </w:p>
          <w:p w:rsidR="00000000" w:rsidDel="00000000" w:rsidP="00000000" w:rsidRDefault="00000000" w:rsidRPr="00000000" w14:paraId="00001287">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16. otp record marked as used</w:t>
            </w:r>
          </w:p>
          <w:p w:rsidR="00000000" w:rsidDel="00000000" w:rsidP="00000000" w:rsidRDefault="00000000" w:rsidRPr="00000000" w14:paraId="00001288">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17. POST /api/warranty/create  (inline — see Section 3.6)</w:t>
            </w:r>
          </w:p>
          <w:p w:rsidR="00000000" w:rsidDel="00000000" w:rsidP="00000000" w:rsidRDefault="00000000" w:rsidRPr="00000000" w14:paraId="00001289">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18. POST /api/after-sales/create  (post-sales record opened)</w:t>
            </w:r>
          </w:p>
          <w:p w:rsidR="00000000" w:rsidDel="00000000" w:rsidP="00000000" w:rsidRDefault="00000000" w:rsidRPr="00000000" w14:paraId="0000128A">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28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Notifications (async, after transaction commits):</w:t>
            </w:r>
          </w:p>
          <w:p w:rsidR="00000000" w:rsidDel="00000000" w:rsidP="00000000" w:rsidRDefault="00000000" w:rsidRPr="00000000" w14:paraId="0000128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19. SMS to customer:</w:t>
            </w:r>
          </w:p>
          <w:p w:rsidR="00000000" w:rsidDel="00000000" w:rsidP="00000000" w:rsidRDefault="00000000" w:rsidRPr="00000000" w14:paraId="0000128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"Congratulations! Your battery [BAT12345] has been dispatched.</w:t>
            </w:r>
          </w:p>
          <w:p w:rsidR="00000000" w:rsidDel="00000000" w:rsidP="00000000" w:rsidRDefault="00000000" w:rsidRPr="00000000" w14:paraId="0000128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Warranty ID: WRN-2026-BAT12345. Loan: ABC-2026-00789.</w:t>
            </w:r>
          </w:p>
          <w:p w:rsidR="00000000" w:rsidDel="00000000" w:rsidP="00000000" w:rsidRDefault="00000000" w:rsidRPr="00000000" w14:paraId="0000128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For service: [support link]"</w:t>
            </w:r>
          </w:p>
          <w:p w:rsidR="00000000" w:rsidDel="00000000" w:rsidP="00000000" w:rsidRDefault="00000000" w:rsidRPr="00000000" w14:paraId="00001290">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20. Notify admin: 'Lead #IT-2026-0000123 sold and dispatched.'</w:t>
            </w:r>
          </w:p>
          <w:p w:rsidR="00000000" w:rsidDel="00000000" w:rsidP="00000000" w:rsidRDefault="00000000" w:rsidRPr="00000000" w14:paraId="0000129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21. Dealer dashboard: lead moves to 'Completed' list</w:t>
            </w:r>
          </w:p>
          <w:p w:rsidR="00000000" w:rsidDel="00000000" w:rsidP="00000000" w:rsidRDefault="00000000" w:rsidRPr="00000000" w14:paraId="00001292">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293">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Response:</w:t>
            </w:r>
          </w:p>
          <w:p w:rsidR="00000000" w:rsidDel="00000000" w:rsidP="00000000" w:rsidRDefault="00000000" w:rsidRPr="00000000" w14:paraId="00001294">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"success": true,</w:t>
            </w:r>
          </w:p>
          <w:p w:rsidR="00000000" w:rsidDel="00000000" w:rsidP="00000000" w:rsidRDefault="00000000" w:rsidRPr="00000000" w14:paraId="00001295">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"leadStatus":    "sold",</w:t>
            </w:r>
          </w:p>
          <w:p w:rsidR="00000000" w:rsidDel="00000000" w:rsidP="00000000" w:rsidRDefault="00000000" w:rsidRPr="00000000" w14:paraId="00001296">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"warrantyId":    "WRN-2026-BAT12345",</w:t>
            </w:r>
          </w:p>
          <w:p w:rsidR="00000000" w:rsidDel="00000000" w:rsidP="00000000" w:rsidRDefault="00000000" w:rsidRPr="00000000" w14:paraId="00001297">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"warrantyStart": "2026-07-28",</w:t>
            </w:r>
          </w:p>
          <w:p w:rsidR="00000000" w:rsidDel="00000000" w:rsidP="00000000" w:rsidRDefault="00000000" w:rsidRPr="00000000" w14:paraId="00001298">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"afterSalesId":  "AS-2026-0000123",</w:t>
            </w:r>
          </w:p>
          <w:p w:rsidR="00000000" w:rsidDel="00000000" w:rsidP="00000000" w:rsidRDefault="00000000" w:rsidRPr="00000000" w14:paraId="00001299">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"loanStatus":    "dealer_approved",</w:t>
            </w:r>
          </w:p>
          <w:p w:rsidR="00000000" w:rsidDel="00000000" w:rsidP="00000000" w:rsidRDefault="00000000" w:rsidRPr="00000000" w14:paraId="0000129A">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"message":       "Dispatch confirmed. Inventory sold. Warranty activated. Loan recorded." }</w:t>
            </w:r>
          </w:p>
        </w:tc>
      </w:tr>
    </w:tbl>
    <w:p w:rsidR="00000000" w:rsidDel="00000000" w:rsidP="00000000" w:rsidRDefault="00000000" w:rsidRPr="00000000" w14:paraId="00001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What Gets Recorded at Dispatch Confirmation</w:t>
      </w:r>
    </w:p>
    <w:p w:rsidR="00000000" w:rsidDel="00000000" w:rsidP="00000000" w:rsidRDefault="00000000" w:rsidRPr="00000000" w14:paraId="0000129D">
      <w:pPr>
        <w:rPr>
          <w:b w:val="1"/>
          <w:bCs w:val="1"/>
          <w:color w:val="1b7a8a"/>
          <w:sz w:val="28"/>
          <w:szCs w:val="28"/>
          <w:highlight w:val="white"/>
        </w:rPr>
      </w:pPr>
      <w:r w:rsidDel="00000000" w:rsidR="00000000" w:rsidRPr="00000000">
        <w:rPr>
          <w:rtl w:val="0"/>
        </w:rPr>
      </w:r>
    </w:p>
    <w:tbl>
      <w:tblPr>
        <w:tblStyle w:val="Table14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90"/>
        <w:gridCol w:w="3300"/>
        <w:gridCol w:w="3255"/>
        <w:tblGridChange w:id="0">
          <w:tblGrid>
            <w:gridCol w:w="2790"/>
            <w:gridCol w:w="3300"/>
            <w:gridCol w:w="325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29E">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Record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29F">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What Is Stored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2A0">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Table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1">
            <w:pPr>
              <w:rPr>
                <w:b w:val="1"/>
                <w:bCs w:val="1"/>
                <w:sz w:val="20"/>
                <w:szCs w:val="20"/>
                <w:highlight w:val="white"/>
              </w:rPr>
            </w:pPr>
            <w:r w:rsidDel="00000000" w:rsidR="00000000" w:rsidRPr="00000000">
              <w:rPr>
                <w:b w:val="1"/>
                <w:bCs w:val="1"/>
                <w:sz w:val="20"/>
                <w:szCs w:val="20"/>
                <w:highlight w:val="white"/>
                <w:rtl w:val="0"/>
              </w:rPr>
              <w:t xml:space="preserve">Inventory Movement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2">
            <w:pPr>
              <w:rPr>
                <w:b w:val="1"/>
                <w:bCs w:val="1"/>
                <w:sz w:val="20"/>
                <w:szCs w:val="20"/>
                <w:highlight w:val="white"/>
              </w:rPr>
            </w:pPr>
            <w:r w:rsidDel="00000000" w:rsidR="00000000" w:rsidRPr="00000000">
              <w:rPr>
                <w:b w:val="1"/>
                <w:bCs w:val="1"/>
                <w:sz w:val="20"/>
                <w:szCs w:val="20"/>
                <w:highlight w:val="white"/>
                <w:rtl w:val="0"/>
              </w:rPr>
              <w:t xml:space="preserve">status = sold, dispatch_date, linked_lead_id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3">
            <w:pPr>
              <w:rPr>
                <w:b w:val="1"/>
                <w:bCs w:val="1"/>
                <w:sz w:val="20"/>
                <w:szCs w:val="20"/>
                <w:highlight w:val="white"/>
              </w:rPr>
            </w:pPr>
            <w:r w:rsidDel="00000000" w:rsidR="00000000" w:rsidRPr="00000000">
              <w:rPr>
                <w:b w:val="1"/>
                <w:bCs w:val="1"/>
                <w:sz w:val="20"/>
                <w:szCs w:val="20"/>
                <w:highlight w:val="white"/>
                <w:rtl w:val="0"/>
              </w:rPr>
              <w:t xml:space="preserve">inventory (battery + charger rows)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4">
            <w:pPr>
              <w:rPr>
                <w:b w:val="1"/>
                <w:bCs w:val="1"/>
                <w:sz w:val="20"/>
                <w:szCs w:val="20"/>
                <w:highlight w:val="white"/>
              </w:rPr>
            </w:pPr>
            <w:r w:rsidDel="00000000" w:rsidR="00000000" w:rsidRPr="00000000">
              <w:rPr>
                <w:b w:val="1"/>
                <w:bCs w:val="1"/>
                <w:sz w:val="20"/>
                <w:szCs w:val="20"/>
                <w:highlight w:val="white"/>
                <w:rtl w:val="0"/>
              </w:rPr>
              <w:t xml:space="preserve">Product Selection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5">
            <w:pPr>
              <w:rPr>
                <w:b w:val="1"/>
                <w:bCs w:val="1"/>
                <w:sz w:val="20"/>
                <w:szCs w:val="20"/>
                <w:highlight w:val="white"/>
              </w:rPr>
            </w:pPr>
            <w:r w:rsidDel="00000000" w:rsidR="00000000" w:rsidRPr="00000000">
              <w:rPr>
                <w:b w:val="1"/>
                <w:bCs w:val="1"/>
                <w:sz w:val="20"/>
                <w:szCs w:val="20"/>
                <w:highlight w:val="white"/>
                <w:rtl w:val="0"/>
              </w:rPr>
              <w:t xml:space="preserve">status = dealer_confirmed, confirmed_by, confirmed_at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6">
            <w:pPr>
              <w:rPr>
                <w:b w:val="1"/>
                <w:bCs w:val="1"/>
                <w:sz w:val="20"/>
                <w:szCs w:val="20"/>
                <w:highlight w:val="white"/>
              </w:rPr>
            </w:pPr>
            <w:r w:rsidDel="00000000" w:rsidR="00000000" w:rsidRPr="00000000">
              <w:rPr>
                <w:b w:val="1"/>
                <w:bCs w:val="1"/>
                <w:sz w:val="20"/>
                <w:szCs w:val="20"/>
                <w:highlight w:val="white"/>
                <w:rtl w:val="0"/>
              </w:rPr>
              <w:t xml:space="preserve">product_selections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7">
            <w:pPr>
              <w:rPr>
                <w:b w:val="1"/>
                <w:bCs w:val="1"/>
                <w:sz w:val="20"/>
                <w:szCs w:val="20"/>
                <w:highlight w:val="white"/>
              </w:rPr>
            </w:pPr>
            <w:r w:rsidDel="00000000" w:rsidR="00000000" w:rsidRPr="00000000">
              <w:rPr>
                <w:b w:val="1"/>
                <w:bCs w:val="1"/>
                <w:sz w:val="20"/>
                <w:szCs w:val="20"/>
                <w:highlight w:val="white"/>
                <w:rtl w:val="0"/>
              </w:rPr>
              <w:t xml:space="preserve">Loan Sanction Update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8">
            <w:pPr>
              <w:rPr>
                <w:b w:val="1"/>
                <w:bCs w:val="1"/>
                <w:sz w:val="20"/>
                <w:szCs w:val="20"/>
                <w:highlight w:val="white"/>
              </w:rPr>
            </w:pPr>
            <w:r w:rsidDel="00000000" w:rsidR="00000000" w:rsidRPr="00000000">
              <w:rPr>
                <w:b w:val="1"/>
                <w:bCs w:val="1"/>
                <w:sz w:val="20"/>
                <w:szCs w:val="20"/>
                <w:highlight w:val="white"/>
                <w:rtl w:val="0"/>
              </w:rPr>
              <w:t xml:space="preserve">dealer_approved = true, dealer_approved_at, dealer_approved_by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9">
            <w:pPr>
              <w:rPr>
                <w:b w:val="1"/>
                <w:bCs w:val="1"/>
                <w:sz w:val="20"/>
                <w:szCs w:val="20"/>
                <w:highlight w:val="white"/>
              </w:rPr>
            </w:pPr>
            <w:r w:rsidDel="00000000" w:rsidR="00000000" w:rsidRPr="00000000">
              <w:rPr>
                <w:b w:val="1"/>
                <w:bCs w:val="1"/>
                <w:sz w:val="20"/>
                <w:szCs w:val="20"/>
                <w:highlight w:val="white"/>
                <w:rtl w:val="0"/>
              </w:rPr>
              <w:t xml:space="preserve">loan_sanctions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A">
            <w:pPr>
              <w:rPr>
                <w:b w:val="1"/>
                <w:bCs w:val="1"/>
                <w:sz w:val="20"/>
                <w:szCs w:val="20"/>
                <w:highlight w:val="white"/>
              </w:rPr>
            </w:pPr>
            <w:r w:rsidDel="00000000" w:rsidR="00000000" w:rsidRPr="00000000">
              <w:rPr>
                <w:b w:val="1"/>
                <w:bCs w:val="1"/>
                <w:sz w:val="20"/>
                <w:szCs w:val="20"/>
                <w:highlight w:val="white"/>
                <w:rtl w:val="0"/>
              </w:rPr>
              <w:t xml:space="preserve">Lead Closure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B">
            <w:pPr>
              <w:rPr>
                <w:b w:val="1"/>
                <w:bCs w:val="1"/>
                <w:sz w:val="20"/>
                <w:szCs w:val="20"/>
                <w:highlight w:val="white"/>
              </w:rPr>
            </w:pPr>
            <w:r w:rsidDel="00000000" w:rsidR="00000000" w:rsidRPr="00000000">
              <w:rPr>
                <w:b w:val="1"/>
                <w:bCs w:val="1"/>
                <w:sz w:val="20"/>
                <w:szCs w:val="20"/>
                <w:highlight w:val="white"/>
                <w:rtl w:val="0"/>
              </w:rPr>
              <w:t xml:space="preserve">status = sold, sold_at, payment_mode = finance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C">
            <w:pPr>
              <w:rPr>
                <w:b w:val="1"/>
                <w:bCs w:val="1"/>
                <w:sz w:val="20"/>
                <w:szCs w:val="20"/>
                <w:highlight w:val="white"/>
              </w:rPr>
            </w:pPr>
            <w:r w:rsidDel="00000000" w:rsidR="00000000" w:rsidRPr="00000000">
              <w:rPr>
                <w:b w:val="1"/>
                <w:bCs w:val="1"/>
                <w:sz w:val="20"/>
                <w:szCs w:val="20"/>
                <w:highlight w:val="white"/>
                <w:rtl w:val="0"/>
              </w:rPr>
              <w:t xml:space="preserve">leads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D">
            <w:pPr>
              <w:rPr>
                <w:b w:val="1"/>
                <w:bCs w:val="1"/>
                <w:sz w:val="20"/>
                <w:szCs w:val="20"/>
                <w:highlight w:val="white"/>
              </w:rPr>
            </w:pPr>
            <w:r w:rsidDel="00000000" w:rsidR="00000000" w:rsidRPr="00000000">
              <w:rPr>
                <w:b w:val="1"/>
                <w:bCs w:val="1"/>
                <w:sz w:val="20"/>
                <w:szCs w:val="20"/>
                <w:highlight w:val="white"/>
                <w:rtl w:val="0"/>
              </w:rPr>
              <w:t xml:space="preserve">Warranty Record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E">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battery_serial → customer → dealer → lead, warranty_start, warranty_end, source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AF">
            <w:pPr>
              <w:rPr>
                <w:b w:val="1"/>
                <w:bCs w:val="1"/>
                <w:sz w:val="20"/>
                <w:szCs w:val="20"/>
                <w:highlight w:val="white"/>
              </w:rPr>
            </w:pPr>
            <w:r w:rsidDel="00000000" w:rsidR="00000000" w:rsidRPr="00000000">
              <w:rPr>
                <w:b w:val="1"/>
                <w:bCs w:val="1"/>
                <w:sz w:val="20"/>
                <w:szCs w:val="20"/>
                <w:highlight w:val="white"/>
                <w:rtl w:val="0"/>
              </w:rPr>
              <w:t xml:space="preserve">warranties (new row created)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B0">
            <w:pPr>
              <w:rPr>
                <w:b w:val="1"/>
                <w:bCs w:val="1"/>
                <w:sz w:val="20"/>
                <w:szCs w:val="20"/>
                <w:highlight w:val="white"/>
              </w:rPr>
            </w:pPr>
            <w:r w:rsidDel="00000000" w:rsidR="00000000" w:rsidRPr="00000000">
              <w:rPr>
                <w:b w:val="1"/>
                <w:bCs w:val="1"/>
                <w:sz w:val="20"/>
                <w:szCs w:val="20"/>
                <w:highlight w:val="white"/>
                <w:rtl w:val="0"/>
              </w:rPr>
              <w:t xml:space="preserve">After-Sales Record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B1">
            <w:pPr>
              <w:rPr>
                <w:b w:val="1"/>
                <w:bCs w:val="1"/>
                <w:sz w:val="20"/>
                <w:szCs w:val="20"/>
                <w:highlight w:val="white"/>
              </w:rPr>
            </w:pPr>
            <w:r w:rsidDel="00000000" w:rsidR="00000000" w:rsidRPr="00000000">
              <w:rPr>
                <w:b w:val="1"/>
                <w:bCs w:val="1"/>
                <w:sz w:val="20"/>
                <w:szCs w:val="20"/>
                <w:highlight w:val="white"/>
                <w:rtl w:val="0"/>
              </w:rPr>
              <w:t xml:space="preserve">warranty_id, lead_id, dealer_id, opened_at — ready for service module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B2">
            <w:pPr>
              <w:rPr>
                <w:b w:val="1"/>
                <w:bCs w:val="1"/>
                <w:sz w:val="20"/>
                <w:szCs w:val="20"/>
                <w:highlight w:val="white"/>
              </w:rPr>
            </w:pPr>
            <w:r w:rsidDel="00000000" w:rsidR="00000000" w:rsidRPr="00000000">
              <w:rPr>
                <w:b w:val="1"/>
                <w:bCs w:val="1"/>
                <w:sz w:val="20"/>
                <w:szCs w:val="20"/>
                <w:highlight w:val="white"/>
                <w:rtl w:val="0"/>
              </w:rPr>
              <w:t xml:space="preserve">after_sales_records (new row created)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B3">
            <w:pPr>
              <w:rPr>
                <w:b w:val="1"/>
                <w:bCs w:val="1"/>
                <w:sz w:val="20"/>
                <w:szCs w:val="20"/>
                <w:highlight w:val="white"/>
              </w:rPr>
            </w:pPr>
            <w:r w:rsidDel="00000000" w:rsidR="00000000" w:rsidRPr="00000000">
              <w:rPr>
                <w:b w:val="1"/>
                <w:bCs w:val="1"/>
                <w:sz w:val="20"/>
                <w:szCs w:val="20"/>
                <w:highlight w:val="white"/>
                <w:rtl w:val="0"/>
              </w:rPr>
              <w:t xml:space="preserve">OTP Audit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B4">
            <w:pPr>
              <w:rPr>
                <w:b w:val="1"/>
                <w:bCs w:val="1"/>
                <w:sz w:val="20"/>
                <w:szCs w:val="20"/>
                <w:highlight w:val="white"/>
              </w:rPr>
            </w:pPr>
            <w:r w:rsidDel="00000000" w:rsidR="00000000" w:rsidRPr="00000000">
              <w:rPr>
                <w:b w:val="1"/>
                <w:bCs w:val="1"/>
                <w:sz w:val="20"/>
                <w:szCs w:val="20"/>
                <w:highlight w:val="white"/>
                <w:rtl w:val="0"/>
              </w:rPr>
              <w:t xml:space="preserve">otp_used = true, used_at, used_by — non-repudiation record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B5">
            <w:pPr>
              <w:rPr>
                <w:b w:val="1"/>
                <w:bCs w:val="1"/>
                <w:sz w:val="20"/>
                <w:szCs w:val="20"/>
                <w:highlight w:val="white"/>
              </w:rPr>
            </w:pPr>
            <w:r w:rsidDel="00000000" w:rsidR="00000000" w:rsidRPr="00000000">
              <w:rPr>
                <w:b w:val="1"/>
                <w:bCs w:val="1"/>
                <w:sz w:val="20"/>
                <w:szCs w:val="20"/>
                <w:highlight w:val="white"/>
                <w:rtl w:val="0"/>
              </w:rPr>
              <w:t xml:space="preserve">otp_confirmations</w:t>
            </w:r>
          </w:p>
        </w:tc>
      </w:tr>
    </w:tbl>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b w:val="1"/>
          <w:bCs w:val="1"/>
          <w:color w:val="003366"/>
          <w:sz w:val="38"/>
          <w:szCs w:val="38"/>
          <w:highlight w:val="white"/>
          <w:rtl w:val="0"/>
        </w:rPr>
        <w:t xml:space="preserve">SCENARIO B — LOAN REJECTED SCREEN</w:t>
      </w:r>
    </w:p>
    <w:p w:rsidR="00000000" w:rsidDel="00000000" w:rsidP="00000000" w:rsidRDefault="00000000" w:rsidRPr="00000000" w14:paraId="000012B8">
      <w:pPr>
        <w:spacing w:after="60" w:before="60" w:lineRule="auto"/>
        <w:rPr>
          <w:sz w:val="20"/>
          <w:szCs w:val="20"/>
          <w:highlight w:val="white"/>
        </w:rPr>
      </w:pPr>
      <w:r w:rsidDel="00000000" w:rsidR="00000000" w:rsidRPr="00000000">
        <w:rPr>
          <w:sz w:val="20"/>
          <w:szCs w:val="20"/>
          <w:highlight w:val="white"/>
          <w:rtl w:val="0"/>
        </w:rPr>
        <w:t xml:space="preserve">When lead.status = 'loan_rejected', Step 5 opens in a read-only informational state. There is no OTP, no dispatch, and no confirmation action. The dealer sees the rejection details and can take next steps.</w:t>
      </w:r>
    </w:p>
    <w:p w:rsidR="00000000" w:rsidDel="00000000" w:rsidP="00000000" w:rsidRDefault="00000000" w:rsidRPr="00000000" w14:paraId="00001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Loan Rejected Screen Layout</w:t>
      </w:r>
    </w:p>
    <w:tbl>
      <w:tblPr>
        <w:tblStyle w:val="Table14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2025" w:hRule="atLeast"/>
          <w:tblHeader w:val="0"/>
        </w:trPr>
        <w:tc>
          <w:tcPr>
            <w:tcBorders>
              <w:top w:color="cccccc" w:space="0" w:sz="8" w:val="single"/>
              <w:left w:color="cccccc" w:space="0" w:sz="8" w:val="single"/>
              <w:bottom w:color="cccccc" w:space="0" w:sz="8" w:val="single"/>
              <w:right w:color="cccccc" w:space="0" w:sz="8" w:val="single"/>
            </w:tcBorders>
            <w:shd w:fill="fdecea" w:val="clear"/>
            <w:tcMar>
              <w:top w:w="140.0" w:type="dxa"/>
              <w:left w:w="200.0" w:type="dxa"/>
              <w:bottom w:w="140.0" w:type="dxa"/>
              <w:right w:w="200.0" w:type="dxa"/>
            </w:tcMar>
            <w:vAlign w:val="top"/>
          </w:tcPr>
          <w:p w:rsidR="00000000" w:rsidDel="00000000" w:rsidP="00000000" w:rsidRDefault="00000000" w:rsidRPr="00000000" w14:paraId="000012BA">
            <w:pPr>
              <w:rPr>
                <w:b w:val="1"/>
                <w:bCs w:val="1"/>
                <w:sz w:val="20"/>
                <w:szCs w:val="20"/>
                <w:highlight w:val="white"/>
              </w:rPr>
            </w:pPr>
            <w:r w:rsidDel="00000000" w:rsidR="00000000" w:rsidRPr="00000000">
              <w:rPr>
                <w:b w:val="1"/>
                <w:bCs w:val="1"/>
                <w:color w:val="c0392b"/>
                <w:sz w:val="26"/>
                <w:szCs w:val="26"/>
                <w:highlight w:val="white"/>
                <w:rtl w:val="0"/>
              </w:rPr>
              <w:t xml:space="preserve">Loan Application Rejected</w:t>
            </w:r>
            <w:r w:rsidDel="00000000" w:rsidR="00000000" w:rsidRPr="00000000">
              <w:rPr>
                <w:rtl w:val="0"/>
              </w:rPr>
            </w:r>
          </w:p>
          <w:p w:rsidR="00000000" w:rsidDel="00000000" w:rsidP="00000000" w:rsidRDefault="00000000" w:rsidRPr="00000000" w14:paraId="000012BB">
            <w:pPr>
              <w:rPr>
                <w:b w:val="1"/>
                <w:bCs w:val="1"/>
                <w:sz w:val="20"/>
                <w:szCs w:val="20"/>
                <w:highlight w:val="white"/>
              </w:rPr>
            </w:pPr>
            <w:r w:rsidDel="00000000" w:rsidR="00000000" w:rsidRPr="00000000">
              <w:rPr>
                <w:b w:val="1"/>
                <w:bCs w:val="1"/>
                <w:sz w:val="20"/>
                <w:szCs w:val="20"/>
                <w:highlight w:val="white"/>
                <w:rtl w:val="0"/>
              </w:rPr>
              <w:t xml:space="preserve">Rejection Date:  28-Jul-2026</w:t>
            </w:r>
          </w:p>
          <w:p w:rsidR="00000000" w:rsidDel="00000000" w:rsidP="00000000" w:rsidRDefault="00000000" w:rsidRPr="00000000" w14:paraId="000012BC">
            <w:pPr>
              <w:spacing w:before="60" w:lineRule="auto"/>
              <w:rPr>
                <w:b w:val="1"/>
                <w:bCs w:val="1"/>
                <w:color w:val="c0392b"/>
                <w:sz w:val="20"/>
                <w:szCs w:val="20"/>
                <w:highlight w:val="white"/>
              </w:rPr>
            </w:pPr>
            <w:r w:rsidDel="00000000" w:rsidR="00000000" w:rsidRPr="00000000">
              <w:rPr>
                <w:b w:val="1"/>
                <w:bCs w:val="1"/>
                <w:color w:val="c0392b"/>
                <w:sz w:val="20"/>
                <w:szCs w:val="20"/>
                <w:highlight w:val="white"/>
                <w:rtl w:val="0"/>
              </w:rPr>
              <w:t xml:space="preserve">Reason:</w:t>
            </w:r>
          </w:p>
          <w:p w:rsidR="00000000" w:rsidDel="00000000" w:rsidP="00000000" w:rsidRDefault="00000000" w:rsidRPr="00000000" w14:paraId="000012BD">
            <w:pPr>
              <w:rPr>
                <w:b w:val="1"/>
                <w:bCs w:val="1"/>
                <w:sz w:val="20"/>
                <w:szCs w:val="20"/>
                <w:highlight w:val="white"/>
              </w:rPr>
            </w:pPr>
            <w:r w:rsidDel="00000000" w:rsidR="00000000" w:rsidRPr="00000000">
              <w:rPr>
                <w:b w:val="1"/>
                <w:bCs w:val="1"/>
                <w:sz w:val="20"/>
                <w:szCs w:val="20"/>
                <w:highlight w:val="white"/>
                <w:rtl w:val="0"/>
              </w:rPr>
              <w:t xml:space="preserve">Low CIBIL score after lender credit check. Minimum required: 650. Customer score: 610.</w:t>
            </w:r>
          </w:p>
          <w:p w:rsidR="00000000" w:rsidDel="00000000" w:rsidP="00000000" w:rsidRDefault="00000000" w:rsidRPr="00000000" w14:paraId="000012BE">
            <w:pPr>
              <w:spacing w:before="80" w:lineRule="auto"/>
              <w:rPr>
                <w:b w:val="1"/>
                <w:bCs w:val="1"/>
                <w:color w:val="4a4a4a"/>
                <w:sz w:val="18"/>
                <w:szCs w:val="18"/>
                <w:highlight w:val="white"/>
              </w:rPr>
            </w:pPr>
            <w:r w:rsidDel="00000000" w:rsidR="00000000" w:rsidRPr="00000000">
              <w:rPr>
                <w:b w:val="1"/>
                <w:bCs w:val="1"/>
                <w:color w:val="4a4a4a"/>
                <w:sz w:val="18"/>
                <w:szCs w:val="18"/>
                <w:highlight w:val="white"/>
                <w:rtl w:val="0"/>
              </w:rPr>
              <w:t xml:space="preserve">Inventory has been released. Battery BAT12345 and Charger CHR98765 are available again.</w:t>
            </w:r>
          </w:p>
        </w:tc>
      </w:tr>
    </w:tbl>
    <w:p w:rsidR="00000000" w:rsidDel="00000000" w:rsidP="00000000" w:rsidRDefault="00000000" w:rsidRPr="00000000" w14:paraId="00001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Available Actions After Loan Rejection</w:t>
      </w:r>
    </w:p>
    <w:p w:rsidR="00000000" w:rsidDel="00000000" w:rsidP="00000000" w:rsidRDefault="00000000" w:rsidRPr="00000000" w14:paraId="000012C1">
      <w:pPr>
        <w:rPr>
          <w:b w:val="1"/>
          <w:bCs w:val="1"/>
          <w:color w:val="1b7a8a"/>
          <w:sz w:val="28"/>
          <w:szCs w:val="28"/>
          <w:highlight w:val="white"/>
        </w:rPr>
      </w:pPr>
      <w:r w:rsidDel="00000000" w:rsidR="00000000" w:rsidRPr="00000000">
        <w:rPr>
          <w:rtl w:val="0"/>
        </w:rPr>
      </w:r>
    </w:p>
    <w:tbl>
      <w:tblPr>
        <w:tblStyle w:val="Table14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05"/>
        <w:gridCol w:w="4740"/>
        <w:tblGridChange w:id="0">
          <w:tblGrid>
            <w:gridCol w:w="4605"/>
            <w:gridCol w:w="474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2C2">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Action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2C3">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Behaviour</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C4">
            <w:pPr>
              <w:rPr>
                <w:sz w:val="20"/>
                <w:szCs w:val="20"/>
                <w:highlight w:val="white"/>
              </w:rPr>
            </w:pPr>
            <w:r w:rsidDel="00000000" w:rsidR="00000000" w:rsidRPr="00000000">
              <w:rPr>
                <w:sz w:val="20"/>
                <w:szCs w:val="20"/>
                <w:highlight w:val="white"/>
                <w:rtl w:val="0"/>
              </w:rPr>
              <w:t xml:space="preserve">Re-apply with Co-Borrower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C5">
            <w:pPr>
              <w:rPr>
                <w:sz w:val="20"/>
                <w:szCs w:val="20"/>
                <w:highlight w:val="white"/>
              </w:rPr>
            </w:pPr>
            <w:r w:rsidDel="00000000" w:rsidR="00000000" w:rsidRPr="00000000">
              <w:rPr>
                <w:sz w:val="20"/>
                <w:szCs w:val="20"/>
                <w:highlight w:val="white"/>
                <w:rtl w:val="0"/>
              </w:rPr>
              <w:t xml:space="preserve">Routes dealer back to Step 3 (additional docs / co-borrower KYC flow). Lead status set to 'awaiting_co_borrower_kyc'. Admin will re-run KYC and re-submit to lender.</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C6">
            <w:pPr>
              <w:rPr>
                <w:sz w:val="20"/>
                <w:szCs w:val="20"/>
                <w:highlight w:val="white"/>
              </w:rPr>
            </w:pPr>
            <w:r w:rsidDel="00000000" w:rsidR="00000000" w:rsidRPr="00000000">
              <w:rPr>
                <w:sz w:val="20"/>
                <w:szCs w:val="20"/>
                <w:highlight w:val="white"/>
                <w:rtl w:val="0"/>
              </w:rPr>
              <w:t xml:space="preserve">Change Payment Mode to Cash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C7">
            <w:pPr>
              <w:rPr>
                <w:sz w:val="20"/>
                <w:szCs w:val="20"/>
                <w:highlight w:val="white"/>
              </w:rPr>
            </w:pPr>
            <w:r w:rsidDel="00000000" w:rsidR="00000000" w:rsidRPr="00000000">
              <w:rPr>
                <w:sz w:val="20"/>
                <w:szCs w:val="20"/>
                <w:highlight w:val="white"/>
                <w:rtl w:val="0"/>
              </w:rPr>
              <w:t xml:space="preserve">Converts the lead to a cash sale. Routes to Step 4 (product re-selection under cash mode). Dealer confirms sale directly without lender involvement.</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C8">
            <w:pPr>
              <w:rPr>
                <w:sz w:val="20"/>
                <w:szCs w:val="20"/>
                <w:highlight w:val="white"/>
              </w:rPr>
            </w:pPr>
            <w:r w:rsidDel="00000000" w:rsidR="00000000" w:rsidRPr="00000000">
              <w:rPr>
                <w:sz w:val="20"/>
                <w:szCs w:val="20"/>
                <w:highlight w:val="white"/>
                <w:rtl w:val="0"/>
              </w:rPr>
              <w:t xml:space="preserve">Close Lead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C9">
            <w:pPr>
              <w:rPr>
                <w:sz w:val="20"/>
                <w:szCs w:val="20"/>
                <w:highlight w:val="white"/>
              </w:rPr>
            </w:pPr>
            <w:r w:rsidDel="00000000" w:rsidR="00000000" w:rsidRPr="00000000">
              <w:rPr>
                <w:sz w:val="20"/>
                <w:szCs w:val="20"/>
                <w:highlight w:val="white"/>
                <w:rtl w:val="0"/>
              </w:rPr>
              <w:t xml:space="preserve">Marks lead as 'closed_loan_rejected'. No further action. Inventory already released.</w:t>
            </w:r>
          </w:p>
        </w:tc>
      </w:tr>
    </w:tbl>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2CB">
      <w:pPr>
        <w:rPr>
          <w:b w:val="1"/>
          <w:bCs w:val="1"/>
          <w:color w:val="b45309"/>
          <w:sz w:val="20"/>
          <w:szCs w:val="20"/>
          <w:highlight w:val="white"/>
        </w:rPr>
      </w:pPr>
      <w:r w:rsidDel="00000000" w:rsidR="00000000" w:rsidRPr="00000000">
        <w:rPr>
          <w:b w:val="1"/>
          <w:bCs w:val="1"/>
          <w:color w:val="b45309"/>
          <w:sz w:val="20"/>
          <w:szCs w:val="20"/>
          <w:highlight w:val="white"/>
          <w:rtl w:val="0"/>
        </w:rPr>
        <w:t xml:space="preserve">Inventory Already Released</w:t>
      </w:r>
    </w:p>
    <w:p w:rsidR="00000000" w:rsidDel="00000000" w:rsidP="00000000" w:rsidRDefault="00000000" w:rsidRPr="00000000" w14:paraId="00001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sz w:val="19"/>
          <w:szCs w:val="19"/>
          <w:highlight w:val="white"/>
          <w:rtl w:val="0"/>
        </w:rPr>
        <w:t xml:space="preserve">When the admin</w:t>
      </w:r>
      <w:r w:rsidDel="00000000" w:rsidR="00000000" w:rsidRPr="00000000">
        <w:rPr>
          <w:sz w:val="19"/>
          <w:szCs w:val="19"/>
          <w:highlight w:val="white"/>
          <w:rtl w:val="0"/>
        </w:rPr>
        <w:t xml:space="preserve"> records a loan rejection (Step 4 admin action), inventory is released immediately at that point. By the time the dealer reaches Step 5 and sees the rejection screen, the battery and charger serials are already back in the available pool. The rejection screen confirms this with an informational note.</w:t>
      </w:r>
    </w:p>
    <w:p w:rsidR="00000000" w:rsidDel="00000000" w:rsidP="00000000" w:rsidRDefault="00000000" w:rsidRPr="00000000" w14:paraId="00001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highlight w:val="white"/>
        </w:rPr>
      </w:pPr>
      <w:r w:rsidDel="00000000" w:rsidR="00000000" w:rsidRPr="00000000">
        <w:rPr>
          <w:rtl w:val="0"/>
        </w:rPr>
      </w:r>
    </w:p>
    <w:p w:rsidR="00000000" w:rsidDel="00000000" w:rsidP="00000000" w:rsidRDefault="00000000" w:rsidRPr="00000000" w14:paraId="00001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b w:val="1"/>
          <w:bCs w:val="1"/>
          <w:color w:val="003366"/>
          <w:sz w:val="38"/>
          <w:szCs w:val="38"/>
          <w:highlight w:val="white"/>
          <w:rtl w:val="0"/>
        </w:rPr>
        <w:t xml:space="preserve">OTP EDGE CASES &amp; FALLBACK</w:t>
      </w:r>
    </w:p>
    <w:p w:rsidR="00000000" w:rsidDel="00000000" w:rsidP="00000000" w:rsidRDefault="00000000" w:rsidRPr="00000000" w14:paraId="000012CF">
      <w:pPr>
        <w:rPr>
          <w:b w:val="1"/>
          <w:bCs w:val="1"/>
          <w:color w:val="003366"/>
          <w:sz w:val="38"/>
          <w:szCs w:val="38"/>
          <w:highlight w:val="white"/>
        </w:rPr>
      </w:pPr>
      <w:r w:rsidDel="00000000" w:rsidR="00000000" w:rsidRPr="00000000">
        <w:rPr>
          <w:rtl w:val="0"/>
        </w:rPr>
      </w:r>
    </w:p>
    <w:tbl>
      <w:tblPr>
        <w:tblStyle w:val="Table1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2D0">
            <w:pPr>
              <w:rPr>
                <w:b w:val="1"/>
                <w:bCs w:val="1"/>
                <w:color w:val="003366"/>
                <w:sz w:val="18"/>
                <w:szCs w:val="18"/>
                <w:highlight w:val="white"/>
              </w:rPr>
            </w:pPr>
            <w:r w:rsidDel="00000000" w:rsidR="00000000" w:rsidRPr="00000000">
              <w:rPr>
                <w:b w:val="1"/>
                <w:bCs w:val="1"/>
                <w:color w:val="003366"/>
                <w:sz w:val="18"/>
                <w:szCs w:val="18"/>
                <w:highlight w:val="white"/>
                <w:rtl w:val="0"/>
              </w:rPr>
              <w:t xml:space="preserve">Scenario</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2D1">
            <w:pPr>
              <w:rPr>
                <w:b w:val="1"/>
                <w:bCs w:val="1"/>
                <w:color w:val="003366"/>
                <w:sz w:val="18"/>
                <w:szCs w:val="18"/>
                <w:highlight w:val="white"/>
              </w:rPr>
            </w:pPr>
            <w:r w:rsidDel="00000000" w:rsidR="00000000" w:rsidRPr="00000000">
              <w:rPr>
                <w:b w:val="1"/>
                <w:bCs w:val="1"/>
                <w:color w:val="003366"/>
                <w:sz w:val="18"/>
                <w:szCs w:val="18"/>
                <w:highlight w:val="white"/>
                <w:rtl w:val="0"/>
              </w:rPr>
              <w:t xml:space="preserve">System Behaviour</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2">
            <w:pPr>
              <w:rPr>
                <w:b w:val="1"/>
                <w:bCs w:val="1"/>
                <w:sz w:val="20"/>
                <w:szCs w:val="20"/>
                <w:highlight w:val="white"/>
              </w:rPr>
            </w:pPr>
            <w:r w:rsidDel="00000000" w:rsidR="00000000" w:rsidRPr="00000000">
              <w:rPr>
                <w:b w:val="1"/>
                <w:bCs w:val="1"/>
                <w:sz w:val="20"/>
                <w:szCs w:val="20"/>
                <w:highlight w:val="white"/>
                <w:rtl w:val="0"/>
              </w:rPr>
              <w:t xml:space="preserve">OTP expires before entry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3">
            <w:pPr>
              <w:rPr>
                <w:b w:val="1"/>
                <w:bCs w:val="1"/>
                <w:sz w:val="20"/>
                <w:szCs w:val="20"/>
                <w:highlight w:val="white"/>
              </w:rPr>
            </w:pPr>
            <w:r w:rsidDel="00000000" w:rsidR="00000000" w:rsidRPr="00000000">
              <w:rPr>
                <w:b w:val="1"/>
                <w:bCs w:val="1"/>
                <w:sz w:val="20"/>
                <w:szCs w:val="20"/>
                <w:highlight w:val="white"/>
                <w:rtl w:val="0"/>
              </w:rPr>
              <w:t xml:space="preserve">Input field greys out with 'OTP Expired' message. Dealer clicks Resend OTP to generate a new one. Timer resets. Previous OTP is invalidated.</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4">
            <w:pPr>
              <w:rPr>
                <w:b w:val="1"/>
                <w:bCs w:val="1"/>
                <w:sz w:val="20"/>
                <w:szCs w:val="20"/>
                <w:highlight w:val="white"/>
              </w:rPr>
            </w:pPr>
            <w:r w:rsidDel="00000000" w:rsidR="00000000" w:rsidRPr="00000000">
              <w:rPr>
                <w:b w:val="1"/>
                <w:bCs w:val="1"/>
                <w:sz w:val="20"/>
                <w:szCs w:val="20"/>
                <w:highlight w:val="white"/>
                <w:rtl w:val="0"/>
              </w:rPr>
              <w:t xml:space="preserve">Wrong OTP entered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5">
            <w:pPr>
              <w:rPr>
                <w:b w:val="1"/>
                <w:bCs w:val="1"/>
                <w:sz w:val="20"/>
                <w:szCs w:val="20"/>
                <w:highlight w:val="white"/>
              </w:rPr>
            </w:pPr>
            <w:r w:rsidDel="00000000" w:rsidR="00000000" w:rsidRPr="00000000">
              <w:rPr>
                <w:b w:val="1"/>
                <w:bCs w:val="1"/>
                <w:sz w:val="20"/>
                <w:szCs w:val="20"/>
                <w:highlight w:val="white"/>
                <w:rtl w:val="0"/>
              </w:rPr>
              <w:t xml:space="preserve">Error shown inline: 'Incorrect OTP. X attempts remaining.' After 3 wrong attempts: input locked for 5 minutes. Resend OTP available after lock expires.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6">
            <w:pPr>
              <w:rPr>
                <w:b w:val="1"/>
                <w:bCs w:val="1"/>
                <w:sz w:val="20"/>
                <w:szCs w:val="20"/>
                <w:highlight w:val="white"/>
              </w:rPr>
            </w:pPr>
            <w:r w:rsidDel="00000000" w:rsidR="00000000" w:rsidRPr="00000000">
              <w:rPr>
                <w:b w:val="1"/>
                <w:bCs w:val="1"/>
                <w:sz w:val="20"/>
                <w:szCs w:val="20"/>
                <w:highlight w:val="white"/>
                <w:rtl w:val="0"/>
              </w:rPr>
              <w:t xml:space="preserve">Customer unable to receive SMS (no signal / wrong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7">
            <w:pPr>
              <w:rPr>
                <w:b w:val="1"/>
                <w:bCs w:val="1"/>
                <w:sz w:val="20"/>
                <w:szCs w:val="20"/>
                <w:highlight w:val="white"/>
              </w:rPr>
            </w:pPr>
            <w:r w:rsidDel="00000000" w:rsidR="00000000" w:rsidRPr="00000000">
              <w:rPr>
                <w:b w:val="1"/>
                <w:bCs w:val="1"/>
                <w:sz w:val="20"/>
                <w:szCs w:val="20"/>
                <w:highlight w:val="white"/>
                <w:rtl w:val="0"/>
              </w:rPr>
              <w:t xml:space="preserve">Dealer contacts iTarang support. Admin can trigger an admin-override dispatch with mandatory reason logged. Override is logged with admin ID, timestamp, and reason for audit.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8">
            <w:pPr>
              <w:rPr>
                <w:b w:val="1"/>
                <w:bCs w:val="1"/>
                <w:sz w:val="20"/>
                <w:szCs w:val="20"/>
                <w:highlight w:val="white"/>
              </w:rPr>
            </w:pPr>
            <w:r w:rsidDel="00000000" w:rsidR="00000000" w:rsidRPr="00000000">
              <w:rPr>
                <w:b w:val="1"/>
                <w:bCs w:val="1"/>
                <w:sz w:val="20"/>
                <w:szCs w:val="20"/>
                <w:highlight w:val="white"/>
                <w:rtl w:val="0"/>
              </w:rPr>
              <w:t xml:space="preserve">Max resend limit reached (3 sends)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9">
            <w:pPr>
              <w:rPr>
                <w:b w:val="1"/>
                <w:bCs w:val="1"/>
                <w:sz w:val="20"/>
                <w:szCs w:val="20"/>
                <w:highlight w:val="white"/>
              </w:rPr>
            </w:pPr>
            <w:r w:rsidDel="00000000" w:rsidR="00000000" w:rsidRPr="00000000">
              <w:rPr>
                <w:b w:val="1"/>
                <w:bCs w:val="1"/>
                <w:sz w:val="20"/>
                <w:szCs w:val="20"/>
                <w:highlight w:val="white"/>
                <w:rtl w:val="0"/>
              </w:rPr>
              <w:t xml:space="preserve">30-minute cooldown before a new OTP session can be started. Dealer can use this time to verify customer mobile number with support.</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A">
            <w:pPr>
              <w:rPr>
                <w:b w:val="1"/>
                <w:bCs w:val="1"/>
                <w:sz w:val="20"/>
                <w:szCs w:val="20"/>
                <w:highlight w:val="white"/>
              </w:rPr>
            </w:pPr>
            <w:r w:rsidDel="00000000" w:rsidR="00000000" w:rsidRPr="00000000">
              <w:rPr>
                <w:b w:val="1"/>
                <w:bCs w:val="1"/>
                <w:sz w:val="20"/>
                <w:szCs w:val="20"/>
                <w:highlight w:val="white"/>
                <w:rtl w:val="0"/>
              </w:rPr>
              <w:t xml:space="preserve">OTP reuse attempt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B">
            <w:pPr>
              <w:rPr>
                <w:b w:val="1"/>
                <w:bCs w:val="1"/>
                <w:sz w:val="20"/>
                <w:szCs w:val="20"/>
                <w:highlight w:val="white"/>
              </w:rPr>
            </w:pPr>
            <w:r w:rsidDel="00000000" w:rsidR="00000000" w:rsidRPr="00000000">
              <w:rPr>
                <w:b w:val="1"/>
                <w:bCs w:val="1"/>
                <w:sz w:val="20"/>
                <w:szCs w:val="20"/>
                <w:highlight w:val="white"/>
                <w:rtl w:val="0"/>
              </w:rPr>
              <w:t xml:space="preserve">Each OTP is single-use. Once used in a successful confirm-dispatch call, the OTP record is marked as used and any re-submission is rejected: 'OTP already used'.</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C">
            <w:pPr>
              <w:rPr>
                <w:b w:val="1"/>
                <w:bCs w:val="1"/>
                <w:sz w:val="20"/>
                <w:szCs w:val="20"/>
                <w:highlight w:val="white"/>
              </w:rPr>
            </w:pPr>
            <w:r w:rsidDel="00000000" w:rsidR="00000000" w:rsidRPr="00000000">
              <w:rPr>
                <w:b w:val="1"/>
                <w:bCs w:val="1"/>
                <w:sz w:val="20"/>
                <w:szCs w:val="20"/>
                <w:highlight w:val="white"/>
                <w:rtl w:val="0"/>
              </w:rPr>
              <w:t xml:space="preserve">Transaction failure mid-confirm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DD">
            <w:pPr>
              <w:rPr>
                <w:b w:val="1"/>
                <w:bCs w:val="1"/>
                <w:sz w:val="20"/>
                <w:szCs w:val="20"/>
                <w:highlight w:val="white"/>
              </w:rPr>
            </w:pPr>
            <w:r w:rsidDel="00000000" w:rsidR="00000000" w:rsidRPr="00000000">
              <w:rPr>
                <w:b w:val="1"/>
                <w:bCs w:val="1"/>
                <w:sz w:val="20"/>
                <w:szCs w:val="20"/>
                <w:highlight w:val="white"/>
                <w:rtl w:val="0"/>
              </w:rPr>
              <w:t xml:space="preserve">All DB writes in confirm-dispatch are inside a single transaction. If any step fails, the entire transaction is rolled back — inventory stays reserved, loan stays pending, no warranty created. Dealer can retry.</w:t>
            </w:r>
          </w:p>
        </w:tc>
      </w:tr>
    </w:tbl>
    <w:p w:rsidR="00000000" w:rsidDel="00000000" w:rsidP="00000000" w:rsidRDefault="00000000" w:rsidRPr="00000000" w14:paraId="00001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b w:val="1"/>
          <w:bCs w:val="1"/>
          <w:color w:val="003366"/>
          <w:sz w:val="38"/>
          <w:szCs w:val="38"/>
          <w:highlight w:val="white"/>
          <w:rtl w:val="0"/>
        </w:rPr>
        <w:t xml:space="preserve">DATABASE SCHEMA — STEP 5</w:t>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b w:val="1"/>
          <w:bCs w:val="1"/>
          <w:color w:val="1b7a8a"/>
          <w:sz w:val="28"/>
          <w:szCs w:val="28"/>
          <w:highlight w:val="white"/>
          <w:rtl w:val="0"/>
        </w:rPr>
        <w:t xml:space="preserve">otp_confirmations</w:t>
      </w:r>
      <w:r w:rsidDel="00000000" w:rsidR="00000000" w:rsidRPr="00000000">
        <w:rPr>
          <w:rtl w:val="0"/>
        </w:rPr>
      </w:r>
    </w:p>
    <w:tbl>
      <w:tblPr>
        <w:tblStyle w:val="Table14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05"/>
        <w:gridCol w:w="2940"/>
        <w:gridCol w:w="3300"/>
        <w:tblGridChange w:id="0">
          <w:tblGrid>
            <w:gridCol w:w="3105"/>
            <w:gridCol w:w="2940"/>
            <w:gridCol w:w="330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2E1">
            <w:pPr>
              <w:rPr>
                <w:b w:val="1"/>
                <w:bCs w:val="1"/>
                <w:color w:val="ffffff"/>
                <w:sz w:val="18"/>
                <w:szCs w:val="18"/>
                <w:highlight w:val="white"/>
              </w:rPr>
            </w:pPr>
            <w:r w:rsidDel="00000000" w:rsidR="00000000" w:rsidRPr="00000000">
              <w:rPr>
                <w:b w:val="1"/>
                <w:bCs w:val="1"/>
                <w:color w:val="ffffff"/>
                <w:sz w:val="18"/>
                <w:szCs w:val="18"/>
                <w:highlight w:val="white"/>
                <w:rtl w:val="0"/>
              </w:rPr>
              <w:t xml:space="preserve">Column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2E2">
            <w:pPr>
              <w:rPr>
                <w:b w:val="1"/>
                <w:bCs w:val="1"/>
                <w:color w:val="ffffff"/>
                <w:sz w:val="18"/>
                <w:szCs w:val="18"/>
                <w:highlight w:val="white"/>
              </w:rPr>
            </w:pPr>
            <w:r w:rsidDel="00000000" w:rsidR="00000000" w:rsidRPr="00000000">
              <w:rPr>
                <w:b w:val="1"/>
                <w:bCs w:val="1"/>
                <w:color w:val="ffffff"/>
                <w:sz w:val="18"/>
                <w:szCs w:val="18"/>
                <w:highlight w:val="white"/>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2E3">
            <w:pPr>
              <w:rPr>
                <w:b w:val="1"/>
                <w:bCs w:val="1"/>
                <w:color w:val="ffffff"/>
                <w:sz w:val="18"/>
                <w:szCs w:val="18"/>
                <w:highlight w:val="white"/>
              </w:rPr>
            </w:pPr>
            <w:r w:rsidDel="00000000" w:rsidR="00000000" w:rsidRPr="00000000">
              <w:rPr>
                <w:b w:val="1"/>
                <w:bCs w:val="1"/>
                <w:color w:val="ffffff"/>
                <w:sz w:val="18"/>
                <w:szCs w:val="18"/>
                <w:highlight w:val="white"/>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4">
            <w:pPr>
              <w:rPr>
                <w:b w:val="1"/>
                <w:bCs w:val="1"/>
                <w:sz w:val="20"/>
                <w:szCs w:val="20"/>
                <w:highlight w:val="white"/>
              </w:rPr>
            </w:pPr>
            <w:r w:rsidDel="00000000" w:rsidR="00000000" w:rsidRPr="00000000">
              <w:rPr>
                <w:b w:val="1"/>
                <w:bCs w:val="1"/>
                <w:sz w:val="20"/>
                <w:szCs w:val="20"/>
                <w:highlight w:val="white"/>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5">
            <w:pPr>
              <w:rPr>
                <w:b w:val="1"/>
                <w:bCs w:val="1"/>
                <w:sz w:val="20"/>
                <w:szCs w:val="20"/>
                <w:highlight w:val="white"/>
              </w:rPr>
            </w:pPr>
            <w:r w:rsidDel="00000000" w:rsidR="00000000" w:rsidRPr="00000000">
              <w:rPr>
                <w:b w:val="1"/>
                <w:bCs w:val="1"/>
                <w:sz w:val="20"/>
                <w:szCs w:val="20"/>
                <w:highlight w:val="white"/>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6">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7">
            <w:pPr>
              <w:rPr>
                <w:b w:val="1"/>
                <w:bCs w:val="1"/>
                <w:sz w:val="20"/>
                <w:szCs w:val="20"/>
                <w:highlight w:val="white"/>
              </w:rPr>
            </w:pPr>
            <w:r w:rsidDel="00000000" w:rsidR="00000000" w:rsidRPr="00000000">
              <w:rPr>
                <w:b w:val="1"/>
                <w:bCs w:val="1"/>
                <w:sz w:val="20"/>
                <w:szCs w:val="20"/>
                <w:highlight w:val="white"/>
                <w:rtl w:val="0"/>
              </w:rPr>
              <w:t xml:space="preserve">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8">
            <w:pPr>
              <w:rPr>
                <w:b w:val="1"/>
                <w:bCs w:val="1"/>
                <w:sz w:val="20"/>
                <w:szCs w:val="20"/>
                <w:highlight w:val="white"/>
              </w:rPr>
            </w:pPr>
            <w:r w:rsidDel="00000000" w:rsidR="00000000" w:rsidRPr="00000000">
              <w:rPr>
                <w:b w:val="1"/>
                <w:bCs w:val="1"/>
                <w:sz w:val="20"/>
                <w:szCs w:val="20"/>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9">
            <w:pPr>
              <w:rPr>
                <w:b w:val="1"/>
                <w:bCs w:val="1"/>
                <w:sz w:val="20"/>
                <w:szCs w:val="20"/>
                <w:highlight w:val="white"/>
              </w:rPr>
            </w:pPr>
            <w:r w:rsidDel="00000000" w:rsidR="00000000" w:rsidRPr="00000000">
              <w:rPr>
                <w:b w:val="1"/>
                <w:bCs w:val="1"/>
                <w:sz w:val="20"/>
                <w:szCs w:val="20"/>
                <w:highlight w:val="white"/>
                <w:rtl w:val="0"/>
              </w:rPr>
              <w:t xml:space="preserve">references leads.id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A">
            <w:pPr>
              <w:rPr>
                <w:b w:val="1"/>
                <w:bCs w:val="1"/>
                <w:sz w:val="20"/>
                <w:szCs w:val="20"/>
                <w:highlight w:val="white"/>
              </w:rPr>
            </w:pPr>
            <w:r w:rsidDel="00000000" w:rsidR="00000000" w:rsidRPr="00000000">
              <w:rPr>
                <w:b w:val="1"/>
                <w:bCs w:val="1"/>
                <w:sz w:val="20"/>
                <w:szCs w:val="20"/>
                <w:highlight w:val="white"/>
                <w:rtl w:val="0"/>
              </w:rPr>
              <w:t xml:space="preserve">otp_type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B">
            <w:pPr>
              <w:rPr>
                <w:b w:val="1"/>
                <w:bCs w:val="1"/>
                <w:sz w:val="20"/>
                <w:szCs w:val="20"/>
                <w:highlight w:val="white"/>
              </w:rPr>
            </w:pPr>
            <w:r w:rsidDel="00000000" w:rsidR="00000000" w:rsidRPr="00000000">
              <w:rPr>
                <w:b w:val="1"/>
                <w:bCs w:val="1"/>
                <w:sz w:val="20"/>
                <w:szCs w:val="20"/>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C">
            <w:pPr>
              <w:rPr>
                <w:b w:val="1"/>
                <w:bCs w:val="1"/>
                <w:sz w:val="20"/>
                <w:szCs w:val="20"/>
                <w:highlight w:val="white"/>
              </w:rPr>
            </w:pPr>
            <w:r w:rsidDel="00000000" w:rsidR="00000000" w:rsidRPr="00000000">
              <w:rPr>
                <w:b w:val="1"/>
                <w:bCs w:val="1"/>
                <w:sz w:val="20"/>
                <w:szCs w:val="20"/>
                <w:highlight w:val="white"/>
                <w:rtl w:val="0"/>
              </w:rPr>
              <w:t xml:space="preserve">'dispatch_confirmation' — extensible for future OTP uses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D">
            <w:pPr>
              <w:rPr>
                <w:b w:val="1"/>
                <w:bCs w:val="1"/>
                <w:sz w:val="20"/>
                <w:szCs w:val="20"/>
                <w:highlight w:val="white"/>
              </w:rPr>
            </w:pPr>
            <w:r w:rsidDel="00000000" w:rsidR="00000000" w:rsidRPr="00000000">
              <w:rPr>
                <w:b w:val="1"/>
                <w:bCs w:val="1"/>
                <w:sz w:val="20"/>
                <w:szCs w:val="20"/>
                <w:highlight w:val="white"/>
                <w:rtl w:val="0"/>
              </w:rPr>
              <w:t xml:space="preserve">otp_hash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E">
            <w:pPr>
              <w:rPr>
                <w:b w:val="1"/>
                <w:bCs w:val="1"/>
                <w:sz w:val="20"/>
                <w:szCs w:val="20"/>
                <w:highlight w:val="white"/>
              </w:rPr>
            </w:pPr>
            <w:r w:rsidDel="00000000" w:rsidR="00000000" w:rsidRPr="00000000">
              <w:rPr>
                <w:b w:val="1"/>
                <w:bCs w:val="1"/>
                <w:sz w:val="20"/>
                <w:szCs w:val="20"/>
                <w:highlight w:val="white"/>
                <w:rtl w:val="0"/>
              </w:rPr>
              <w:t xml:space="preserve">VARCHAR(255)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EF">
            <w:pPr>
              <w:rPr>
                <w:b w:val="1"/>
                <w:bCs w:val="1"/>
                <w:sz w:val="20"/>
                <w:szCs w:val="20"/>
                <w:highlight w:val="white"/>
              </w:rPr>
            </w:pPr>
            <w:r w:rsidDel="00000000" w:rsidR="00000000" w:rsidRPr="00000000">
              <w:rPr>
                <w:b w:val="1"/>
                <w:bCs w:val="1"/>
                <w:sz w:val="20"/>
                <w:szCs w:val="20"/>
                <w:highlight w:val="white"/>
                <w:rtl w:val="0"/>
              </w:rPr>
              <w:t xml:space="preserve">Hashed OTP — never store plain text</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0">
            <w:pPr>
              <w:rPr>
                <w:b w:val="1"/>
                <w:bCs w:val="1"/>
                <w:sz w:val="20"/>
                <w:szCs w:val="20"/>
                <w:highlight w:val="white"/>
              </w:rPr>
            </w:pPr>
            <w:r w:rsidDel="00000000" w:rsidR="00000000" w:rsidRPr="00000000">
              <w:rPr>
                <w:b w:val="1"/>
                <w:bCs w:val="1"/>
                <w:sz w:val="20"/>
                <w:szCs w:val="20"/>
                <w:highlight w:val="white"/>
                <w:rtl w:val="0"/>
              </w:rPr>
              <w:t xml:space="preserve">phone_sent_to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1">
            <w:pPr>
              <w:rPr>
                <w:b w:val="1"/>
                <w:bCs w:val="1"/>
                <w:sz w:val="20"/>
                <w:szCs w:val="20"/>
                <w:highlight w:val="white"/>
              </w:rPr>
            </w:pPr>
            <w:r w:rsidDel="00000000" w:rsidR="00000000" w:rsidRPr="00000000">
              <w:rPr>
                <w:b w:val="1"/>
                <w:bCs w:val="1"/>
                <w:sz w:val="20"/>
                <w:szCs w:val="20"/>
                <w:highlight w:val="white"/>
                <w:rtl w:val="0"/>
              </w:rPr>
              <w:t xml:space="preserve">VARCHAR(20)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2">
            <w:pPr>
              <w:rPr>
                <w:b w:val="1"/>
                <w:bCs w:val="1"/>
                <w:sz w:val="20"/>
                <w:szCs w:val="20"/>
                <w:highlight w:val="white"/>
              </w:rPr>
            </w:pPr>
            <w:r w:rsidDel="00000000" w:rsidR="00000000" w:rsidRPr="00000000">
              <w:rPr>
                <w:b w:val="1"/>
                <w:bCs w:val="1"/>
                <w:sz w:val="20"/>
                <w:szCs w:val="20"/>
                <w:highlight w:val="white"/>
                <w:rtl w:val="0"/>
              </w:rPr>
              <w:t xml:space="preserve">Masked for display (last 4 digits shown)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3">
            <w:pPr>
              <w:rPr>
                <w:b w:val="1"/>
                <w:bCs w:val="1"/>
                <w:sz w:val="20"/>
                <w:szCs w:val="20"/>
                <w:highlight w:val="white"/>
              </w:rPr>
            </w:pPr>
            <w:r w:rsidDel="00000000" w:rsidR="00000000" w:rsidRPr="00000000">
              <w:rPr>
                <w:b w:val="1"/>
                <w:bCs w:val="1"/>
                <w:sz w:val="20"/>
                <w:szCs w:val="20"/>
                <w:highlight w:val="white"/>
                <w:rtl w:val="0"/>
              </w:rPr>
              <w:t xml:space="preserve">created_at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4">
            <w:pPr>
              <w:rPr>
                <w:b w:val="1"/>
                <w:bCs w:val="1"/>
                <w:sz w:val="20"/>
                <w:szCs w:val="20"/>
                <w:highlight w:val="white"/>
              </w:rPr>
            </w:pPr>
            <w:r w:rsidDel="00000000" w:rsidR="00000000" w:rsidRPr="00000000">
              <w:rPr>
                <w:b w:val="1"/>
                <w:bCs w:val="1"/>
                <w:sz w:val="20"/>
                <w:szCs w:val="20"/>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5">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6">
            <w:pPr>
              <w:rPr>
                <w:b w:val="1"/>
                <w:bCs w:val="1"/>
                <w:sz w:val="20"/>
                <w:szCs w:val="20"/>
                <w:highlight w:val="white"/>
              </w:rPr>
            </w:pPr>
            <w:r w:rsidDel="00000000" w:rsidR="00000000" w:rsidRPr="00000000">
              <w:rPr>
                <w:b w:val="1"/>
                <w:bCs w:val="1"/>
                <w:sz w:val="20"/>
                <w:szCs w:val="20"/>
                <w:highlight w:val="white"/>
                <w:rtl w:val="0"/>
              </w:rPr>
              <w:t xml:space="preserve">expires_at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7">
            <w:pPr>
              <w:rPr>
                <w:b w:val="1"/>
                <w:bCs w:val="1"/>
                <w:sz w:val="20"/>
                <w:szCs w:val="20"/>
                <w:highlight w:val="white"/>
              </w:rPr>
            </w:pPr>
            <w:r w:rsidDel="00000000" w:rsidR="00000000" w:rsidRPr="00000000">
              <w:rPr>
                <w:b w:val="1"/>
                <w:bCs w:val="1"/>
                <w:sz w:val="20"/>
                <w:szCs w:val="20"/>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8">
            <w:pPr>
              <w:rPr>
                <w:b w:val="1"/>
                <w:bCs w:val="1"/>
                <w:sz w:val="20"/>
                <w:szCs w:val="20"/>
                <w:highlight w:val="white"/>
              </w:rPr>
            </w:pPr>
            <w:r w:rsidDel="00000000" w:rsidR="00000000" w:rsidRPr="00000000">
              <w:rPr>
                <w:b w:val="1"/>
                <w:bCs w:val="1"/>
                <w:sz w:val="20"/>
                <w:szCs w:val="20"/>
                <w:highlight w:val="white"/>
                <w:rtl w:val="0"/>
              </w:rPr>
              <w:t xml:space="preserve">created_at + 10 minutes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9">
            <w:pPr>
              <w:rPr>
                <w:b w:val="1"/>
                <w:bCs w:val="1"/>
                <w:sz w:val="20"/>
                <w:szCs w:val="20"/>
                <w:highlight w:val="white"/>
              </w:rPr>
            </w:pPr>
            <w:r w:rsidDel="00000000" w:rsidR="00000000" w:rsidRPr="00000000">
              <w:rPr>
                <w:b w:val="1"/>
                <w:bCs w:val="1"/>
                <w:sz w:val="20"/>
                <w:szCs w:val="20"/>
                <w:highlight w:val="white"/>
                <w:rtl w:val="0"/>
              </w:rPr>
              <w:t xml:space="preserve">send_count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A">
            <w:pPr>
              <w:rPr>
                <w:b w:val="1"/>
                <w:bCs w:val="1"/>
                <w:sz w:val="20"/>
                <w:szCs w:val="20"/>
                <w:highlight w:val="white"/>
              </w:rPr>
            </w:pPr>
            <w:r w:rsidDel="00000000" w:rsidR="00000000" w:rsidRPr="00000000">
              <w:rPr>
                <w:b w:val="1"/>
                <w:bCs w:val="1"/>
                <w:sz w:val="20"/>
                <w:szCs w:val="20"/>
                <w:highlight w:val="white"/>
                <w:rtl w:val="0"/>
              </w:rPr>
              <w:t xml:space="preserve">INT DEFAULT 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B">
            <w:pPr>
              <w:rPr>
                <w:b w:val="1"/>
                <w:bCs w:val="1"/>
                <w:sz w:val="20"/>
                <w:szCs w:val="20"/>
                <w:highlight w:val="white"/>
              </w:rPr>
            </w:pPr>
            <w:r w:rsidDel="00000000" w:rsidR="00000000" w:rsidRPr="00000000">
              <w:rPr>
                <w:b w:val="1"/>
                <w:bCs w:val="1"/>
                <w:sz w:val="20"/>
                <w:szCs w:val="20"/>
                <w:highlight w:val="white"/>
                <w:rtl w:val="0"/>
              </w:rPr>
              <w:t xml:space="preserve">Increments on each resend. Max 3.</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C">
            <w:pPr>
              <w:rPr>
                <w:b w:val="1"/>
                <w:bCs w:val="1"/>
                <w:sz w:val="20"/>
                <w:szCs w:val="20"/>
                <w:highlight w:val="white"/>
              </w:rPr>
            </w:pPr>
            <w:r w:rsidDel="00000000" w:rsidR="00000000" w:rsidRPr="00000000">
              <w:rPr>
                <w:b w:val="1"/>
                <w:bCs w:val="1"/>
                <w:sz w:val="20"/>
                <w:szCs w:val="20"/>
                <w:highlight w:val="white"/>
                <w:rtl w:val="0"/>
              </w:rPr>
              <w:t xml:space="preserve">attempt_count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D">
            <w:pPr>
              <w:rPr>
                <w:b w:val="1"/>
                <w:bCs w:val="1"/>
                <w:sz w:val="20"/>
                <w:szCs w:val="20"/>
                <w:highlight w:val="white"/>
              </w:rPr>
            </w:pPr>
            <w:r w:rsidDel="00000000" w:rsidR="00000000" w:rsidRPr="00000000">
              <w:rPr>
                <w:b w:val="1"/>
                <w:bCs w:val="1"/>
                <w:sz w:val="20"/>
                <w:szCs w:val="20"/>
                <w:highlight w:val="white"/>
                <w:rtl w:val="0"/>
              </w:rPr>
              <w:t xml:space="preserve">INT DEFAULT 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E">
            <w:pPr>
              <w:rPr>
                <w:b w:val="1"/>
                <w:bCs w:val="1"/>
                <w:sz w:val="20"/>
                <w:szCs w:val="20"/>
                <w:highlight w:val="white"/>
              </w:rPr>
            </w:pPr>
            <w:r w:rsidDel="00000000" w:rsidR="00000000" w:rsidRPr="00000000">
              <w:rPr>
                <w:b w:val="1"/>
                <w:bCs w:val="1"/>
                <w:sz w:val="20"/>
                <w:szCs w:val="20"/>
                <w:highlight w:val="white"/>
                <w:rtl w:val="0"/>
              </w:rPr>
              <w:t xml:space="preserve">Wrong attempts counter. Max 3 before lockout.</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2FF">
            <w:pPr>
              <w:rPr>
                <w:b w:val="1"/>
                <w:bCs w:val="1"/>
                <w:sz w:val="20"/>
                <w:szCs w:val="20"/>
                <w:highlight w:val="white"/>
              </w:rPr>
            </w:pPr>
            <w:r w:rsidDel="00000000" w:rsidR="00000000" w:rsidRPr="00000000">
              <w:rPr>
                <w:b w:val="1"/>
                <w:bCs w:val="1"/>
                <w:sz w:val="20"/>
                <w:szCs w:val="20"/>
                <w:highlight w:val="white"/>
                <w:rtl w:val="0"/>
              </w:rPr>
              <w:t xml:space="preserve">is_used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0">
            <w:pPr>
              <w:rPr>
                <w:b w:val="1"/>
                <w:bCs w:val="1"/>
                <w:sz w:val="20"/>
                <w:szCs w:val="20"/>
                <w:highlight w:val="white"/>
              </w:rPr>
            </w:pPr>
            <w:r w:rsidDel="00000000" w:rsidR="00000000" w:rsidRPr="00000000">
              <w:rPr>
                <w:b w:val="1"/>
                <w:bCs w:val="1"/>
                <w:sz w:val="20"/>
                <w:szCs w:val="20"/>
                <w:highlight w:val="white"/>
                <w:rtl w:val="0"/>
              </w:rPr>
              <w:t xml:space="preserve">BOOLEAN DEFAULT FALSE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1">
            <w:pPr>
              <w:rPr>
                <w:b w:val="1"/>
                <w:bCs w:val="1"/>
                <w:sz w:val="20"/>
                <w:szCs w:val="20"/>
                <w:highlight w:val="white"/>
              </w:rPr>
            </w:pPr>
            <w:r w:rsidDel="00000000" w:rsidR="00000000" w:rsidRPr="00000000">
              <w:rPr>
                <w:b w:val="1"/>
                <w:bCs w:val="1"/>
                <w:sz w:val="20"/>
                <w:szCs w:val="20"/>
                <w:highlight w:val="white"/>
                <w:rtl w:val="0"/>
              </w:rPr>
              <w:t xml:space="preserve">Set TRUE on successful validation. Single-use enforced.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2">
            <w:pPr>
              <w:rPr>
                <w:b w:val="1"/>
                <w:bCs w:val="1"/>
                <w:sz w:val="20"/>
                <w:szCs w:val="20"/>
                <w:highlight w:val="white"/>
              </w:rPr>
            </w:pPr>
            <w:r w:rsidDel="00000000" w:rsidR="00000000" w:rsidRPr="00000000">
              <w:rPr>
                <w:b w:val="1"/>
                <w:bCs w:val="1"/>
                <w:sz w:val="20"/>
                <w:szCs w:val="20"/>
                <w:highlight w:val="white"/>
                <w:rtl w:val="0"/>
              </w:rPr>
              <w:t xml:space="preserve">used_at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3">
            <w:pPr>
              <w:rPr>
                <w:b w:val="1"/>
                <w:bCs w:val="1"/>
                <w:sz w:val="20"/>
                <w:szCs w:val="20"/>
                <w:highlight w:val="white"/>
              </w:rPr>
            </w:pPr>
            <w:r w:rsidDel="00000000" w:rsidR="00000000" w:rsidRPr="00000000">
              <w:rPr>
                <w:b w:val="1"/>
                <w:bCs w:val="1"/>
                <w:sz w:val="20"/>
                <w:szCs w:val="20"/>
                <w:highlight w:val="white"/>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4">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5">
            <w:pPr>
              <w:rPr>
                <w:b w:val="1"/>
                <w:bCs w:val="1"/>
                <w:sz w:val="20"/>
                <w:szCs w:val="20"/>
                <w:highlight w:val="white"/>
              </w:rPr>
            </w:pPr>
            <w:r w:rsidDel="00000000" w:rsidR="00000000" w:rsidRPr="00000000">
              <w:rPr>
                <w:b w:val="1"/>
                <w:bCs w:val="1"/>
                <w:sz w:val="20"/>
                <w:szCs w:val="20"/>
                <w:highlight w:val="white"/>
                <w:rtl w:val="0"/>
              </w:rPr>
              <w:t xml:space="preserve">used_by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6">
            <w:pPr>
              <w:rPr>
                <w:b w:val="1"/>
                <w:bCs w:val="1"/>
                <w:sz w:val="20"/>
                <w:szCs w:val="20"/>
                <w:highlight w:val="white"/>
              </w:rPr>
            </w:pPr>
            <w:r w:rsidDel="00000000" w:rsidR="00000000" w:rsidRPr="00000000">
              <w:rPr>
                <w:b w:val="1"/>
                <w:bCs w:val="1"/>
                <w:sz w:val="20"/>
                <w:szCs w:val="20"/>
                <w:highlight w:val="white"/>
                <w:rtl w:val="0"/>
              </w:rPr>
              <w:t xml:space="preserve">INT NULL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7">
            <w:pPr>
              <w:rPr>
                <w:b w:val="1"/>
                <w:bCs w:val="1"/>
                <w:sz w:val="20"/>
                <w:szCs w:val="20"/>
                <w:highlight w:val="white"/>
              </w:rPr>
            </w:pPr>
            <w:r w:rsidDel="00000000" w:rsidR="00000000" w:rsidRPr="00000000">
              <w:rPr>
                <w:b w:val="1"/>
                <w:bCs w:val="1"/>
                <w:sz w:val="20"/>
                <w:szCs w:val="20"/>
                <w:highlight w:val="white"/>
                <w:rtl w:val="0"/>
              </w:rPr>
              <w:t xml:space="preserve">dealer_user_id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8">
            <w:pPr>
              <w:rPr>
                <w:b w:val="1"/>
                <w:bCs w:val="1"/>
                <w:sz w:val="20"/>
                <w:szCs w:val="20"/>
                <w:highlight w:val="white"/>
              </w:rPr>
            </w:pPr>
            <w:r w:rsidDel="00000000" w:rsidR="00000000" w:rsidRPr="00000000">
              <w:rPr>
                <w:b w:val="1"/>
                <w:bCs w:val="1"/>
                <w:sz w:val="20"/>
                <w:szCs w:val="20"/>
                <w:highlight w:val="white"/>
                <w:rtl w:val="0"/>
              </w:rPr>
              <w:t xml:space="preserve">override_by_admin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9">
            <w:pPr>
              <w:rPr>
                <w:b w:val="1"/>
                <w:bCs w:val="1"/>
                <w:sz w:val="20"/>
                <w:szCs w:val="20"/>
                <w:highlight w:val="white"/>
              </w:rPr>
            </w:pPr>
            <w:r w:rsidDel="00000000" w:rsidR="00000000" w:rsidRPr="00000000">
              <w:rPr>
                <w:b w:val="1"/>
                <w:bCs w:val="1"/>
                <w:sz w:val="20"/>
                <w:szCs w:val="20"/>
                <w:highlight w:val="white"/>
                <w:rtl w:val="0"/>
              </w:rPr>
              <w:t xml:space="preserve">BOOLEAN DEFAULT FALSE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A">
            <w:pPr>
              <w:rPr>
                <w:b w:val="1"/>
                <w:bCs w:val="1"/>
                <w:sz w:val="20"/>
                <w:szCs w:val="20"/>
                <w:highlight w:val="white"/>
              </w:rPr>
            </w:pPr>
            <w:r w:rsidDel="00000000" w:rsidR="00000000" w:rsidRPr="00000000">
              <w:rPr>
                <w:b w:val="1"/>
                <w:bCs w:val="1"/>
                <w:sz w:val="20"/>
                <w:szCs w:val="20"/>
                <w:highlight w:val="white"/>
                <w:rtl w:val="0"/>
              </w:rPr>
              <w:t xml:space="preserve">TRUE if admin override was used instead of OTP</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B">
            <w:pPr>
              <w:rPr>
                <w:b w:val="1"/>
                <w:bCs w:val="1"/>
                <w:sz w:val="20"/>
                <w:szCs w:val="20"/>
                <w:highlight w:val="white"/>
              </w:rPr>
            </w:pPr>
            <w:r w:rsidDel="00000000" w:rsidR="00000000" w:rsidRPr="00000000">
              <w:rPr>
                <w:b w:val="1"/>
                <w:bCs w:val="1"/>
                <w:sz w:val="20"/>
                <w:szCs w:val="20"/>
                <w:highlight w:val="white"/>
                <w:rtl w:val="0"/>
              </w:rPr>
              <w:t xml:space="preserve">override_reason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C">
            <w:pPr>
              <w:rPr>
                <w:b w:val="1"/>
                <w:bCs w:val="1"/>
                <w:sz w:val="20"/>
                <w:szCs w:val="20"/>
                <w:highlight w:val="white"/>
              </w:rPr>
            </w:pPr>
            <w:r w:rsidDel="00000000" w:rsidR="00000000" w:rsidRPr="00000000">
              <w:rPr>
                <w:b w:val="1"/>
                <w:bCs w:val="1"/>
                <w:sz w:val="20"/>
                <w:szCs w:val="20"/>
                <w:highlight w:val="white"/>
                <w:rtl w:val="0"/>
              </w:rPr>
              <w:t xml:space="preserve">TEXT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0D">
            <w:pPr>
              <w:rPr>
                <w:b w:val="1"/>
                <w:bCs w:val="1"/>
                <w:sz w:val="20"/>
                <w:szCs w:val="20"/>
                <w:highlight w:val="white"/>
              </w:rPr>
            </w:pPr>
            <w:r w:rsidDel="00000000" w:rsidR="00000000" w:rsidRPr="00000000">
              <w:rPr>
                <w:b w:val="1"/>
                <w:bCs w:val="1"/>
                <w:sz w:val="20"/>
                <w:szCs w:val="20"/>
                <w:highlight w:val="white"/>
                <w:rtl w:val="0"/>
              </w:rPr>
              <w:t xml:space="preserve">Mandatory if override_by_admin = TRUE</w:t>
            </w:r>
          </w:p>
        </w:tc>
      </w:tr>
    </w:tbl>
    <w:p w:rsidR="00000000" w:rsidDel="00000000" w:rsidP="00000000" w:rsidRDefault="00000000" w:rsidRPr="00000000" w14:paraId="00001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30F">
      <w:pPr>
        <w:pStyle w:val="Heading2"/>
        <w:keepNext w:val="0"/>
        <w:keepLines w:val="0"/>
        <w:spacing w:before="300" w:lineRule="auto"/>
        <w:rPr>
          <w:b w:val="1"/>
          <w:bCs w:val="1"/>
          <w:color w:val="003366"/>
          <w:sz w:val="38"/>
          <w:szCs w:val="38"/>
          <w:highlight w:val="white"/>
        </w:rPr>
      </w:pPr>
      <w:bookmarkStart w:colFirst="0" w:colLast="0" w:name="_mecesbgsv3x5" w:id="84"/>
      <w:bookmarkEnd w:id="84"/>
      <w:r w:rsidDel="00000000" w:rsidR="00000000" w:rsidRPr="00000000">
        <w:rPr>
          <w:b w:val="1"/>
          <w:bCs w:val="1"/>
          <w:color w:val="1b7a8a"/>
          <w:sz w:val="28"/>
          <w:szCs w:val="28"/>
          <w:highlight w:val="white"/>
          <w:rtl w:val="0"/>
        </w:rPr>
        <w:t xml:space="preserve">after_sales_records</w:t>
      </w:r>
      <w:r w:rsidDel="00000000" w:rsidR="00000000" w:rsidRPr="00000000">
        <w:rPr>
          <w:rtl w:val="0"/>
        </w:rPr>
      </w:r>
    </w:p>
    <w:tbl>
      <w:tblPr>
        <w:tblStyle w:val="Table14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0"/>
        <w:gridCol w:w="2970"/>
        <w:gridCol w:w="3375"/>
        <w:tblGridChange w:id="0">
          <w:tblGrid>
            <w:gridCol w:w="3000"/>
            <w:gridCol w:w="2970"/>
            <w:gridCol w:w="337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310">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Column</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311">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1f497d" w:val="clear"/>
            <w:tcMar>
              <w:top w:w="80.0" w:type="dxa"/>
              <w:left w:w="120.0" w:type="dxa"/>
              <w:bottom w:w="80.0" w:type="dxa"/>
              <w:right w:w="120.0" w:type="dxa"/>
            </w:tcMar>
            <w:vAlign w:val="top"/>
          </w:tcPr>
          <w:p w:rsidR="00000000" w:rsidDel="00000000" w:rsidP="00000000" w:rsidRDefault="00000000" w:rsidRPr="00000000" w14:paraId="00001312">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3">
            <w:pPr>
              <w:rPr>
                <w:b w:val="1"/>
                <w:bCs w:val="1"/>
                <w:sz w:val="20"/>
                <w:szCs w:val="20"/>
                <w:highlight w:val="white"/>
              </w:rPr>
            </w:pPr>
            <w:r w:rsidDel="00000000" w:rsidR="00000000" w:rsidRPr="00000000">
              <w:rPr>
                <w:b w:val="1"/>
                <w:bCs w:val="1"/>
                <w:sz w:val="20"/>
                <w:szCs w:val="20"/>
                <w:highlight w:val="white"/>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4">
            <w:pPr>
              <w:rPr>
                <w:b w:val="1"/>
                <w:bCs w:val="1"/>
                <w:sz w:val="20"/>
                <w:szCs w:val="20"/>
                <w:highlight w:val="white"/>
              </w:rPr>
            </w:pPr>
            <w:r w:rsidDel="00000000" w:rsidR="00000000" w:rsidRPr="00000000">
              <w:rPr>
                <w:b w:val="1"/>
                <w:bCs w:val="1"/>
                <w:sz w:val="20"/>
                <w:szCs w:val="20"/>
                <w:highlight w:val="white"/>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5">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6">
            <w:pPr>
              <w:rPr>
                <w:b w:val="1"/>
                <w:bCs w:val="1"/>
                <w:sz w:val="20"/>
                <w:szCs w:val="20"/>
                <w:highlight w:val="white"/>
              </w:rPr>
            </w:pPr>
            <w:r w:rsidDel="00000000" w:rsidR="00000000" w:rsidRPr="00000000">
              <w:rPr>
                <w:b w:val="1"/>
                <w:bCs w:val="1"/>
                <w:sz w:val="20"/>
                <w:szCs w:val="20"/>
                <w:highlight w:val="white"/>
                <w:rtl w:val="0"/>
              </w:rPr>
              <w:t xml:space="preserve">after_sales_id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7">
            <w:pPr>
              <w:rPr>
                <w:b w:val="1"/>
                <w:bCs w:val="1"/>
                <w:sz w:val="20"/>
                <w:szCs w:val="20"/>
                <w:highlight w:val="white"/>
              </w:rPr>
            </w:pPr>
            <w:r w:rsidDel="00000000" w:rsidR="00000000" w:rsidRPr="00000000">
              <w:rPr>
                <w:b w:val="1"/>
                <w:bCs w:val="1"/>
                <w:sz w:val="20"/>
                <w:szCs w:val="20"/>
                <w:highlight w:val="white"/>
                <w:rtl w:val="0"/>
              </w:rPr>
              <w:t xml:space="preserve">VARCHAR(50)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8">
            <w:pPr>
              <w:rPr>
                <w:b w:val="1"/>
                <w:bCs w:val="1"/>
                <w:sz w:val="20"/>
                <w:szCs w:val="20"/>
                <w:highlight w:val="white"/>
              </w:rPr>
            </w:pPr>
            <w:r w:rsidDel="00000000" w:rsidR="00000000" w:rsidRPr="00000000">
              <w:rPr>
                <w:b w:val="1"/>
                <w:bCs w:val="1"/>
                <w:sz w:val="20"/>
                <w:szCs w:val="20"/>
                <w:highlight w:val="white"/>
                <w:rtl w:val="0"/>
              </w:rPr>
              <w:t xml:space="preserve">AS-YYYY-LEADREF</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9">
            <w:pPr>
              <w:rPr>
                <w:b w:val="1"/>
                <w:bCs w:val="1"/>
                <w:sz w:val="20"/>
                <w:szCs w:val="20"/>
                <w:highlight w:val="white"/>
              </w:rPr>
            </w:pPr>
            <w:r w:rsidDel="00000000" w:rsidR="00000000" w:rsidRPr="00000000">
              <w:rPr>
                <w:b w:val="1"/>
                <w:bCs w:val="1"/>
                <w:sz w:val="20"/>
                <w:szCs w:val="20"/>
                <w:highlight w:val="white"/>
                <w:rtl w:val="0"/>
              </w:rPr>
              <w:t xml:space="preserve">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A">
            <w:pPr>
              <w:rPr>
                <w:b w:val="1"/>
                <w:bCs w:val="1"/>
                <w:sz w:val="20"/>
                <w:szCs w:val="20"/>
                <w:highlight w:val="white"/>
              </w:rPr>
            </w:pPr>
            <w:r w:rsidDel="00000000" w:rsidR="00000000" w:rsidRPr="00000000">
              <w:rPr>
                <w:b w:val="1"/>
                <w:bCs w:val="1"/>
                <w:sz w:val="20"/>
                <w:szCs w:val="20"/>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B">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C">
            <w:pPr>
              <w:rPr>
                <w:b w:val="1"/>
                <w:bCs w:val="1"/>
                <w:sz w:val="20"/>
                <w:szCs w:val="20"/>
                <w:highlight w:val="white"/>
              </w:rPr>
            </w:pPr>
            <w:r w:rsidDel="00000000" w:rsidR="00000000" w:rsidRPr="00000000">
              <w:rPr>
                <w:b w:val="1"/>
                <w:bCs w:val="1"/>
                <w:sz w:val="20"/>
                <w:szCs w:val="20"/>
                <w:highlight w:val="white"/>
                <w:rtl w:val="0"/>
              </w:rPr>
              <w:t xml:space="preserve">warranty_id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D">
            <w:pPr>
              <w:rPr>
                <w:b w:val="1"/>
                <w:bCs w:val="1"/>
                <w:sz w:val="20"/>
                <w:szCs w:val="20"/>
                <w:highlight w:val="white"/>
              </w:rPr>
            </w:pPr>
            <w:r w:rsidDel="00000000" w:rsidR="00000000" w:rsidRPr="00000000">
              <w:rPr>
                <w:b w:val="1"/>
                <w:bCs w:val="1"/>
                <w:sz w:val="20"/>
                <w:szCs w:val="20"/>
                <w:highlight w:val="white"/>
                <w:rtl w:val="0"/>
              </w:rPr>
              <w:t xml:space="preserve">VARCHAR(50)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E">
            <w:pPr>
              <w:rPr>
                <w:b w:val="1"/>
                <w:bCs w:val="1"/>
                <w:sz w:val="20"/>
                <w:szCs w:val="20"/>
                <w:highlight w:val="white"/>
              </w:rPr>
            </w:pPr>
            <w:r w:rsidDel="00000000" w:rsidR="00000000" w:rsidRPr="00000000">
              <w:rPr>
                <w:b w:val="1"/>
                <w:bCs w:val="1"/>
                <w:sz w:val="20"/>
                <w:szCs w:val="20"/>
                <w:highlight w:val="white"/>
                <w:rtl w:val="0"/>
              </w:rPr>
              <w:t xml:space="preserve">references warranties.warranty_id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1F">
            <w:pPr>
              <w:rPr>
                <w:b w:val="1"/>
                <w:bCs w:val="1"/>
                <w:sz w:val="20"/>
                <w:szCs w:val="20"/>
                <w:highlight w:val="white"/>
              </w:rPr>
            </w:pPr>
            <w:r w:rsidDel="00000000" w:rsidR="00000000" w:rsidRPr="00000000">
              <w:rPr>
                <w:b w:val="1"/>
                <w:bCs w:val="1"/>
                <w:sz w:val="20"/>
                <w:szCs w:val="20"/>
                <w:highlight w:val="white"/>
                <w:rtl w:val="0"/>
              </w:rPr>
              <w:t xml:space="preserve">battery_serial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0">
            <w:pPr>
              <w:rPr>
                <w:b w:val="1"/>
                <w:bCs w:val="1"/>
                <w:sz w:val="20"/>
                <w:szCs w:val="20"/>
                <w:highlight w:val="white"/>
              </w:rPr>
            </w:pPr>
            <w:r w:rsidDel="00000000" w:rsidR="00000000" w:rsidRPr="00000000">
              <w:rPr>
                <w:b w:val="1"/>
                <w:bCs w:val="1"/>
                <w:sz w:val="20"/>
                <w:szCs w:val="20"/>
                <w:highlight w:val="white"/>
                <w:rtl w:val="0"/>
              </w:rPr>
              <w:t xml:space="preserve">VARCHAR(50)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1">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2">
            <w:pPr>
              <w:rPr>
                <w:b w:val="1"/>
                <w:bCs w:val="1"/>
                <w:sz w:val="20"/>
                <w:szCs w:val="20"/>
                <w:highlight w:val="white"/>
              </w:rPr>
            </w:pPr>
            <w:r w:rsidDel="00000000" w:rsidR="00000000" w:rsidRPr="00000000">
              <w:rPr>
                <w:b w:val="1"/>
                <w:bCs w:val="1"/>
                <w:sz w:val="20"/>
                <w:szCs w:val="20"/>
                <w:highlight w:val="white"/>
                <w:rtl w:val="0"/>
              </w:rPr>
              <w:t xml:space="preserve">customer_id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3">
            <w:pPr>
              <w:rPr>
                <w:b w:val="1"/>
                <w:bCs w:val="1"/>
                <w:sz w:val="20"/>
                <w:szCs w:val="20"/>
                <w:highlight w:val="white"/>
              </w:rPr>
            </w:pPr>
            <w:r w:rsidDel="00000000" w:rsidR="00000000" w:rsidRPr="00000000">
              <w:rPr>
                <w:b w:val="1"/>
                <w:bCs w:val="1"/>
                <w:sz w:val="20"/>
                <w:szCs w:val="20"/>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4">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5">
            <w:pPr>
              <w:rPr>
                <w:b w:val="1"/>
                <w:bCs w:val="1"/>
                <w:sz w:val="20"/>
                <w:szCs w:val="20"/>
                <w:highlight w:val="white"/>
              </w:rPr>
            </w:pPr>
            <w:r w:rsidDel="00000000" w:rsidR="00000000" w:rsidRPr="00000000">
              <w:rPr>
                <w:b w:val="1"/>
                <w:bCs w:val="1"/>
                <w:sz w:val="20"/>
                <w:szCs w:val="20"/>
                <w:highlight w:val="white"/>
                <w:rtl w:val="0"/>
              </w:rPr>
              <w:t xml:space="preserve">dealer_id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6">
            <w:pPr>
              <w:rPr>
                <w:b w:val="1"/>
                <w:bCs w:val="1"/>
                <w:sz w:val="20"/>
                <w:szCs w:val="20"/>
                <w:highlight w:val="white"/>
              </w:rPr>
            </w:pPr>
            <w:r w:rsidDel="00000000" w:rsidR="00000000" w:rsidRPr="00000000">
              <w:rPr>
                <w:b w:val="1"/>
                <w:bCs w:val="1"/>
                <w:sz w:val="20"/>
                <w:szCs w:val="20"/>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7">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8">
            <w:pPr>
              <w:rPr>
                <w:b w:val="1"/>
                <w:bCs w:val="1"/>
                <w:sz w:val="20"/>
                <w:szCs w:val="20"/>
                <w:highlight w:val="white"/>
              </w:rPr>
            </w:pPr>
            <w:r w:rsidDel="00000000" w:rsidR="00000000" w:rsidRPr="00000000">
              <w:rPr>
                <w:b w:val="1"/>
                <w:bCs w:val="1"/>
                <w:sz w:val="20"/>
                <w:szCs w:val="20"/>
                <w:highlight w:val="white"/>
                <w:rtl w:val="0"/>
              </w:rPr>
              <w:t xml:space="preserve">payment_mode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9">
            <w:pPr>
              <w:rPr>
                <w:b w:val="1"/>
                <w:bCs w:val="1"/>
                <w:sz w:val="20"/>
                <w:szCs w:val="20"/>
                <w:highlight w:val="white"/>
              </w:rPr>
            </w:pPr>
            <w:r w:rsidDel="00000000" w:rsidR="00000000" w:rsidRPr="00000000">
              <w:rPr>
                <w:b w:val="1"/>
                <w:bCs w:val="1"/>
                <w:sz w:val="20"/>
                <w:szCs w:val="20"/>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A">
            <w:pPr>
              <w:rPr>
                <w:b w:val="1"/>
                <w:bCs w:val="1"/>
                <w:sz w:val="20"/>
                <w:szCs w:val="20"/>
                <w:highlight w:val="white"/>
              </w:rPr>
            </w:pPr>
            <w:r w:rsidDel="00000000" w:rsidR="00000000" w:rsidRPr="00000000">
              <w:rPr>
                <w:b w:val="1"/>
                <w:bCs w:val="1"/>
                <w:sz w:val="20"/>
                <w:szCs w:val="20"/>
                <w:highlight w:val="white"/>
                <w:rtl w:val="0"/>
              </w:rPr>
              <w:t xml:space="preserve">'cash' | 'finance'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B">
            <w:pPr>
              <w:rPr>
                <w:b w:val="1"/>
                <w:bCs w:val="1"/>
                <w:sz w:val="20"/>
                <w:szCs w:val="20"/>
                <w:highlight w:val="white"/>
              </w:rPr>
            </w:pPr>
            <w:r w:rsidDel="00000000" w:rsidR="00000000" w:rsidRPr="00000000">
              <w:rPr>
                <w:b w:val="1"/>
                <w:bCs w:val="1"/>
                <w:sz w:val="20"/>
                <w:szCs w:val="20"/>
                <w:highlight w:val="white"/>
                <w:rtl w:val="0"/>
              </w:rPr>
              <w:t xml:space="preserve">opened_at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C">
            <w:pPr>
              <w:rPr>
                <w:b w:val="1"/>
                <w:bCs w:val="1"/>
                <w:sz w:val="20"/>
                <w:szCs w:val="20"/>
                <w:highlight w:val="white"/>
              </w:rPr>
            </w:pPr>
            <w:r w:rsidDel="00000000" w:rsidR="00000000" w:rsidRPr="00000000">
              <w:rPr>
                <w:b w:val="1"/>
                <w:bCs w:val="1"/>
                <w:sz w:val="20"/>
                <w:szCs w:val="20"/>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D">
            <w:pPr>
              <w:rPr>
                <w:b w:val="1"/>
                <w:bCs w:val="1"/>
                <w:sz w:val="20"/>
                <w:szCs w:val="20"/>
                <w:highlight w:val="white"/>
              </w:rPr>
            </w:pPr>
            <w:r w:rsidDel="00000000" w:rsidR="00000000" w:rsidRPr="00000000">
              <w:rPr>
                <w:b w:val="1"/>
                <w:bCs w:val="1"/>
                <w:sz w:val="20"/>
                <w:szCs w:val="20"/>
                <w:highlight w:val="white"/>
                <w:rtl w:val="0"/>
              </w:rPr>
              <w:t xml:space="preserve">Set at dispatch confirmation / cash sale confirmation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E">
            <w:pPr>
              <w:rPr>
                <w:b w:val="1"/>
                <w:bCs w:val="1"/>
                <w:sz w:val="20"/>
                <w:szCs w:val="20"/>
                <w:highlight w:val="white"/>
              </w:rPr>
            </w:pPr>
            <w:r w:rsidDel="00000000" w:rsidR="00000000" w:rsidRPr="00000000">
              <w:rPr>
                <w:b w:val="1"/>
                <w:bCs w:val="1"/>
                <w:sz w:val="20"/>
                <w:szCs w:val="20"/>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2F">
            <w:pPr>
              <w:rPr>
                <w:b w:val="1"/>
                <w:bCs w:val="1"/>
                <w:sz w:val="20"/>
                <w:szCs w:val="20"/>
                <w:highlight w:val="white"/>
              </w:rPr>
            </w:pPr>
            <w:r w:rsidDel="00000000" w:rsidR="00000000" w:rsidRPr="00000000">
              <w:rPr>
                <w:b w:val="1"/>
                <w:bCs w:val="1"/>
                <w:sz w:val="20"/>
                <w:szCs w:val="20"/>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30">
            <w:pPr>
              <w:rPr>
                <w:b w:val="1"/>
                <w:bCs w:val="1"/>
                <w:sz w:val="20"/>
                <w:szCs w:val="20"/>
                <w:highlight w:val="white"/>
              </w:rPr>
            </w:pPr>
            <w:r w:rsidDel="00000000" w:rsidR="00000000" w:rsidRPr="00000000">
              <w:rPr>
                <w:b w:val="1"/>
                <w:bCs w:val="1"/>
                <w:sz w:val="20"/>
                <w:szCs w:val="20"/>
                <w:highlight w:val="white"/>
                <w:rtl w:val="0"/>
              </w:rPr>
              <w:t xml:space="preserve">'active' | 'closed'</w:t>
            </w:r>
          </w:p>
        </w:tc>
      </w:tr>
    </w:tbl>
    <w:p w:rsidR="00000000" w:rsidDel="00000000" w:rsidP="00000000" w:rsidRDefault="00000000" w:rsidRPr="00000000" w14:paraId="00001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b w:val="1"/>
          <w:bCs w:val="1"/>
          <w:color w:val="003366"/>
          <w:sz w:val="38"/>
          <w:szCs w:val="38"/>
          <w:highlight w:val="white"/>
          <w:rtl w:val="0"/>
        </w:rPr>
        <w:t xml:space="preserve">COMPLETE STEP 5 WORKFLOW SUMMARY</w:t>
      </w:r>
    </w:p>
    <w:p w:rsidR="00000000" w:rsidDel="00000000" w:rsidP="00000000" w:rsidRDefault="00000000" w:rsidRPr="00000000" w14:paraId="00001333">
      <w:pPr>
        <w:rPr>
          <w:b w:val="1"/>
          <w:bCs w:val="1"/>
          <w:color w:val="003366"/>
          <w:sz w:val="38"/>
          <w:szCs w:val="38"/>
          <w:highlight w:val="white"/>
        </w:rPr>
      </w:pPr>
      <w:r w:rsidDel="00000000" w:rsidR="00000000" w:rsidRPr="00000000">
        <w:rPr>
          <w:rtl w:val="0"/>
        </w:rPr>
      </w:r>
    </w:p>
    <w:tbl>
      <w:tblPr>
        <w:tblStyle w:val="Table14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60"/>
        <w:gridCol w:w="3120"/>
        <w:gridCol w:w="3465"/>
        <w:tblGridChange w:id="0">
          <w:tblGrid>
            <w:gridCol w:w="2760"/>
            <w:gridCol w:w="3120"/>
            <w:gridCol w:w="346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34">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35">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Actor</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36">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Action &amp; Outcome</w:t>
            </w:r>
          </w:p>
        </w:tc>
      </w:tr>
      <w:tr>
        <w:trPr>
          <w:cantSplit w:val="0"/>
          <w:trHeight w:val="405" w:hRule="atLeast"/>
          <w:tblHeader w:val="0"/>
        </w:trPr>
        <w:tc>
          <w:tcPr>
            <w:gridSpan w:val="3"/>
            <w:tcBorders>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1337">
            <w:pPr>
              <w:jc w:val="center"/>
              <w:rPr>
                <w:b w:val="1"/>
                <w:bCs w:val="1"/>
                <w:sz w:val="20"/>
                <w:szCs w:val="20"/>
                <w:highlight w:val="white"/>
              </w:rPr>
            </w:pPr>
            <w:r w:rsidDel="00000000" w:rsidR="00000000" w:rsidRPr="00000000">
              <w:rPr>
                <w:b w:val="1"/>
                <w:bCs w:val="1"/>
                <w:sz w:val="20"/>
                <w:szCs w:val="20"/>
                <w:highlight w:val="white"/>
                <w:rtl w:val="0"/>
              </w:rPr>
              <w:t xml:space="preserve">── SCENARIO A: LOAN SANCTIONED ──</w:t>
            </w:r>
          </w:p>
        </w:tc>
      </w:tr>
      <w:tr>
        <w:trPr>
          <w:cantSplit w:val="0"/>
          <w:trHeight w:val="855"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3A">
            <w:pPr>
              <w:rPr>
                <w:b w:val="1"/>
                <w:bCs w:val="1"/>
                <w:sz w:val="20"/>
                <w:szCs w:val="20"/>
                <w:highlight w:val="white"/>
              </w:rPr>
            </w:pPr>
            <w:r w:rsidDel="00000000" w:rsidR="00000000" w:rsidRPr="00000000">
              <w:rPr>
                <w:b w:val="1"/>
                <w:bCs w:val="1"/>
                <w:sz w:val="20"/>
                <w:szCs w:val="20"/>
                <w:highlight w:val="white"/>
                <w:rtl w:val="0"/>
              </w:rPr>
              <w:t xml:space="preserve">1</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3B">
            <w:pPr>
              <w:rPr>
                <w:b w:val="1"/>
                <w:bCs w:val="1"/>
                <w:sz w:val="20"/>
                <w:szCs w:val="20"/>
                <w:highlight w:val="white"/>
              </w:rPr>
            </w:pPr>
            <w:r w:rsidDel="00000000" w:rsidR="00000000" w:rsidRPr="00000000">
              <w:rPr>
                <w:b w:val="1"/>
                <w:bCs w:val="1"/>
                <w:sz w:val="20"/>
                <w:szCs w:val="20"/>
                <w:highlight w:val="white"/>
                <w:rtl w:val="0"/>
              </w:rPr>
              <w:t xml:space="preserve">System</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3C">
            <w:pPr>
              <w:rPr>
                <w:b w:val="1"/>
                <w:bCs w:val="1"/>
                <w:sz w:val="20"/>
                <w:szCs w:val="20"/>
                <w:highlight w:val="white"/>
              </w:rPr>
            </w:pPr>
            <w:r w:rsidDel="00000000" w:rsidR="00000000" w:rsidRPr="00000000">
              <w:rPr>
                <w:b w:val="1"/>
                <w:bCs w:val="1"/>
                <w:sz w:val="20"/>
                <w:szCs w:val="20"/>
                <w:highlight w:val="white"/>
                <w:rtl w:val="0"/>
              </w:rPr>
              <w:t xml:space="preserve">Admin sanctioned loan in Step 4. lead.status = 'loan_sanctioned'. Dealer Step 5 tab activates.</w:t>
            </w:r>
          </w:p>
        </w:tc>
      </w:tr>
      <w:tr>
        <w:trPr>
          <w:cantSplit w:val="0"/>
          <w:trHeight w:val="855"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3D">
            <w:pPr>
              <w:rPr>
                <w:b w:val="1"/>
                <w:bCs w:val="1"/>
                <w:sz w:val="20"/>
                <w:szCs w:val="20"/>
                <w:highlight w:val="white"/>
              </w:rPr>
            </w:pPr>
            <w:r w:rsidDel="00000000" w:rsidR="00000000" w:rsidRPr="00000000">
              <w:rPr>
                <w:b w:val="1"/>
                <w:bCs w:val="1"/>
                <w:sz w:val="20"/>
                <w:szCs w:val="20"/>
                <w:highlight w:val="white"/>
                <w:rtl w:val="0"/>
              </w:rPr>
              <w:t xml:space="preserve">2</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3E">
            <w:pPr>
              <w:rPr>
                <w:b w:val="1"/>
                <w:bCs w:val="1"/>
                <w:sz w:val="20"/>
                <w:szCs w:val="20"/>
                <w:highlight w:val="white"/>
              </w:rPr>
            </w:pPr>
            <w:r w:rsidDel="00000000" w:rsidR="00000000" w:rsidRPr="00000000">
              <w:rPr>
                <w:b w:val="1"/>
                <w:bCs w:val="1"/>
                <w:sz w:val="20"/>
                <w:szCs w:val="20"/>
                <w:highlight w:val="white"/>
                <w:rtl w:val="0"/>
              </w:rPr>
              <w:t xml:space="preserve">Dealer</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3F">
            <w:pPr>
              <w:rPr>
                <w:b w:val="1"/>
                <w:bCs w:val="1"/>
                <w:sz w:val="20"/>
                <w:szCs w:val="20"/>
                <w:highlight w:val="white"/>
              </w:rPr>
            </w:pPr>
            <w:r w:rsidDel="00000000" w:rsidR="00000000" w:rsidRPr="00000000">
              <w:rPr>
                <w:b w:val="1"/>
                <w:bCs w:val="1"/>
                <w:sz w:val="20"/>
                <w:szCs w:val="20"/>
                <w:highlight w:val="white"/>
                <w:rtl w:val="0"/>
              </w:rPr>
              <w:t xml:space="preserve">Open Step 5. Sees read-only loan details panel (10 fields) + product summary. Reviews with customer.</w:t>
            </w:r>
          </w:p>
        </w:tc>
      </w:tr>
      <w:tr>
        <w:trPr>
          <w:cantSplit w:val="0"/>
          <w:trHeight w:val="108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0">
            <w:pPr>
              <w:rPr>
                <w:b w:val="1"/>
                <w:bCs w:val="1"/>
                <w:sz w:val="20"/>
                <w:szCs w:val="20"/>
                <w:highlight w:val="white"/>
              </w:rPr>
            </w:pPr>
            <w:r w:rsidDel="00000000" w:rsidR="00000000" w:rsidRPr="00000000">
              <w:rPr>
                <w:b w:val="1"/>
                <w:bCs w:val="1"/>
                <w:sz w:val="20"/>
                <w:szCs w:val="20"/>
                <w:highlight w:val="white"/>
                <w:rtl w:val="0"/>
              </w:rPr>
              <w:t xml:space="preserve">3</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1">
            <w:pPr>
              <w:rPr>
                <w:b w:val="1"/>
                <w:bCs w:val="1"/>
                <w:sz w:val="20"/>
                <w:szCs w:val="20"/>
                <w:highlight w:val="white"/>
              </w:rPr>
            </w:pPr>
            <w:r w:rsidDel="00000000" w:rsidR="00000000" w:rsidRPr="00000000">
              <w:rPr>
                <w:b w:val="1"/>
                <w:bCs w:val="1"/>
                <w:sz w:val="20"/>
                <w:szCs w:val="20"/>
                <w:highlight w:val="white"/>
                <w:rtl w:val="0"/>
              </w:rPr>
              <w:t xml:space="preserve">Dealer</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2">
            <w:pPr>
              <w:rPr>
                <w:b w:val="1"/>
                <w:bCs w:val="1"/>
                <w:sz w:val="20"/>
                <w:szCs w:val="20"/>
                <w:highlight w:val="white"/>
              </w:rPr>
            </w:pPr>
            <w:r w:rsidDel="00000000" w:rsidR="00000000" w:rsidRPr="00000000">
              <w:rPr>
                <w:b w:val="1"/>
                <w:bCs w:val="1"/>
                <w:sz w:val="20"/>
                <w:szCs w:val="20"/>
                <w:highlight w:val="white"/>
                <w:rtl w:val="0"/>
              </w:rPr>
              <w:t xml:space="preserve">Clicks 'Send OTP to Customer'. System sends 6-digit OTP to customer's registered mobile including loan summary.</w:t>
            </w:r>
          </w:p>
        </w:tc>
      </w:tr>
      <w:tr>
        <w:trPr>
          <w:cantSplit w:val="0"/>
          <w:trHeight w:val="63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3">
            <w:pPr>
              <w:rPr>
                <w:b w:val="1"/>
                <w:bCs w:val="1"/>
                <w:sz w:val="20"/>
                <w:szCs w:val="20"/>
                <w:highlight w:val="white"/>
              </w:rPr>
            </w:pPr>
            <w:r w:rsidDel="00000000" w:rsidR="00000000" w:rsidRPr="00000000">
              <w:rPr>
                <w:b w:val="1"/>
                <w:bCs w:val="1"/>
                <w:sz w:val="20"/>
                <w:szCs w:val="20"/>
                <w:highlight w:val="white"/>
                <w:rtl w:val="0"/>
              </w:rPr>
              <w:t xml:space="preserve">4</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4">
            <w:pPr>
              <w:rPr>
                <w:b w:val="1"/>
                <w:bCs w:val="1"/>
                <w:sz w:val="20"/>
                <w:szCs w:val="20"/>
                <w:highlight w:val="white"/>
              </w:rPr>
            </w:pPr>
            <w:r w:rsidDel="00000000" w:rsidR="00000000" w:rsidRPr="00000000">
              <w:rPr>
                <w:b w:val="1"/>
                <w:bCs w:val="1"/>
                <w:sz w:val="20"/>
                <w:szCs w:val="20"/>
                <w:highlight w:val="white"/>
                <w:rtl w:val="0"/>
              </w:rPr>
              <w:t xml:space="preserve">Customer</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5">
            <w:pPr>
              <w:rPr>
                <w:b w:val="1"/>
                <w:bCs w:val="1"/>
                <w:sz w:val="20"/>
                <w:szCs w:val="20"/>
                <w:highlight w:val="white"/>
              </w:rPr>
            </w:pPr>
            <w:r w:rsidDel="00000000" w:rsidR="00000000" w:rsidRPr="00000000">
              <w:rPr>
                <w:b w:val="1"/>
                <w:bCs w:val="1"/>
                <w:sz w:val="20"/>
                <w:szCs w:val="20"/>
                <w:highlight w:val="white"/>
                <w:rtl w:val="0"/>
              </w:rPr>
              <w:t xml:space="preserve">Receives SMS with loan summary + OTP. Shares OTP with dealer.</w:t>
            </w:r>
          </w:p>
        </w:tc>
      </w:tr>
      <w:tr>
        <w:trPr>
          <w:cantSplit w:val="0"/>
          <w:trHeight w:val="63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6">
            <w:pPr>
              <w:rPr>
                <w:b w:val="1"/>
                <w:bCs w:val="1"/>
                <w:sz w:val="20"/>
                <w:szCs w:val="20"/>
                <w:highlight w:val="white"/>
              </w:rPr>
            </w:pPr>
            <w:r w:rsidDel="00000000" w:rsidR="00000000" w:rsidRPr="00000000">
              <w:rPr>
                <w:b w:val="1"/>
                <w:bCs w:val="1"/>
                <w:sz w:val="20"/>
                <w:szCs w:val="20"/>
                <w:highlight w:val="white"/>
                <w:rtl w:val="0"/>
              </w:rPr>
              <w:t xml:space="preserve">5</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7">
            <w:pPr>
              <w:rPr>
                <w:b w:val="1"/>
                <w:bCs w:val="1"/>
                <w:sz w:val="20"/>
                <w:szCs w:val="20"/>
                <w:highlight w:val="white"/>
              </w:rPr>
            </w:pPr>
            <w:r w:rsidDel="00000000" w:rsidR="00000000" w:rsidRPr="00000000">
              <w:rPr>
                <w:b w:val="1"/>
                <w:bCs w:val="1"/>
                <w:sz w:val="20"/>
                <w:szCs w:val="20"/>
                <w:highlight w:val="white"/>
                <w:rtl w:val="0"/>
              </w:rPr>
              <w:t xml:space="preserve">Dealer</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8">
            <w:pPr>
              <w:rPr>
                <w:b w:val="1"/>
                <w:bCs w:val="1"/>
                <w:sz w:val="20"/>
                <w:szCs w:val="20"/>
                <w:highlight w:val="white"/>
              </w:rPr>
            </w:pPr>
            <w:r w:rsidDel="00000000" w:rsidR="00000000" w:rsidRPr="00000000">
              <w:rPr>
                <w:b w:val="1"/>
                <w:bCs w:val="1"/>
                <w:sz w:val="20"/>
                <w:szCs w:val="20"/>
                <w:highlight w:val="white"/>
                <w:rtl w:val="0"/>
              </w:rPr>
              <w:t xml:space="preserve">Enters 6-digit OTP in Step 5 screen. Clicks 'Validate &amp; Confirm Dispatch'.</w:t>
            </w:r>
          </w:p>
        </w:tc>
      </w:tr>
      <w:tr>
        <w:trPr>
          <w:cantSplit w:val="0"/>
          <w:trHeight w:val="855"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9">
            <w:pPr>
              <w:rPr>
                <w:b w:val="1"/>
                <w:bCs w:val="1"/>
                <w:sz w:val="20"/>
                <w:szCs w:val="20"/>
                <w:highlight w:val="white"/>
              </w:rPr>
            </w:pPr>
            <w:r w:rsidDel="00000000" w:rsidR="00000000" w:rsidRPr="00000000">
              <w:rPr>
                <w:b w:val="1"/>
                <w:bCs w:val="1"/>
                <w:sz w:val="20"/>
                <w:szCs w:val="20"/>
                <w:highlight w:val="white"/>
                <w:rtl w:val="0"/>
              </w:rPr>
              <w:t xml:space="preserve">6</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A">
            <w:pPr>
              <w:rPr>
                <w:b w:val="1"/>
                <w:bCs w:val="1"/>
                <w:sz w:val="20"/>
                <w:szCs w:val="20"/>
                <w:highlight w:val="white"/>
              </w:rPr>
            </w:pPr>
            <w:r w:rsidDel="00000000" w:rsidR="00000000" w:rsidRPr="00000000">
              <w:rPr>
                <w:b w:val="1"/>
                <w:bCs w:val="1"/>
                <w:sz w:val="20"/>
                <w:szCs w:val="20"/>
                <w:highlight w:val="white"/>
                <w:rtl w:val="0"/>
              </w:rPr>
              <w:t xml:space="preserve">System</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B">
            <w:pPr>
              <w:rPr>
                <w:b w:val="1"/>
                <w:bCs w:val="1"/>
                <w:sz w:val="20"/>
                <w:szCs w:val="20"/>
                <w:highlight w:val="white"/>
              </w:rPr>
            </w:pPr>
            <w:r w:rsidDel="00000000" w:rsidR="00000000" w:rsidRPr="00000000">
              <w:rPr>
                <w:b w:val="1"/>
                <w:bCs w:val="1"/>
                <w:sz w:val="20"/>
                <w:szCs w:val="20"/>
                <w:highlight w:val="white"/>
                <w:rtl w:val="0"/>
              </w:rPr>
              <w:t xml:space="preserve">OTP validated (hash match + expiry check + single-use). Single DB transaction executes.</w:t>
            </w:r>
          </w:p>
        </w:tc>
      </w:tr>
      <w:tr>
        <w:trPr>
          <w:cantSplit w:val="0"/>
          <w:trHeight w:val="153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C">
            <w:pPr>
              <w:rPr>
                <w:b w:val="1"/>
                <w:bCs w:val="1"/>
                <w:sz w:val="20"/>
                <w:szCs w:val="20"/>
                <w:highlight w:val="white"/>
              </w:rPr>
            </w:pPr>
            <w:r w:rsidDel="00000000" w:rsidR="00000000" w:rsidRPr="00000000">
              <w:rPr>
                <w:b w:val="1"/>
                <w:bCs w:val="1"/>
                <w:sz w:val="20"/>
                <w:szCs w:val="20"/>
                <w:highlight w:val="white"/>
                <w:rtl w:val="0"/>
              </w:rPr>
              <w:t xml:space="preserve">7</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D">
            <w:pPr>
              <w:rPr>
                <w:b w:val="1"/>
                <w:bCs w:val="1"/>
                <w:sz w:val="20"/>
                <w:szCs w:val="20"/>
                <w:highlight w:val="white"/>
              </w:rPr>
            </w:pPr>
            <w:r w:rsidDel="00000000" w:rsidR="00000000" w:rsidRPr="00000000">
              <w:rPr>
                <w:b w:val="1"/>
                <w:bCs w:val="1"/>
                <w:sz w:val="20"/>
                <w:szCs w:val="20"/>
                <w:highlight w:val="white"/>
                <w:rtl w:val="0"/>
              </w:rPr>
              <w:t xml:space="preserve">System</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E">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In transaction: inventory → sold | product_selection → dealer_confirmed | loan_sanction → dealer_approved | lead → sold | warranty created | after-sales record opened.</w:t>
            </w:r>
          </w:p>
        </w:tc>
      </w:tr>
      <w:tr>
        <w:trPr>
          <w:cantSplit w:val="0"/>
          <w:trHeight w:val="1305"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4F">
            <w:pPr>
              <w:rPr>
                <w:b w:val="1"/>
                <w:bCs w:val="1"/>
                <w:sz w:val="20"/>
                <w:szCs w:val="20"/>
                <w:highlight w:val="white"/>
              </w:rPr>
            </w:pPr>
            <w:r w:rsidDel="00000000" w:rsidR="00000000" w:rsidRPr="00000000">
              <w:rPr>
                <w:b w:val="1"/>
                <w:bCs w:val="1"/>
                <w:sz w:val="20"/>
                <w:szCs w:val="20"/>
                <w:highlight w:val="white"/>
                <w:rtl w:val="0"/>
              </w:rPr>
              <w:t xml:space="preserve">8</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50">
            <w:pPr>
              <w:rPr>
                <w:b w:val="1"/>
                <w:bCs w:val="1"/>
                <w:sz w:val="20"/>
                <w:szCs w:val="20"/>
                <w:highlight w:val="white"/>
              </w:rPr>
            </w:pPr>
            <w:r w:rsidDel="00000000" w:rsidR="00000000" w:rsidRPr="00000000">
              <w:rPr>
                <w:b w:val="1"/>
                <w:bCs w:val="1"/>
                <w:sz w:val="20"/>
                <w:szCs w:val="20"/>
                <w:highlight w:val="white"/>
                <w:rtl w:val="0"/>
              </w:rPr>
              <w:t xml:space="preserve">System</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51">
            <w:pPr>
              <w:rPr>
                <w:b w:val="1"/>
                <w:bCs w:val="1"/>
                <w:sz w:val="20"/>
                <w:szCs w:val="20"/>
                <w:highlight w:val="white"/>
              </w:rPr>
            </w:pPr>
            <w:r w:rsidDel="00000000" w:rsidR="00000000" w:rsidRPr="00000000">
              <w:rPr>
                <w:b w:val="1"/>
                <w:bCs w:val="1"/>
                <w:sz w:val="20"/>
                <w:szCs w:val="20"/>
                <w:highlight w:val="white"/>
                <w:rtl w:val="0"/>
              </w:rPr>
              <w:t xml:space="preserve">Async notifications: SMS to customer (warranty ID + loan ref), admin notified, dealer dashboard updated. Lead moves to Completed.</w:t>
            </w:r>
          </w:p>
        </w:tc>
      </w:tr>
      <w:tr>
        <w:trPr>
          <w:cantSplit w:val="0"/>
          <w:trHeight w:val="405" w:hRule="atLeast"/>
          <w:tblHeader w:val="0"/>
        </w:trPr>
        <w:tc>
          <w:tcPr>
            <w:gridSpan w:val="3"/>
            <w:tcBorders>
              <w:left w:color="cccccc" w:space="0" w:sz="8" w:val="single"/>
              <w:bottom w:color="cccccc" w:space="0" w:sz="8" w:val="single"/>
              <w:right w:color="cccccc" w:space="0" w:sz="8" w:val="single"/>
            </w:tcBorders>
            <w:shd w:fill="fdecea" w:val="clear"/>
            <w:tcMar>
              <w:top w:w="80.0" w:type="dxa"/>
              <w:left w:w="120.0" w:type="dxa"/>
              <w:bottom w:w="80.0" w:type="dxa"/>
              <w:right w:w="120.0" w:type="dxa"/>
            </w:tcMar>
            <w:vAlign w:val="top"/>
          </w:tcPr>
          <w:p w:rsidR="00000000" w:rsidDel="00000000" w:rsidP="00000000" w:rsidRDefault="00000000" w:rsidRPr="00000000" w14:paraId="00001352">
            <w:pPr>
              <w:jc w:val="center"/>
              <w:rPr>
                <w:b w:val="1"/>
                <w:bCs w:val="1"/>
                <w:sz w:val="20"/>
                <w:szCs w:val="20"/>
                <w:highlight w:val="white"/>
              </w:rPr>
            </w:pPr>
            <w:r w:rsidDel="00000000" w:rsidR="00000000" w:rsidRPr="00000000">
              <w:rPr>
                <w:b w:val="1"/>
                <w:bCs w:val="1"/>
                <w:sz w:val="20"/>
                <w:szCs w:val="20"/>
                <w:highlight w:val="white"/>
                <w:rtl w:val="0"/>
              </w:rPr>
              <w:t xml:space="preserve">── SCENARIO B: LOAN REJECTED ──</w:t>
            </w:r>
          </w:p>
        </w:tc>
      </w:tr>
      <w:tr>
        <w:trPr>
          <w:cantSplit w:val="0"/>
          <w:trHeight w:val="108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55">
            <w:pPr>
              <w:rPr>
                <w:b w:val="1"/>
                <w:bCs w:val="1"/>
                <w:sz w:val="20"/>
                <w:szCs w:val="20"/>
                <w:highlight w:val="white"/>
              </w:rPr>
            </w:pPr>
            <w:r w:rsidDel="00000000" w:rsidR="00000000" w:rsidRPr="00000000">
              <w:rPr>
                <w:b w:val="1"/>
                <w:bCs w:val="1"/>
                <w:sz w:val="20"/>
                <w:szCs w:val="20"/>
                <w:highlight w:val="white"/>
                <w:rtl w:val="0"/>
              </w:rPr>
              <w:t xml:space="preserve">1</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56">
            <w:pPr>
              <w:rPr>
                <w:b w:val="1"/>
                <w:bCs w:val="1"/>
                <w:sz w:val="20"/>
                <w:szCs w:val="20"/>
                <w:highlight w:val="white"/>
              </w:rPr>
            </w:pPr>
            <w:r w:rsidDel="00000000" w:rsidR="00000000" w:rsidRPr="00000000">
              <w:rPr>
                <w:b w:val="1"/>
                <w:bCs w:val="1"/>
                <w:sz w:val="20"/>
                <w:szCs w:val="20"/>
                <w:highlight w:val="white"/>
                <w:rtl w:val="0"/>
              </w:rPr>
              <w:t xml:space="preserve">System</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57">
            <w:pPr>
              <w:rPr>
                <w:b w:val="1"/>
                <w:bCs w:val="1"/>
                <w:sz w:val="20"/>
                <w:szCs w:val="20"/>
                <w:highlight w:val="white"/>
              </w:rPr>
            </w:pPr>
            <w:r w:rsidDel="00000000" w:rsidR="00000000" w:rsidRPr="00000000">
              <w:rPr>
                <w:b w:val="1"/>
                <w:bCs w:val="1"/>
                <w:sz w:val="20"/>
                <w:szCs w:val="20"/>
                <w:highlight w:val="white"/>
                <w:rtl w:val="0"/>
              </w:rPr>
              <w:t xml:space="preserve">Admin rejected loan in Step 4. lead.status = 'loan_rejected'. Inventory already released. Dealer Step 5 tab activates.</w:t>
            </w:r>
          </w:p>
        </w:tc>
      </w:tr>
      <w:tr>
        <w:trPr>
          <w:cantSplit w:val="0"/>
          <w:trHeight w:val="855"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58">
            <w:pPr>
              <w:rPr>
                <w:b w:val="1"/>
                <w:bCs w:val="1"/>
                <w:sz w:val="20"/>
                <w:szCs w:val="20"/>
                <w:highlight w:val="white"/>
              </w:rPr>
            </w:pPr>
            <w:r w:rsidDel="00000000" w:rsidR="00000000" w:rsidRPr="00000000">
              <w:rPr>
                <w:b w:val="1"/>
                <w:bCs w:val="1"/>
                <w:sz w:val="20"/>
                <w:szCs w:val="20"/>
                <w:highlight w:val="white"/>
                <w:rtl w:val="0"/>
              </w:rPr>
              <w:t xml:space="preserve">2</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59">
            <w:pPr>
              <w:rPr>
                <w:b w:val="1"/>
                <w:bCs w:val="1"/>
                <w:sz w:val="20"/>
                <w:szCs w:val="20"/>
                <w:highlight w:val="white"/>
              </w:rPr>
            </w:pPr>
            <w:r w:rsidDel="00000000" w:rsidR="00000000" w:rsidRPr="00000000">
              <w:rPr>
                <w:b w:val="1"/>
                <w:bCs w:val="1"/>
                <w:sz w:val="20"/>
                <w:szCs w:val="20"/>
                <w:highlight w:val="white"/>
                <w:rtl w:val="0"/>
              </w:rPr>
              <w:t xml:space="preserve">Dealer</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5A">
            <w:pPr>
              <w:rPr>
                <w:b w:val="1"/>
                <w:bCs w:val="1"/>
                <w:sz w:val="20"/>
                <w:szCs w:val="20"/>
                <w:highlight w:val="white"/>
              </w:rPr>
            </w:pPr>
            <w:r w:rsidDel="00000000" w:rsidR="00000000" w:rsidRPr="00000000">
              <w:rPr>
                <w:b w:val="1"/>
                <w:bCs w:val="1"/>
                <w:sz w:val="20"/>
                <w:szCs w:val="20"/>
                <w:highlight w:val="white"/>
                <w:rtl w:val="0"/>
              </w:rPr>
              <w:t xml:space="preserve">Opens Step 5. Sees rejection banner with lender name, date, and reason.</w:t>
            </w:r>
          </w:p>
        </w:tc>
      </w:tr>
      <w:tr>
        <w:trPr>
          <w:cantSplit w:val="0"/>
          <w:trHeight w:val="108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5B">
            <w:pPr>
              <w:rPr>
                <w:b w:val="1"/>
                <w:bCs w:val="1"/>
                <w:sz w:val="20"/>
                <w:szCs w:val="20"/>
                <w:highlight w:val="white"/>
              </w:rPr>
            </w:pPr>
            <w:r w:rsidDel="00000000" w:rsidR="00000000" w:rsidRPr="00000000">
              <w:rPr>
                <w:b w:val="1"/>
                <w:bCs w:val="1"/>
                <w:sz w:val="20"/>
                <w:szCs w:val="20"/>
                <w:highlight w:val="white"/>
                <w:rtl w:val="0"/>
              </w:rPr>
              <w:t xml:space="preserve">3</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5C">
            <w:pPr>
              <w:rPr>
                <w:b w:val="1"/>
                <w:bCs w:val="1"/>
                <w:sz w:val="20"/>
                <w:szCs w:val="20"/>
                <w:highlight w:val="white"/>
              </w:rPr>
            </w:pPr>
            <w:r w:rsidDel="00000000" w:rsidR="00000000" w:rsidRPr="00000000">
              <w:rPr>
                <w:b w:val="1"/>
                <w:bCs w:val="1"/>
                <w:sz w:val="20"/>
                <w:szCs w:val="20"/>
                <w:highlight w:val="white"/>
                <w:rtl w:val="0"/>
              </w:rPr>
              <w:t xml:space="preserve">Dealer</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135D">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Chooses next action: Re-apply with Co-Borrower (→ Step 3) | Change to Cash (→ Step 4 cash) | Close Lead.</w:t>
            </w:r>
          </w:p>
        </w:tc>
      </w:tr>
    </w:tbl>
    <w:p w:rsidR="00000000" w:rsidDel="00000000" w:rsidP="00000000" w:rsidRDefault="00000000" w:rsidRPr="00000000" w14:paraId="00001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35F">
      <w:pPr>
        <w:rPr>
          <w:b w:val="1"/>
          <w:bCs w:val="1"/>
          <w:color w:val="ffffff"/>
          <w:sz w:val="20"/>
          <w:szCs w:val="20"/>
          <w:shd w:fill="45818e" w:val="clear"/>
        </w:rPr>
      </w:pPr>
      <w:r w:rsidDel="00000000" w:rsidR="00000000" w:rsidRPr="00000000">
        <w:rPr>
          <w:rtl w:val="0"/>
        </w:rPr>
      </w:r>
    </w:p>
    <w:p w:rsidR="00000000" w:rsidDel="00000000" w:rsidP="00000000" w:rsidRDefault="00000000" w:rsidRPr="00000000" w14:paraId="00001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34"/>
          <w:szCs w:val="34"/>
          <w:shd w:fill="45818e" w:val="clear"/>
        </w:rPr>
      </w:pPr>
      <w:r w:rsidDel="00000000" w:rsidR="00000000" w:rsidRPr="00000000">
        <w:rPr>
          <w:b w:val="1"/>
          <w:bCs w:val="1"/>
          <w:sz w:val="32"/>
          <w:szCs w:val="32"/>
          <w:shd w:fill="d9ead3" w:val="clear"/>
          <w:rtl w:val="0"/>
        </w:rPr>
        <w:t xml:space="preserve">Dealer Inventory </w:t>
      </w:r>
      <w:commentRangeStart w:id="6"/>
      <w:r w:rsidDel="00000000" w:rsidR="00000000" w:rsidRPr="00000000">
        <w:rPr>
          <w:b w:val="1"/>
          <w:bCs w:val="1"/>
          <w:sz w:val="32"/>
          <w:szCs w:val="32"/>
          <w:shd w:fill="d9ead3" w:val="clear"/>
          <w:rtl w:val="0"/>
        </w:rPr>
        <w:t xml:space="preserve">Management</w:t>
      </w:r>
      <w:commentRangeEnd w:id="6"/>
      <w:r w:rsidDel="00000000" w:rsidR="00000000" w:rsidRPr="00000000">
        <w:commentReference w:id="6"/>
      </w:r>
      <w:r w:rsidDel="00000000" w:rsidR="00000000" w:rsidRPr="00000000">
        <w:rPr>
          <w:b w:val="1"/>
          <w:bCs w:val="1"/>
          <w:sz w:val="32"/>
          <w:szCs w:val="32"/>
          <w:shd w:fill="d9ead3" w:val="clear"/>
          <w:rtl w:val="0"/>
        </w:rPr>
        <w:t xml:space="preserve"> &amp; Product Master</w:t>
      </w:r>
      <w:r w:rsidDel="00000000" w:rsidR="00000000" w:rsidRPr="00000000">
        <w:rPr>
          <w:rtl w:val="0"/>
        </w:rPr>
      </w:r>
    </w:p>
    <w:p w:rsidR="00000000" w:rsidDel="00000000" w:rsidP="00000000" w:rsidRDefault="00000000" w:rsidRPr="00000000" w14:paraId="00001361">
      <w:pPr>
        <w:spacing w:after="60" w:before="60" w:lineRule="auto"/>
        <w:rPr>
          <w:sz w:val="20"/>
          <w:szCs w:val="20"/>
          <w:highlight w:val="white"/>
        </w:rPr>
      </w:pPr>
      <w:r w:rsidDel="00000000" w:rsidR="00000000" w:rsidRPr="00000000">
        <w:rPr>
          <w:sz w:val="20"/>
          <w:szCs w:val="20"/>
          <w:highlight w:val="white"/>
          <w:rtl w:val="0"/>
        </w:rPr>
        <w:t xml:space="preserve">This section defines the complete workflow for how physical inventory (batteries, chargers, and paraphernalia) is assigned to a dealer, and moves through its lifecycle until sold. It is the upstream dependency for Step 4 (Product Selection) — without inventory data in the system, the Step 4 screen has nothing to display.</w:t>
      </w:r>
    </w:p>
    <w:p w:rsidR="00000000" w:rsidDel="00000000" w:rsidP="00000000" w:rsidRDefault="00000000" w:rsidRPr="00000000" w14:paraId="00001362">
      <w:pPr>
        <w:rPr>
          <w:b w:val="1"/>
          <w:bCs w:val="1"/>
          <w:color w:val="1f497d"/>
          <w:sz w:val="20"/>
          <w:szCs w:val="20"/>
          <w:highlight w:val="white"/>
        </w:rPr>
      </w:pPr>
      <w:r w:rsidDel="00000000" w:rsidR="00000000" w:rsidRPr="00000000">
        <w:rPr>
          <w:b w:val="1"/>
          <w:bCs w:val="1"/>
          <w:color w:val="1f497d"/>
          <w:sz w:val="20"/>
          <w:szCs w:val="20"/>
          <w:highlight w:val="white"/>
          <w:rtl w:val="0"/>
        </w:rPr>
        <w:t xml:space="preserve">Dependency Chain</w:t>
      </w:r>
    </w:p>
    <w:p w:rsidR="00000000" w:rsidDel="00000000" w:rsidP="00000000" w:rsidRDefault="00000000" w:rsidRPr="00000000" w14:paraId="00001363">
      <w:pPr>
        <w:spacing w:after="60" w:before="60" w:lineRule="auto"/>
        <w:rPr>
          <w:sz w:val="19"/>
          <w:szCs w:val="19"/>
          <w:highlight w:val="white"/>
        </w:rPr>
      </w:pPr>
      <w:r w:rsidDel="00000000" w:rsidR="00000000" w:rsidRPr="00000000">
        <w:rPr>
          <w:rFonts w:ascii="Arial Unicode MS" w:cs="Arial Unicode MS" w:eastAsia="Arial Unicode MS" w:hAnsi="Arial Unicode MS"/>
          <w:sz w:val="19"/>
          <w:szCs w:val="19"/>
          <w:highlight w:val="white"/>
          <w:rtl w:val="0"/>
        </w:rPr>
        <w:t xml:space="preserve">Admin uploads inventory → Inventory assigned to dealer → Dealer sees stock in Step 4 → Dealer maps serial to lead → Inventory reserved → OTP confirmed → Inventory marked Sold → Warranty activated. Every downstream step in the lead lifecycle depends on this section being implemented first.</w:t>
      </w:r>
    </w:p>
    <w:p w:rsidR="00000000" w:rsidDel="00000000" w:rsidP="00000000" w:rsidRDefault="00000000" w:rsidRPr="00000000" w14:paraId="00001364">
      <w:pPr>
        <w:spacing w:after="60" w:before="60" w:lineRule="auto"/>
        <w:rPr>
          <w:sz w:val="19"/>
          <w:szCs w:val="19"/>
          <w:highlight w:val="white"/>
        </w:rPr>
      </w:pPr>
      <w:r w:rsidDel="00000000" w:rsidR="00000000" w:rsidRPr="00000000">
        <w:rPr>
          <w:rtl w:val="0"/>
        </w:rPr>
      </w:r>
    </w:p>
    <w:p w:rsidR="00000000" w:rsidDel="00000000" w:rsidP="00000000" w:rsidRDefault="00000000" w:rsidRPr="00000000" w14:paraId="00001365">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366">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367">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Inventory Entry Methods</w:t>
      </w:r>
    </w:p>
    <w:p w:rsidR="00000000" w:rsidDel="00000000" w:rsidP="00000000" w:rsidRDefault="00000000" w:rsidRPr="00000000" w14:paraId="00001368">
      <w:pPr>
        <w:spacing w:after="60" w:before="60" w:lineRule="auto"/>
        <w:rPr>
          <w:sz w:val="20"/>
          <w:szCs w:val="20"/>
          <w:highlight w:val="white"/>
        </w:rPr>
      </w:pPr>
      <w:r w:rsidDel="00000000" w:rsidR="00000000" w:rsidRPr="00000000">
        <w:rPr>
          <w:sz w:val="20"/>
          <w:szCs w:val="20"/>
          <w:highlight w:val="white"/>
          <w:rtl w:val="0"/>
        </w:rPr>
        <w:t xml:space="preserve">iTarang supports two methods for adding inventory to the system. Both are admin-initiated. Dealers cannot add inventory themselves — they can only view and use inventory that has been assigned to them.</w:t>
      </w:r>
    </w:p>
    <w:p w:rsidR="00000000" w:rsidDel="00000000" w:rsidP="00000000" w:rsidRDefault="00000000" w:rsidRPr="00000000" w14:paraId="00001369">
      <w:pPr>
        <w:spacing w:after="60" w:before="60" w:lineRule="auto"/>
        <w:rPr>
          <w:sz w:val="20"/>
          <w:szCs w:val="20"/>
          <w:highlight w:val="white"/>
        </w:rPr>
      </w:pPr>
      <w:r w:rsidDel="00000000" w:rsidR="00000000" w:rsidRPr="00000000">
        <w:rPr>
          <w:rtl w:val="0"/>
        </w:rPr>
      </w:r>
    </w:p>
    <w:tbl>
      <w:tblPr>
        <w:tblStyle w:val="Table14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70"/>
        <w:gridCol w:w="3135"/>
        <w:gridCol w:w="3240"/>
        <w:tblGridChange w:id="0">
          <w:tblGrid>
            <w:gridCol w:w="2970"/>
            <w:gridCol w:w="3135"/>
            <w:gridCol w:w="324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6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Method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6B">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How It Works</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6C">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Best For</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6D">
            <w:pPr>
              <w:rPr>
                <w:b w:val="1"/>
                <w:bCs w:val="1"/>
                <w:sz w:val="20"/>
                <w:szCs w:val="20"/>
                <w:highlight w:val="white"/>
              </w:rPr>
            </w:pPr>
            <w:r w:rsidDel="00000000" w:rsidR="00000000" w:rsidRPr="00000000">
              <w:rPr>
                <w:b w:val="1"/>
                <w:bCs w:val="1"/>
                <w:sz w:val="20"/>
                <w:szCs w:val="20"/>
                <w:highlight w:val="white"/>
                <w:rtl w:val="0"/>
              </w:rPr>
              <w:t xml:space="preserve">Method A Bulk CSV Upload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6E">
            <w:pPr>
              <w:rPr>
                <w:sz w:val="20"/>
                <w:szCs w:val="20"/>
                <w:highlight w:val="white"/>
              </w:rPr>
            </w:pPr>
            <w:r w:rsidDel="00000000" w:rsidR="00000000" w:rsidRPr="00000000">
              <w:rPr>
                <w:sz w:val="20"/>
                <w:szCs w:val="20"/>
                <w:highlight w:val="white"/>
                <w:rtl w:val="0"/>
              </w:rPr>
              <w:t xml:space="preserve">Admin selects a dealer, uploads a CSV file with all serial numbers and item details. The system validates and imports in bulk.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6F">
            <w:pPr>
              <w:rPr>
                <w:sz w:val="20"/>
                <w:szCs w:val="20"/>
                <w:highlight w:val="white"/>
              </w:rPr>
            </w:pPr>
            <w:r w:rsidDel="00000000" w:rsidR="00000000" w:rsidRPr="00000000">
              <w:rPr>
                <w:sz w:val="20"/>
                <w:szCs w:val="20"/>
                <w:highlight w:val="white"/>
                <w:rtl w:val="0"/>
              </w:rPr>
              <w:t xml:space="preserve">Large stock transfers from OEM. Multiple serials at once (e.g. 50 batteries in one shipment).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70">
            <w:pPr>
              <w:rPr>
                <w:b w:val="1"/>
                <w:bCs w:val="1"/>
                <w:sz w:val="20"/>
                <w:szCs w:val="20"/>
                <w:highlight w:val="white"/>
              </w:rPr>
            </w:pPr>
            <w:r w:rsidDel="00000000" w:rsidR="00000000" w:rsidRPr="00000000">
              <w:rPr>
                <w:b w:val="1"/>
                <w:bCs w:val="1"/>
                <w:sz w:val="20"/>
                <w:szCs w:val="20"/>
                <w:highlight w:val="white"/>
                <w:rtl w:val="0"/>
              </w:rPr>
              <w:t xml:space="preserve">Method B Manual Single-Item Entry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71">
            <w:pPr>
              <w:rPr>
                <w:sz w:val="20"/>
                <w:szCs w:val="20"/>
                <w:highlight w:val="white"/>
              </w:rPr>
            </w:pPr>
            <w:r w:rsidDel="00000000" w:rsidR="00000000" w:rsidRPr="00000000">
              <w:rPr>
                <w:sz w:val="20"/>
                <w:szCs w:val="20"/>
                <w:highlight w:val="white"/>
                <w:rtl w:val="0"/>
              </w:rPr>
              <w:t xml:space="preserve">Admin fills an item-by-item form for each serial. Used for smaller additions or corrections.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72">
            <w:pPr>
              <w:rPr>
                <w:sz w:val="20"/>
                <w:szCs w:val="20"/>
                <w:highlight w:val="white"/>
              </w:rPr>
            </w:pPr>
            <w:r w:rsidDel="00000000" w:rsidR="00000000" w:rsidRPr="00000000">
              <w:rPr>
                <w:sz w:val="20"/>
                <w:szCs w:val="20"/>
                <w:highlight w:val="white"/>
                <w:rtl w:val="0"/>
              </w:rPr>
              <w:t xml:space="preserve">Individual replacements, warranty stock, single-unit additions after audit.</w:t>
            </w:r>
          </w:p>
        </w:tc>
      </w:tr>
    </w:tbl>
    <w:p w:rsidR="00000000" w:rsidDel="00000000" w:rsidP="00000000" w:rsidRDefault="00000000" w:rsidRPr="00000000" w14:paraId="00001373">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374">
      <w:pPr>
        <w:spacing w:after="60" w:before="60" w:lineRule="auto"/>
        <w:rPr>
          <w:b w:val="1"/>
          <w:bCs w:val="1"/>
          <w:color w:val="003366"/>
          <w:sz w:val="38"/>
          <w:szCs w:val="38"/>
          <w:highlight w:val="white"/>
        </w:rPr>
      </w:pPr>
      <w:r w:rsidDel="00000000" w:rsidR="00000000" w:rsidRPr="00000000">
        <w:rPr>
          <w:b w:val="1"/>
          <w:bCs w:val="1"/>
          <w:color w:val="003366"/>
          <w:sz w:val="38"/>
          <w:szCs w:val="38"/>
          <w:highlight w:val="white"/>
          <w:rtl w:val="0"/>
        </w:rPr>
        <w:t xml:space="preserve">ADMIN SIDE — INVENTORY UPLOAD</w:t>
      </w:r>
    </w:p>
    <w:p w:rsidR="00000000" w:rsidDel="00000000" w:rsidP="00000000" w:rsidRDefault="00000000" w:rsidRPr="00000000" w14:paraId="00001375">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Navigation Path</w:t>
      </w:r>
    </w:p>
    <w:p w:rsidR="00000000" w:rsidDel="00000000" w:rsidP="00000000" w:rsidRDefault="00000000" w:rsidRPr="00000000" w14:paraId="00001376">
      <w:pPr>
        <w:spacing w:after="60" w:before="6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Admin Panel → Inventory Management → Upload Inventory</w:t>
      </w:r>
    </w:p>
    <w:p w:rsidR="00000000" w:rsidDel="00000000" w:rsidP="00000000" w:rsidRDefault="00000000" w:rsidRPr="00000000" w14:paraId="00001377">
      <w:pPr>
        <w:spacing w:after="60" w:before="60" w:lineRule="auto"/>
        <w:rPr>
          <w:sz w:val="20"/>
          <w:szCs w:val="20"/>
          <w:highlight w:val="white"/>
        </w:rPr>
      </w:pPr>
      <w:r w:rsidDel="00000000" w:rsidR="00000000" w:rsidRPr="00000000">
        <w:rPr>
          <w:rtl w:val="0"/>
        </w:rPr>
      </w:r>
    </w:p>
    <w:tbl>
      <w:tblPr>
        <w:tblStyle w:val="Table14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7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Screen Element</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7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Value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7A">
            <w:pPr>
              <w:rPr>
                <w:sz w:val="20"/>
                <w:szCs w:val="20"/>
                <w:highlight w:val="white"/>
              </w:rPr>
            </w:pPr>
            <w:r w:rsidDel="00000000" w:rsidR="00000000" w:rsidRPr="00000000">
              <w:rPr>
                <w:sz w:val="20"/>
                <w:szCs w:val="20"/>
                <w:highlight w:val="white"/>
                <w:rtl w:val="0"/>
              </w:rPr>
              <w:t xml:space="preserve">Page Title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7B">
            <w:pPr>
              <w:rPr>
                <w:sz w:val="20"/>
                <w:szCs w:val="20"/>
                <w:highlight w:val="white"/>
              </w:rPr>
            </w:pPr>
            <w:r w:rsidDel="00000000" w:rsidR="00000000" w:rsidRPr="00000000">
              <w:rPr>
                <w:sz w:val="20"/>
                <w:szCs w:val="20"/>
                <w:highlight w:val="white"/>
                <w:rtl w:val="0"/>
              </w:rPr>
              <w:t xml:space="preserve">Upload Inventory</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7C">
            <w:pPr>
              <w:rPr>
                <w:sz w:val="20"/>
                <w:szCs w:val="20"/>
                <w:highlight w:val="white"/>
              </w:rPr>
            </w:pPr>
            <w:r w:rsidDel="00000000" w:rsidR="00000000" w:rsidRPr="00000000">
              <w:rPr>
                <w:sz w:val="20"/>
                <w:szCs w:val="20"/>
                <w:highlight w:val="white"/>
                <w:rtl w:val="0"/>
              </w:rPr>
              <w:t xml:space="preserve">Breadcrumb</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7D">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Admin → Inventory Management → Upload Inventory</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7E">
            <w:pPr>
              <w:rPr>
                <w:sz w:val="20"/>
                <w:szCs w:val="20"/>
                <w:highlight w:val="white"/>
              </w:rPr>
            </w:pPr>
            <w:r w:rsidDel="00000000" w:rsidR="00000000" w:rsidRPr="00000000">
              <w:rPr>
                <w:sz w:val="20"/>
                <w:szCs w:val="20"/>
                <w:highlight w:val="white"/>
                <w:rtl w:val="0"/>
              </w:rPr>
              <w:t xml:space="preserve">Access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7F">
            <w:pPr>
              <w:rPr>
                <w:sz w:val="20"/>
                <w:szCs w:val="20"/>
                <w:highlight w:val="white"/>
              </w:rPr>
            </w:pPr>
            <w:r w:rsidDel="00000000" w:rsidR="00000000" w:rsidRPr="00000000">
              <w:rPr>
                <w:sz w:val="20"/>
                <w:szCs w:val="20"/>
                <w:highlight w:val="white"/>
                <w:rtl w:val="0"/>
              </w:rPr>
              <w:t xml:space="preserve">Admin roles: Ops Manager, Super Admin only. KYC Officers cannot access inventory upload.</w:t>
            </w:r>
          </w:p>
        </w:tc>
      </w:tr>
    </w:tbl>
    <w:p w:rsidR="00000000" w:rsidDel="00000000" w:rsidP="00000000" w:rsidRDefault="00000000" w:rsidRPr="00000000" w14:paraId="00001380">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381">
      <w:pPr>
        <w:spacing w:after="60" w:before="60" w:lineRule="auto"/>
        <w:rPr>
          <w:sz w:val="20"/>
          <w:szCs w:val="20"/>
          <w:highlight w:val="white"/>
        </w:rPr>
      </w:pPr>
      <w:r w:rsidDel="00000000" w:rsidR="00000000" w:rsidRPr="00000000">
        <w:rPr>
          <w:b w:val="1"/>
          <w:bCs w:val="1"/>
          <w:color w:val="1b7a8a"/>
          <w:sz w:val="28"/>
          <w:szCs w:val="28"/>
          <w:highlight w:val="white"/>
          <w:rtl w:val="0"/>
        </w:rPr>
        <w:t xml:space="preserve">Step 1 — Select Dealer</w:t>
      </w:r>
      <w:r w:rsidDel="00000000" w:rsidR="00000000" w:rsidRPr="00000000">
        <w:rPr>
          <w:rtl w:val="0"/>
        </w:rPr>
      </w:r>
    </w:p>
    <w:p w:rsidR="00000000" w:rsidDel="00000000" w:rsidP="00000000" w:rsidRDefault="00000000" w:rsidRPr="00000000" w14:paraId="00001382">
      <w:pPr>
        <w:spacing w:after="60" w:before="60" w:lineRule="auto"/>
        <w:rPr>
          <w:sz w:val="20"/>
          <w:szCs w:val="20"/>
          <w:highlight w:val="white"/>
        </w:rPr>
      </w:pPr>
      <w:r w:rsidDel="00000000" w:rsidR="00000000" w:rsidRPr="00000000">
        <w:rPr>
          <w:sz w:val="20"/>
          <w:szCs w:val="20"/>
          <w:highlight w:val="white"/>
          <w:rtl w:val="0"/>
        </w:rPr>
        <w:t xml:space="preserve">The first action on the upload screen is selecting the target dealer. All inventory uploaded in this session will be assigned to this dealer.</w:t>
      </w:r>
    </w:p>
    <w:p w:rsidR="00000000" w:rsidDel="00000000" w:rsidP="00000000" w:rsidRDefault="00000000" w:rsidRPr="00000000" w14:paraId="00001383">
      <w:pPr>
        <w:spacing w:before="80" w:lineRule="auto"/>
        <w:rPr>
          <w:b w:val="1"/>
          <w:bCs w:val="1"/>
          <w:color w:val="1b7a8a"/>
          <w:sz w:val="20"/>
          <w:szCs w:val="20"/>
          <w:highlight w:val="white"/>
        </w:rPr>
      </w:pPr>
      <w:r w:rsidDel="00000000" w:rsidR="00000000" w:rsidRPr="00000000">
        <w:rPr>
          <w:b w:val="1"/>
          <w:bCs w:val="1"/>
          <w:color w:val="1b7a8a"/>
          <w:sz w:val="20"/>
          <w:szCs w:val="20"/>
          <w:highlight w:val="white"/>
          <w:rtl w:val="0"/>
        </w:rPr>
        <w:t xml:space="preserve"> </w:t>
      </w:r>
    </w:p>
    <w:tbl>
      <w:tblPr>
        <w:tblStyle w:val="Table1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rHeight w:val="405" w:hRule="atLeast"/>
          <w:tblHeader w:val="0"/>
        </w:trPr>
        <w:tc>
          <w:tcPr>
            <w:tcBorders>
              <w:top w:color="ffffff" w:space="0" w:sz="8" w:val="single"/>
              <w:left w:color="ffffff" w:space="0" w:sz="8" w:val="single"/>
              <w:bottom w:color="ffffff" w:space="0" w:sz="8" w:val="single"/>
              <w:right w:color="ffffff" w:space="0" w:sz="8" w:val="single"/>
            </w:tcBorders>
            <w:shd w:fill="d9f0f3" w:val="clear"/>
            <w:tcMar>
              <w:top w:w="80.0" w:type="dxa"/>
              <w:left w:w="160.0" w:type="dxa"/>
              <w:bottom w:w="80.0" w:type="dxa"/>
              <w:right w:w="160.0" w:type="dxa"/>
            </w:tcMar>
            <w:vAlign w:val="top"/>
          </w:tcPr>
          <w:p w:rsidR="00000000" w:rsidDel="00000000" w:rsidP="00000000" w:rsidRDefault="00000000" w:rsidRPr="00000000" w14:paraId="00001384">
            <w:pPr>
              <w:rPr>
                <w:b w:val="1"/>
                <w:bCs w:val="1"/>
                <w:color w:val="1b7a8a"/>
                <w:highlight w:val="white"/>
              </w:rPr>
            </w:pPr>
            <w:r w:rsidDel="00000000" w:rsidR="00000000" w:rsidRPr="00000000">
              <w:rPr>
                <w:b w:val="1"/>
                <w:bCs w:val="1"/>
                <w:color w:val="1b7a8a"/>
                <w:highlight w:val="white"/>
                <w:rtl w:val="0"/>
              </w:rPr>
              <w:t xml:space="preserve">Dealer Selection Control</w:t>
            </w:r>
          </w:p>
        </w:tc>
      </w:tr>
    </w:tbl>
    <w:p w:rsidR="00000000" w:rsidDel="00000000" w:rsidP="00000000" w:rsidRDefault="00000000" w:rsidRPr="00000000" w14:paraId="00001385">
      <w:pPr>
        <w:spacing w:after="60" w:before="60" w:lineRule="auto"/>
        <w:rPr>
          <w:b w:val="1"/>
          <w:bCs w:val="1"/>
          <w:color w:val="1b7a8a"/>
          <w:sz w:val="28"/>
          <w:szCs w:val="28"/>
          <w:highlight w:val="white"/>
        </w:rPr>
      </w:pPr>
      <w:r w:rsidDel="00000000" w:rsidR="00000000" w:rsidRPr="00000000">
        <w:rPr>
          <w:rtl w:val="0"/>
        </w:rPr>
      </w:r>
    </w:p>
    <w:tbl>
      <w:tblPr>
        <w:tblStyle w:val="Table15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75"/>
        <w:gridCol w:w="4770"/>
        <w:tblGridChange w:id="0">
          <w:tblGrid>
            <w:gridCol w:w="4575"/>
            <w:gridCol w:w="477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386">
            <w:pPr>
              <w:rPr>
                <w:b w:val="1"/>
                <w:bCs w:val="1"/>
                <w:color w:val="ffffff"/>
                <w:sz w:val="18"/>
                <w:szCs w:val="18"/>
                <w:shd w:fill="008000" w:val="clear"/>
              </w:rPr>
            </w:pPr>
            <w:r w:rsidDel="00000000" w:rsidR="00000000" w:rsidRPr="00000000">
              <w:rPr>
                <w:b w:val="1"/>
                <w:bCs w:val="1"/>
                <w:color w:val="ffffff"/>
                <w:sz w:val="18"/>
                <w:szCs w:val="18"/>
                <w:shd w:fill="008000" w:val="clear"/>
                <w:rtl w:val="0"/>
              </w:rPr>
              <w:t xml:space="preserve">Field</w:t>
            </w:r>
          </w:p>
        </w:tc>
        <w:tc>
          <w:tcPr>
            <w:tcBorders>
              <w:top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387">
            <w:pPr>
              <w:rPr>
                <w:b w:val="1"/>
                <w:bCs w:val="1"/>
                <w:color w:val="ffffff"/>
                <w:sz w:val="18"/>
                <w:szCs w:val="18"/>
                <w:shd w:fill="008000" w:val="clear"/>
              </w:rPr>
            </w:pPr>
            <w:r w:rsidDel="00000000" w:rsidR="00000000" w:rsidRPr="00000000">
              <w:rPr>
                <w:b w:val="1"/>
                <w:bCs w:val="1"/>
                <w:color w:val="ffffff"/>
                <w:sz w:val="18"/>
                <w:szCs w:val="18"/>
                <w:shd w:fill="008000" w:val="clear"/>
                <w:rtl w:val="0"/>
              </w:rPr>
              <w:t xml:space="preserve">Specification</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88">
            <w:pPr>
              <w:rPr>
                <w:b w:val="1"/>
                <w:bCs w:val="1"/>
                <w:sz w:val="20"/>
                <w:szCs w:val="20"/>
                <w:highlight w:val="white"/>
              </w:rPr>
            </w:pPr>
            <w:r w:rsidDel="00000000" w:rsidR="00000000" w:rsidRPr="00000000">
              <w:rPr>
                <w:b w:val="1"/>
                <w:bCs w:val="1"/>
                <w:sz w:val="20"/>
                <w:szCs w:val="20"/>
                <w:highlight w:val="white"/>
                <w:rtl w:val="0"/>
              </w:rPr>
              <w:t xml:space="preserve">Dealer Selector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89">
            <w:pPr>
              <w:rPr>
                <w:b w:val="1"/>
                <w:bCs w:val="1"/>
                <w:sz w:val="20"/>
                <w:szCs w:val="20"/>
                <w:highlight w:val="white"/>
              </w:rPr>
            </w:pPr>
            <w:r w:rsidDel="00000000" w:rsidR="00000000" w:rsidRPr="00000000">
              <w:rPr>
                <w:b w:val="1"/>
                <w:bCs w:val="1"/>
                <w:sz w:val="20"/>
                <w:szCs w:val="20"/>
                <w:highlight w:val="white"/>
                <w:rtl w:val="0"/>
              </w:rPr>
              <w:t xml:space="preserve">Searchable dropdown. Search by dealer name, dealer code, or city. Shows: Dealer Name | Dealer Code | City | State.</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8A">
            <w:pPr>
              <w:rPr>
                <w:b w:val="1"/>
                <w:bCs w:val="1"/>
                <w:sz w:val="20"/>
                <w:szCs w:val="20"/>
                <w:highlight w:val="white"/>
              </w:rPr>
            </w:pPr>
            <w:r w:rsidDel="00000000" w:rsidR="00000000" w:rsidRPr="00000000">
              <w:rPr>
                <w:b w:val="1"/>
                <w:bCs w:val="1"/>
                <w:sz w:val="20"/>
                <w:szCs w:val="20"/>
                <w:highlight w:val="white"/>
                <w:rtl w:val="0"/>
              </w:rPr>
              <w:t xml:space="preserve">Dealer Info Card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8B">
            <w:pPr>
              <w:rPr>
                <w:b w:val="1"/>
                <w:bCs w:val="1"/>
                <w:sz w:val="20"/>
                <w:szCs w:val="20"/>
                <w:highlight w:val="white"/>
              </w:rPr>
            </w:pPr>
            <w:r w:rsidDel="00000000" w:rsidR="00000000" w:rsidRPr="00000000">
              <w:rPr>
                <w:b w:val="1"/>
                <w:bCs w:val="1"/>
                <w:sz w:val="20"/>
                <w:szCs w:val="20"/>
                <w:highlight w:val="white"/>
                <w:rtl w:val="0"/>
              </w:rPr>
              <w:t xml:space="preserve">On selection, it shows a read-only card: Dealer Name, Code, Address, Active Since, Current Inventory Count (batteries/chargers/paraphernalia summary).</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8C">
            <w:pPr>
              <w:rPr>
                <w:b w:val="1"/>
                <w:bCs w:val="1"/>
                <w:sz w:val="20"/>
                <w:szCs w:val="20"/>
                <w:highlight w:val="white"/>
              </w:rPr>
            </w:pPr>
            <w:r w:rsidDel="00000000" w:rsidR="00000000" w:rsidRPr="00000000">
              <w:rPr>
                <w:b w:val="1"/>
                <w:bCs w:val="1"/>
                <w:sz w:val="20"/>
                <w:szCs w:val="20"/>
                <w:highlight w:val="white"/>
                <w:rtl w:val="0"/>
              </w:rPr>
              <w:t xml:space="preserve">Validation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8D">
            <w:pPr>
              <w:rPr>
                <w:b w:val="1"/>
                <w:bCs w:val="1"/>
                <w:sz w:val="20"/>
                <w:szCs w:val="20"/>
                <w:highlight w:val="white"/>
              </w:rPr>
            </w:pPr>
            <w:r w:rsidDel="00000000" w:rsidR="00000000" w:rsidRPr="00000000">
              <w:rPr>
                <w:b w:val="1"/>
                <w:bCs w:val="1"/>
                <w:sz w:val="20"/>
                <w:szCs w:val="20"/>
                <w:highlight w:val="white"/>
                <w:rtl w:val="0"/>
              </w:rPr>
              <w:t xml:space="preserve">A dealer must be selected before the upload form appears. Cannot proceed without selection.</w:t>
            </w:r>
          </w:p>
        </w:tc>
      </w:tr>
    </w:tbl>
    <w:p w:rsidR="00000000" w:rsidDel="00000000" w:rsidP="00000000" w:rsidRDefault="00000000" w:rsidRPr="00000000" w14:paraId="0000138E">
      <w:pPr>
        <w:spacing w:after="60" w:before="60" w:lineRule="auto"/>
        <w:rPr>
          <w:b w:val="1"/>
          <w:bCs w:val="1"/>
          <w:color w:val="1b7a8a"/>
          <w:sz w:val="28"/>
          <w:szCs w:val="28"/>
          <w:highlight w:val="white"/>
        </w:rPr>
      </w:pPr>
      <w:r w:rsidDel="00000000" w:rsidR="00000000" w:rsidRPr="00000000">
        <w:rPr>
          <w:rtl w:val="0"/>
        </w:rPr>
      </w:r>
    </w:p>
    <w:tbl>
      <w:tblPr>
        <w:tblStyle w:val="Table15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27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38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GET /api/admin/dealers?search=:query</w:t>
            </w:r>
          </w:p>
          <w:p w:rsidR="00000000" w:rsidDel="00000000" w:rsidP="00000000" w:rsidRDefault="00000000" w:rsidRPr="00000000" w14:paraId="00001390">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39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Response: [{ dealerId: "DLR-001", name: "Vijay Motors", code: "VM01",</w:t>
            </w:r>
          </w:p>
          <w:p w:rsidR="00000000" w:rsidDel="00000000" w:rsidP="00000000" w:rsidRDefault="00000000" w:rsidRPr="00000000" w14:paraId="0000139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city: "Patna", state: "Bihar",</w:t>
            </w:r>
          </w:p>
          <w:p w:rsidR="00000000" w:rsidDel="00000000" w:rsidP="00000000" w:rsidRDefault="00000000" w:rsidRPr="00000000" w14:paraId="00001393">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currentStock: { batteries: 12, chargers: 15, paraphernalia: 45 } }]</w:t>
            </w:r>
          </w:p>
        </w:tc>
      </w:tr>
    </w:tbl>
    <w:p w:rsidR="00000000" w:rsidDel="00000000" w:rsidP="00000000" w:rsidRDefault="00000000" w:rsidRPr="00000000" w14:paraId="00001394">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395">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Step 2 — Select Inventory Type</w:t>
      </w:r>
    </w:p>
    <w:p w:rsidR="00000000" w:rsidDel="00000000" w:rsidP="00000000" w:rsidRDefault="00000000" w:rsidRPr="00000000" w14:paraId="00001396">
      <w:pPr>
        <w:spacing w:after="60" w:before="60" w:lineRule="auto"/>
        <w:rPr>
          <w:sz w:val="20"/>
          <w:szCs w:val="20"/>
          <w:highlight w:val="white"/>
        </w:rPr>
      </w:pPr>
      <w:r w:rsidDel="00000000" w:rsidR="00000000" w:rsidRPr="00000000">
        <w:rPr>
          <w:sz w:val="20"/>
          <w:szCs w:val="20"/>
          <w:highlight w:val="white"/>
          <w:rtl w:val="0"/>
        </w:rPr>
        <w:t xml:space="preserve">After selecting the dealer, admin chooses which type of inventory to upload. Each type has its own field set and CSV template.</w:t>
      </w:r>
    </w:p>
    <w:p w:rsidR="00000000" w:rsidDel="00000000" w:rsidP="00000000" w:rsidRDefault="00000000" w:rsidRPr="00000000" w14:paraId="00001397">
      <w:pPr>
        <w:spacing w:after="60" w:before="60" w:lineRule="auto"/>
        <w:rPr>
          <w:sz w:val="20"/>
          <w:szCs w:val="20"/>
          <w:highlight w:val="white"/>
        </w:rPr>
      </w:pPr>
      <w:r w:rsidDel="00000000" w:rsidR="00000000" w:rsidRPr="00000000">
        <w:rPr>
          <w:rtl w:val="0"/>
        </w:rPr>
      </w:r>
    </w:p>
    <w:tbl>
      <w:tblPr>
        <w:tblStyle w:val="Table15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10"/>
        <w:gridCol w:w="3135"/>
        <w:gridCol w:w="3000"/>
        <w:tblGridChange w:id="0">
          <w:tblGrid>
            <w:gridCol w:w="3210"/>
            <w:gridCol w:w="3135"/>
            <w:gridCol w:w="300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9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9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Items Covered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9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Serial Tracked?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9B">
            <w:pPr>
              <w:rPr>
                <w:sz w:val="20"/>
                <w:szCs w:val="20"/>
                <w:highlight w:val="white"/>
              </w:rPr>
            </w:pPr>
            <w:r w:rsidDel="00000000" w:rsidR="00000000" w:rsidRPr="00000000">
              <w:rPr>
                <w:sz w:val="20"/>
                <w:szCs w:val="20"/>
                <w:highlight w:val="white"/>
                <w:rtl w:val="0"/>
              </w:rPr>
              <w:t xml:space="preserve">Battery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9C">
            <w:pPr>
              <w:rPr>
                <w:sz w:val="20"/>
                <w:szCs w:val="20"/>
                <w:highlight w:val="white"/>
              </w:rPr>
            </w:pPr>
            <w:r w:rsidDel="00000000" w:rsidR="00000000" w:rsidRPr="00000000">
              <w:rPr>
                <w:sz w:val="20"/>
                <w:szCs w:val="20"/>
                <w:highlight w:val="white"/>
                <w:rtl w:val="0"/>
              </w:rPr>
              <w:t xml:space="preserve">All battery units. Primary inventory item.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9D">
            <w:pPr>
              <w:rPr>
                <w:sz w:val="20"/>
                <w:szCs w:val="20"/>
                <w:highlight w:val="white"/>
              </w:rPr>
            </w:pPr>
            <w:r w:rsidDel="00000000" w:rsidR="00000000" w:rsidRPr="00000000">
              <w:rPr>
                <w:sz w:val="20"/>
                <w:szCs w:val="20"/>
                <w:highlight w:val="white"/>
                <w:rtl w:val="0"/>
              </w:rPr>
              <w:t xml:space="preserve">Yes — every unit has a unique serial number.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9E">
            <w:pPr>
              <w:rPr>
                <w:sz w:val="20"/>
                <w:szCs w:val="20"/>
                <w:highlight w:val="white"/>
              </w:rPr>
            </w:pPr>
            <w:r w:rsidDel="00000000" w:rsidR="00000000" w:rsidRPr="00000000">
              <w:rPr>
                <w:sz w:val="20"/>
                <w:szCs w:val="20"/>
                <w:highlight w:val="white"/>
                <w:rtl w:val="0"/>
              </w:rPr>
              <w:t xml:space="preserve">Charger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9F">
            <w:pPr>
              <w:rPr>
                <w:sz w:val="20"/>
                <w:szCs w:val="20"/>
                <w:highlight w:val="white"/>
              </w:rPr>
            </w:pPr>
            <w:r w:rsidDel="00000000" w:rsidR="00000000" w:rsidRPr="00000000">
              <w:rPr>
                <w:sz w:val="20"/>
                <w:szCs w:val="20"/>
                <w:highlight w:val="white"/>
                <w:rtl w:val="0"/>
              </w:rPr>
              <w:t xml:space="preserve">All charger units linked to battery models.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A0">
            <w:pPr>
              <w:rPr>
                <w:sz w:val="20"/>
                <w:szCs w:val="20"/>
                <w:highlight w:val="white"/>
              </w:rPr>
            </w:pPr>
            <w:r w:rsidDel="00000000" w:rsidR="00000000" w:rsidRPr="00000000">
              <w:rPr>
                <w:sz w:val="20"/>
                <w:szCs w:val="20"/>
                <w:highlight w:val="white"/>
                <w:rtl w:val="0"/>
              </w:rPr>
              <w:t xml:space="preserve">Yes — every unit has a unique serial number.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A1">
            <w:pPr>
              <w:rPr>
                <w:sz w:val="20"/>
                <w:szCs w:val="20"/>
                <w:highlight w:val="white"/>
              </w:rPr>
            </w:pPr>
            <w:r w:rsidDel="00000000" w:rsidR="00000000" w:rsidRPr="00000000">
              <w:rPr>
                <w:sz w:val="20"/>
                <w:szCs w:val="20"/>
                <w:highlight w:val="white"/>
                <w:rtl w:val="0"/>
              </w:rPr>
              <w:t xml:space="preserve">Paraphernalia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A2">
            <w:pPr>
              <w:rPr>
                <w:sz w:val="20"/>
                <w:szCs w:val="20"/>
                <w:highlight w:val="white"/>
              </w:rPr>
            </w:pPr>
            <w:r w:rsidDel="00000000" w:rsidR="00000000" w:rsidRPr="00000000">
              <w:rPr>
                <w:sz w:val="20"/>
                <w:szCs w:val="20"/>
                <w:highlight w:val="white"/>
                <w:rtl w:val="0"/>
              </w:rPr>
              <w:t xml:space="preserve">Digital SOC, Volt SOC, Harness variants, accessories.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A3">
            <w:pPr>
              <w:rPr>
                <w:sz w:val="20"/>
                <w:szCs w:val="20"/>
                <w:highlight w:val="white"/>
              </w:rPr>
            </w:pPr>
            <w:r w:rsidDel="00000000" w:rsidR="00000000" w:rsidRPr="00000000">
              <w:rPr>
                <w:sz w:val="20"/>
                <w:szCs w:val="20"/>
                <w:highlight w:val="white"/>
                <w:rtl w:val="0"/>
              </w:rPr>
              <w:t xml:space="preserve">No — tracked by quantity, not individual serial.</w:t>
            </w:r>
          </w:p>
        </w:tc>
      </w:tr>
    </w:tbl>
    <w:p w:rsidR="00000000" w:rsidDel="00000000" w:rsidP="00000000" w:rsidRDefault="00000000" w:rsidRPr="00000000" w14:paraId="000013A4">
      <w:pPr>
        <w:spacing w:after="60" w:before="60" w:lineRule="auto"/>
        <w:rPr>
          <w:b w:val="1"/>
          <w:bCs w:val="1"/>
          <w:color w:val="1f497d"/>
          <w:highlight w:val="white"/>
        </w:rPr>
      </w:pPr>
      <w:r w:rsidDel="00000000" w:rsidR="00000000" w:rsidRPr="00000000">
        <w:rPr>
          <w:rtl w:val="0"/>
        </w:rPr>
      </w:r>
    </w:p>
    <w:tbl>
      <w:tblPr>
        <w:tblStyle w:val="Table15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rHeight w:val="405" w:hRule="atLeast"/>
          <w:tblHeader w:val="0"/>
        </w:trPr>
        <w:tc>
          <w:tcPr>
            <w:tcBorders>
              <w:top w:color="ffffff" w:space="0" w:sz="8" w:val="single"/>
              <w:left w:color="ffffff" w:space="0" w:sz="8" w:val="single"/>
              <w:bottom w:color="ffffff" w:space="0" w:sz="8" w:val="single"/>
              <w:right w:color="ffffff" w:space="0" w:sz="8" w:val="single"/>
            </w:tcBorders>
            <w:shd w:fill="d6e4f0" w:val="clear"/>
            <w:tcMar>
              <w:top w:w="80.0" w:type="dxa"/>
              <w:left w:w="160.0" w:type="dxa"/>
              <w:bottom w:w="80.0" w:type="dxa"/>
              <w:right w:w="160.0" w:type="dxa"/>
            </w:tcMar>
            <w:vAlign w:val="top"/>
          </w:tcPr>
          <w:p w:rsidR="00000000" w:rsidDel="00000000" w:rsidP="00000000" w:rsidRDefault="00000000" w:rsidRPr="00000000" w14:paraId="000013A5">
            <w:pPr>
              <w:rPr>
                <w:b w:val="1"/>
                <w:bCs w:val="1"/>
                <w:color w:val="1f497d"/>
                <w:highlight w:val="white"/>
              </w:rPr>
            </w:pPr>
            <w:r w:rsidDel="00000000" w:rsidR="00000000" w:rsidRPr="00000000">
              <w:rPr>
                <w:b w:val="1"/>
                <w:bCs w:val="1"/>
                <w:color w:val="1f497d"/>
                <w:highlight w:val="white"/>
                <w:rtl w:val="0"/>
              </w:rPr>
              <w:t xml:space="preserve">BATTERY UPLOAD — Field Specification</w:t>
            </w:r>
          </w:p>
        </w:tc>
      </w:tr>
    </w:tbl>
    <w:p w:rsidR="00000000" w:rsidDel="00000000" w:rsidP="00000000" w:rsidRDefault="00000000" w:rsidRPr="00000000" w14:paraId="000013A6">
      <w:pPr>
        <w:spacing w:after="60" w:before="60" w:lineRule="auto"/>
        <w:rPr>
          <w:b w:val="1"/>
          <w:bCs w:val="1"/>
          <w:color w:val="1f497d"/>
          <w:highlight w:val="white"/>
        </w:rPr>
      </w:pPr>
      <w:r w:rsidDel="00000000" w:rsidR="00000000" w:rsidRPr="00000000">
        <w:rPr>
          <w:rtl w:val="0"/>
        </w:rPr>
      </w:r>
    </w:p>
    <w:p w:rsidR="00000000" w:rsidDel="00000000" w:rsidP="00000000" w:rsidRDefault="00000000" w:rsidRPr="00000000" w14:paraId="000013A7">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Battery Upload Fields</w:t>
      </w:r>
    </w:p>
    <w:p w:rsidR="00000000" w:rsidDel="00000000" w:rsidP="00000000" w:rsidRDefault="00000000" w:rsidRPr="00000000" w14:paraId="000013A8">
      <w:pPr>
        <w:spacing w:after="60" w:before="60" w:lineRule="auto"/>
        <w:rPr>
          <w:sz w:val="20"/>
          <w:szCs w:val="20"/>
          <w:highlight w:val="white"/>
        </w:rPr>
      </w:pPr>
      <w:r w:rsidDel="00000000" w:rsidR="00000000" w:rsidRPr="00000000">
        <w:rPr>
          <w:sz w:val="20"/>
          <w:szCs w:val="20"/>
          <w:highlight w:val="white"/>
          <w:rtl w:val="0"/>
        </w:rPr>
        <w:t xml:space="preserve">The table below uses the field names as they appear in both the admin upload form and the CSV template. Where the field has a specific system column name it is noted in the Notes column.</w:t>
      </w:r>
    </w:p>
    <w:p w:rsidR="00000000" w:rsidDel="00000000" w:rsidP="00000000" w:rsidRDefault="00000000" w:rsidRPr="00000000" w14:paraId="000013A9">
      <w:pPr>
        <w:spacing w:after="60" w:before="60" w:lineRule="auto"/>
        <w:rPr>
          <w:sz w:val="20"/>
          <w:szCs w:val="20"/>
          <w:highlight w:val="white"/>
        </w:rPr>
      </w:pPr>
      <w:r w:rsidDel="00000000" w:rsidR="00000000" w:rsidRPr="00000000">
        <w:rPr>
          <w:rtl w:val="0"/>
        </w:rPr>
      </w:r>
    </w:p>
    <w:tbl>
      <w:tblPr>
        <w:tblStyle w:val="Table15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25"/>
        <w:gridCol w:w="2715"/>
        <w:gridCol w:w="1725"/>
        <w:gridCol w:w="1545"/>
        <w:gridCol w:w="2550"/>
        <w:tblGridChange w:id="0">
          <w:tblGrid>
            <w:gridCol w:w="825"/>
            <w:gridCol w:w="2715"/>
            <w:gridCol w:w="1725"/>
            <w:gridCol w:w="1545"/>
            <w:gridCol w:w="2550"/>
          </w:tblGrid>
        </w:tblGridChange>
      </w:tblGrid>
      <w:tr>
        <w:trPr>
          <w:cantSplit w:val="0"/>
          <w:trHeight w:val="60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A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AB">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 Label (UI / CSV Header)</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AC">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 / Format</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AD">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Required?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3AE">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 / Validation</w:t>
            </w:r>
          </w:p>
        </w:tc>
      </w:tr>
      <w:tr>
        <w:trPr>
          <w:cantSplit w:val="0"/>
          <w:trHeight w:val="2880" w:hRule="atLeast"/>
          <w:tblHeader w:val="0"/>
        </w:trPr>
        <w:tc>
          <w:tcPr>
            <w:tcBorders>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13AF">
            <w:pPr>
              <w:jc w:val="center"/>
              <w:rPr>
                <w:b w:val="1"/>
                <w:bCs w:val="1"/>
                <w:sz w:val="20"/>
                <w:szCs w:val="20"/>
                <w:highlight w:val="white"/>
              </w:rPr>
            </w:pPr>
            <w:r w:rsidDel="00000000" w:rsidR="00000000" w:rsidRPr="00000000">
              <w:rPr>
                <w:b w:val="1"/>
                <w:bCs w:val="1"/>
                <w:sz w:val="20"/>
                <w:szCs w:val="20"/>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0">
            <w:pPr>
              <w:rPr>
                <w:b w:val="1"/>
                <w:bCs w:val="1"/>
                <w:sz w:val="20"/>
                <w:szCs w:val="20"/>
                <w:highlight w:val="white"/>
              </w:rPr>
            </w:pPr>
            <w:r w:rsidDel="00000000" w:rsidR="00000000" w:rsidRPr="00000000">
              <w:rPr>
                <w:b w:val="1"/>
                <w:bCs w:val="1"/>
                <w:sz w:val="20"/>
                <w:szCs w:val="20"/>
                <w:highlight w:val="white"/>
                <w:rtl w:val="0"/>
              </w:rPr>
              <w:t xml:space="preserve">Battery ID (DB: serial_number)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1">
            <w:pPr>
              <w:rPr>
                <w:sz w:val="20"/>
                <w:szCs w:val="20"/>
                <w:highlight w:val="white"/>
              </w:rPr>
            </w:pPr>
            <w:r w:rsidDel="00000000" w:rsidR="00000000" w:rsidRPr="00000000">
              <w:rPr>
                <w:sz w:val="20"/>
                <w:szCs w:val="20"/>
                <w:highlight w:val="white"/>
                <w:rtl w:val="0"/>
              </w:rPr>
              <w:t xml:space="preserve">Text — uppercase alphanumeric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2">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3">
            <w:pPr>
              <w:rPr>
                <w:sz w:val="20"/>
                <w:szCs w:val="20"/>
                <w:highlight w:val="white"/>
              </w:rPr>
            </w:pPr>
            <w:r w:rsidDel="00000000" w:rsidR="00000000" w:rsidRPr="00000000">
              <w:rPr>
                <w:sz w:val="20"/>
                <w:szCs w:val="20"/>
                <w:highlight w:val="white"/>
                <w:rtl w:val="0"/>
              </w:rPr>
              <w:t xml:space="preserve">Primary identifier of the physical unit. Unique across the entire system. Also used by the IoT module as the vehicle/battery identifier — the IoT device reports telemetry using this same ID. Duplicate check runs at upload. Immutable after creation. Max 50 chars.</w:t>
            </w:r>
          </w:p>
        </w:tc>
      </w:tr>
      <w:tr>
        <w:trPr>
          <w:cantSplit w:val="0"/>
          <w:trHeight w:val="2880" w:hRule="atLeast"/>
          <w:tblHeader w:val="0"/>
        </w:trPr>
        <w:tc>
          <w:tcPr>
            <w:tcBorders>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13B4">
            <w:pPr>
              <w:jc w:val="center"/>
              <w:rPr>
                <w:b w:val="1"/>
                <w:bCs w:val="1"/>
                <w:sz w:val="20"/>
                <w:szCs w:val="20"/>
                <w:highlight w:val="white"/>
              </w:rPr>
            </w:pPr>
            <w:r w:rsidDel="00000000" w:rsidR="00000000" w:rsidRPr="00000000">
              <w:rPr>
                <w:b w:val="1"/>
                <w:bCs w:val="1"/>
                <w:sz w:val="20"/>
                <w:szCs w:val="20"/>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5">
            <w:pPr>
              <w:rPr>
                <w:b w:val="1"/>
                <w:bCs w:val="1"/>
                <w:sz w:val="20"/>
                <w:szCs w:val="20"/>
                <w:highlight w:val="white"/>
              </w:rPr>
            </w:pPr>
            <w:r w:rsidDel="00000000" w:rsidR="00000000" w:rsidRPr="00000000">
              <w:rPr>
                <w:b w:val="1"/>
                <w:bCs w:val="1"/>
                <w:sz w:val="20"/>
                <w:szCs w:val="20"/>
                <w:highlight w:val="white"/>
                <w:rtl w:val="0"/>
              </w:rPr>
              <w:t xml:space="preserve">IMEI ID (DB: imei_id)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6">
            <w:pPr>
              <w:rPr>
                <w:sz w:val="20"/>
                <w:szCs w:val="20"/>
                <w:highlight w:val="white"/>
              </w:rPr>
            </w:pPr>
            <w:r w:rsidDel="00000000" w:rsidR="00000000" w:rsidRPr="00000000">
              <w:rPr>
                <w:sz w:val="20"/>
                <w:szCs w:val="20"/>
                <w:highlight w:val="white"/>
                <w:rtl w:val="0"/>
              </w:rPr>
              <w:t xml:space="preserve">Numeric — 15 digits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7">
            <w:pPr>
              <w:rPr>
                <w:sz w:val="20"/>
                <w:szCs w:val="20"/>
                <w:highlight w:val="white"/>
              </w:rPr>
            </w:pPr>
            <w:r w:rsidDel="00000000" w:rsidR="00000000" w:rsidRPr="00000000">
              <w:rPr>
                <w:sz w:val="20"/>
                <w:szCs w:val="20"/>
                <w:highlight w:val="white"/>
                <w:rtl w:val="0"/>
              </w:rPr>
              <w:t xml:space="preserve">Conditional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8">
            <w:pPr>
              <w:rPr>
                <w:sz w:val="20"/>
                <w:szCs w:val="20"/>
                <w:highlight w:val="white"/>
              </w:rPr>
            </w:pPr>
            <w:r w:rsidDel="00000000" w:rsidR="00000000" w:rsidRPr="00000000">
              <w:rPr>
                <w:sz w:val="20"/>
                <w:szCs w:val="20"/>
                <w:highlight w:val="white"/>
                <w:rtl w:val="0"/>
              </w:rPr>
              <w:t xml:space="preserve">Required when the battery has an IoT module fitted (i.e. when IoT Enabled = Yes). This is the GSM IMEI of the IoT device embedded in the battery pack. Used for network registration, SIM identification, and device-level telemetry linking. Leave blank for non-IoT batteries.</w:t>
            </w:r>
          </w:p>
        </w:tc>
      </w:tr>
      <w:tr>
        <w:trPr>
          <w:cantSplit w:val="0"/>
          <w:trHeight w:val="2205" w:hRule="atLeast"/>
          <w:tblHeader w:val="0"/>
        </w:trPr>
        <w:tc>
          <w:tcPr>
            <w:tcBorders>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13B9">
            <w:pPr>
              <w:jc w:val="center"/>
              <w:rPr>
                <w:b w:val="1"/>
                <w:bCs w:val="1"/>
                <w:sz w:val="20"/>
                <w:szCs w:val="20"/>
                <w:highlight w:val="white"/>
              </w:rPr>
            </w:pPr>
            <w:r w:rsidDel="00000000" w:rsidR="00000000" w:rsidRPr="00000000">
              <w:rPr>
                <w:b w:val="1"/>
                <w:bCs w:val="1"/>
                <w:sz w:val="20"/>
                <w:szCs w:val="20"/>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A">
            <w:pPr>
              <w:rPr>
                <w:b w:val="1"/>
                <w:bCs w:val="1"/>
                <w:sz w:val="20"/>
                <w:szCs w:val="20"/>
                <w:highlight w:val="white"/>
              </w:rPr>
            </w:pPr>
            <w:r w:rsidDel="00000000" w:rsidR="00000000" w:rsidRPr="00000000">
              <w:rPr>
                <w:b w:val="1"/>
                <w:bCs w:val="1"/>
                <w:sz w:val="20"/>
                <w:szCs w:val="20"/>
                <w:highlight w:val="white"/>
                <w:rtl w:val="0"/>
              </w:rPr>
              <w:t xml:space="preserve">IoT Enabled (DB: iot_enabled)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B">
            <w:pPr>
              <w:rPr>
                <w:sz w:val="20"/>
                <w:szCs w:val="20"/>
                <w:highlight w:val="white"/>
              </w:rPr>
            </w:pPr>
            <w:r w:rsidDel="00000000" w:rsidR="00000000" w:rsidRPr="00000000">
              <w:rPr>
                <w:sz w:val="20"/>
                <w:szCs w:val="20"/>
                <w:highlight w:val="white"/>
                <w:rtl w:val="0"/>
              </w:rPr>
              <w:t xml:space="preserve">Boolean toggle — Yes / No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C">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D">
            <w:pPr>
              <w:rPr>
                <w:sz w:val="20"/>
                <w:szCs w:val="20"/>
                <w:highlight w:val="white"/>
              </w:rPr>
            </w:pPr>
            <w:r w:rsidDel="00000000" w:rsidR="00000000" w:rsidRPr="00000000">
              <w:rPr>
                <w:sz w:val="20"/>
                <w:szCs w:val="20"/>
                <w:highlight w:val="white"/>
                <w:rtl w:val="0"/>
              </w:rPr>
              <w:t xml:space="preserve">Indicates whether this battery unit has an IoT module installed. When Yes: IMEI ID becomes required, SOC data is expected from telemetry. When No: SOC shows as N/A in Step 4 and dealer views.</w:t>
            </w:r>
          </w:p>
        </w:tc>
      </w:tr>
      <w:tr>
        <w:trPr>
          <w:cantSplit w:val="0"/>
          <w:trHeight w:val="3330" w:hRule="atLeast"/>
          <w:tblHeader w:val="0"/>
        </w:trPr>
        <w:tc>
          <w:tcPr>
            <w:tcBorders>
              <w:left w:color="cccccc" w:space="0" w:sz="8" w:val="single"/>
              <w:bottom w:color="cccccc" w:space="0" w:sz="8" w:val="single"/>
              <w:right w:color="cccccc" w:space="0" w:sz="8" w:val="single"/>
            </w:tcBorders>
            <w:shd w:fill="fef3c7" w:val="clear"/>
            <w:tcMar>
              <w:top w:w="80.0" w:type="dxa"/>
              <w:left w:w="120.0" w:type="dxa"/>
              <w:bottom w:w="80.0" w:type="dxa"/>
              <w:right w:w="120.0" w:type="dxa"/>
            </w:tcMar>
            <w:vAlign w:val="top"/>
          </w:tcPr>
          <w:p w:rsidR="00000000" w:rsidDel="00000000" w:rsidP="00000000" w:rsidRDefault="00000000" w:rsidRPr="00000000" w14:paraId="000013BE">
            <w:pPr>
              <w:jc w:val="center"/>
              <w:rPr>
                <w:b w:val="1"/>
                <w:bCs w:val="1"/>
                <w:sz w:val="20"/>
                <w:szCs w:val="20"/>
                <w:highlight w:val="white"/>
              </w:rPr>
            </w:pPr>
            <w:r w:rsidDel="00000000" w:rsidR="00000000" w:rsidRPr="00000000">
              <w:rPr>
                <w:b w:val="1"/>
                <w:bCs w:val="1"/>
                <w:sz w:val="20"/>
                <w:szCs w:val="20"/>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BF">
            <w:pPr>
              <w:rPr>
                <w:b w:val="1"/>
                <w:bCs w:val="1"/>
                <w:sz w:val="20"/>
                <w:szCs w:val="20"/>
                <w:highlight w:val="white"/>
              </w:rPr>
            </w:pPr>
            <w:r w:rsidDel="00000000" w:rsidR="00000000" w:rsidRPr="00000000">
              <w:rPr>
                <w:b w:val="1"/>
                <w:bCs w:val="1"/>
                <w:sz w:val="20"/>
                <w:szCs w:val="20"/>
                <w:highlight w:val="white"/>
                <w:rtl w:val="0"/>
              </w:rPr>
              <w:t xml:space="preserve">Material Code (DB: material_code)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0">
            <w:pPr>
              <w:rPr>
                <w:sz w:val="20"/>
                <w:szCs w:val="20"/>
                <w:highlight w:val="white"/>
              </w:rPr>
            </w:pPr>
            <w:r w:rsidDel="00000000" w:rsidR="00000000" w:rsidRPr="00000000">
              <w:rPr>
                <w:sz w:val="20"/>
                <w:szCs w:val="20"/>
                <w:highlight w:val="white"/>
                <w:rtl w:val="0"/>
              </w:rPr>
              <w:t xml:space="preserve">Text — alphanumeric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1">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2">
            <w:pPr>
              <w:rPr>
                <w:sz w:val="20"/>
                <w:szCs w:val="20"/>
                <w:highlight w:val="white"/>
              </w:rPr>
            </w:pPr>
            <w:r w:rsidDel="00000000" w:rsidR="00000000" w:rsidRPr="00000000">
              <w:rPr>
                <w:sz w:val="20"/>
                <w:szCs w:val="20"/>
                <w:highlight w:val="white"/>
                <w:rtl w:val="0"/>
              </w:rPr>
              <w:t xml:space="preserve">Reference code provided by the OEM for this specific battery unit or SKU. Used for OEM-level tracking, warranty claims with the manufacturer, and future integration with OEM portals. Stored as-is without transformation. Distinct from Battery ID — Material Code is OEM's reference, Battery ID is iTarang's physical serial.</w:t>
            </w:r>
          </w:p>
        </w:tc>
      </w:tr>
      <w:tr>
        <w:trPr>
          <w:cantSplit w:val="0"/>
          <w:trHeight w:val="1755" w:hRule="atLeast"/>
          <w:tblHeader w:val="0"/>
        </w:trPr>
        <w:tc>
          <w:tcPr>
            <w:tcBorders>
              <w:left w:color="cccccc" w:space="0" w:sz="8" w:val="single"/>
              <w:bottom w:color="cccccc" w:space="0" w:sz="8" w:val="single"/>
              <w:right w:color="cccccc" w:space="0" w:sz="8" w:val="single"/>
            </w:tcBorders>
            <w:shd w:fill="d9f0f3" w:val="clear"/>
            <w:tcMar>
              <w:top w:w="80.0" w:type="dxa"/>
              <w:left w:w="120.0" w:type="dxa"/>
              <w:bottom w:w="80.0" w:type="dxa"/>
              <w:right w:w="120.0" w:type="dxa"/>
            </w:tcMar>
            <w:vAlign w:val="top"/>
          </w:tcPr>
          <w:p w:rsidR="00000000" w:rsidDel="00000000" w:rsidP="00000000" w:rsidRDefault="00000000" w:rsidRPr="00000000" w14:paraId="000013C3">
            <w:pPr>
              <w:jc w:val="center"/>
              <w:rPr>
                <w:b w:val="1"/>
                <w:bCs w:val="1"/>
                <w:sz w:val="20"/>
                <w:szCs w:val="20"/>
                <w:highlight w:val="white"/>
              </w:rPr>
            </w:pPr>
            <w:r w:rsidDel="00000000" w:rsidR="00000000" w:rsidRPr="00000000">
              <w:rPr>
                <w:b w:val="1"/>
                <w:bCs w:val="1"/>
                <w:sz w:val="20"/>
                <w:szCs w:val="20"/>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4">
            <w:pPr>
              <w:rPr>
                <w:b w:val="1"/>
                <w:bCs w:val="1"/>
                <w:sz w:val="20"/>
                <w:szCs w:val="20"/>
                <w:highlight w:val="white"/>
              </w:rPr>
            </w:pPr>
            <w:r w:rsidDel="00000000" w:rsidR="00000000" w:rsidRPr="00000000">
              <w:rPr>
                <w:b w:val="1"/>
                <w:bCs w:val="1"/>
                <w:sz w:val="20"/>
                <w:szCs w:val="20"/>
                <w:highlight w:val="white"/>
                <w:rtl w:val="0"/>
              </w:rPr>
              <w:t xml:space="preserve">Product Category (DB: 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5">
            <w:pPr>
              <w:rPr>
                <w:sz w:val="20"/>
                <w:szCs w:val="20"/>
                <w:highlight w:val="white"/>
              </w:rPr>
            </w:pPr>
            <w:r w:rsidDel="00000000" w:rsidR="00000000" w:rsidRPr="00000000">
              <w:rPr>
                <w:sz w:val="20"/>
                <w:szCs w:val="20"/>
                <w:highlight w:val="white"/>
                <w:rtl w:val="0"/>
              </w:rPr>
              <w:t xml:space="preserve">Dropdown from product master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6">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7">
            <w:pPr>
              <w:rPr>
                <w:sz w:val="20"/>
                <w:szCs w:val="20"/>
                <w:highlight w:val="white"/>
              </w:rPr>
            </w:pPr>
            <w:r w:rsidDel="00000000" w:rsidR="00000000" w:rsidRPr="00000000">
              <w:rPr>
                <w:sz w:val="20"/>
                <w:szCs w:val="20"/>
                <w:highlight w:val="white"/>
                <w:rtl w:val="0"/>
              </w:rPr>
              <w:t xml:space="preserve">3W | 2W | 4W | Inverter | Solar | Other. Top-level classification. Determines which leads this battery appears in during Step 4 product selection. Immutable after creation.</w:t>
            </w:r>
          </w:p>
        </w:tc>
      </w:tr>
      <w:tr>
        <w:trPr>
          <w:cantSplit w:val="0"/>
          <w:trHeight w:val="2880" w:hRule="atLeast"/>
          <w:tblHeader w:val="0"/>
        </w:trPr>
        <w:tc>
          <w:tcPr>
            <w:tcBorders>
              <w:left w:color="cccccc" w:space="0" w:sz="8" w:val="single"/>
              <w:bottom w:color="cccccc" w:space="0" w:sz="8" w:val="single"/>
              <w:right w:color="cccccc" w:space="0" w:sz="8" w:val="single"/>
            </w:tcBorders>
            <w:shd w:fill="d9f0f3" w:val="clear"/>
            <w:tcMar>
              <w:top w:w="80.0" w:type="dxa"/>
              <w:left w:w="120.0" w:type="dxa"/>
              <w:bottom w:w="80.0" w:type="dxa"/>
              <w:right w:w="120.0" w:type="dxa"/>
            </w:tcMar>
            <w:vAlign w:val="top"/>
          </w:tcPr>
          <w:p w:rsidR="00000000" w:rsidDel="00000000" w:rsidP="00000000" w:rsidRDefault="00000000" w:rsidRPr="00000000" w14:paraId="000013C8">
            <w:pPr>
              <w:jc w:val="center"/>
              <w:rPr>
                <w:b w:val="1"/>
                <w:bCs w:val="1"/>
                <w:sz w:val="20"/>
                <w:szCs w:val="20"/>
                <w:highlight w:val="white"/>
              </w:rPr>
            </w:pPr>
            <w:r w:rsidDel="00000000" w:rsidR="00000000" w:rsidRPr="00000000">
              <w:rPr>
                <w:b w:val="1"/>
                <w:bCs w:val="1"/>
                <w:sz w:val="20"/>
                <w:szCs w:val="20"/>
                <w:highlight w:val="white"/>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9">
            <w:pPr>
              <w:rPr>
                <w:b w:val="1"/>
                <w:bCs w:val="1"/>
                <w:sz w:val="20"/>
                <w:szCs w:val="20"/>
                <w:highlight w:val="white"/>
              </w:rPr>
            </w:pPr>
            <w:r w:rsidDel="00000000" w:rsidR="00000000" w:rsidRPr="00000000">
              <w:rPr>
                <w:b w:val="1"/>
                <w:bCs w:val="1"/>
                <w:sz w:val="20"/>
                <w:szCs w:val="20"/>
                <w:highlight w:val="white"/>
                <w:rtl w:val="0"/>
              </w:rPr>
              <w:t xml:space="preserve">Product Sub-Category (DB: sub_category)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A">
            <w:pPr>
              <w:rPr>
                <w:sz w:val="20"/>
                <w:szCs w:val="20"/>
                <w:highlight w:val="white"/>
              </w:rPr>
            </w:pPr>
            <w:r w:rsidDel="00000000" w:rsidR="00000000" w:rsidRPr="00000000">
              <w:rPr>
                <w:sz w:val="20"/>
                <w:szCs w:val="20"/>
                <w:highlight w:val="white"/>
                <w:rtl w:val="0"/>
              </w:rPr>
              <w:t xml:space="preserve">Dropdown — depends on 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B">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C">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See Sub-Category matrix in Section 5.1.2. E.g. 3W → E-Rickshaw | E-Cart | E-Auto. Sub-Category is also the context used in the lead creation model (Step 1) to match battery inventory to a lead — the label a dealer sees in Step 4 is the Sub-Category of the battery, not the category.</w:t>
            </w:r>
          </w:p>
        </w:tc>
      </w:tr>
      <w:tr>
        <w:trPr>
          <w:cantSplit w:val="0"/>
          <w:trHeight w:val="4230" w:hRule="atLeast"/>
          <w:tblHeader w:val="0"/>
        </w:trPr>
        <w:tc>
          <w:tcPr>
            <w:tcBorders>
              <w:left w:color="cccccc" w:space="0" w:sz="8" w:val="single"/>
              <w:bottom w:color="cccccc" w:space="0" w:sz="8" w:val="single"/>
              <w:right w:color="cccccc" w:space="0" w:sz="8" w:val="single"/>
            </w:tcBorders>
            <w:shd w:fill="d9f0f3" w:val="clear"/>
            <w:tcMar>
              <w:top w:w="80.0" w:type="dxa"/>
              <w:left w:w="120.0" w:type="dxa"/>
              <w:bottom w:w="80.0" w:type="dxa"/>
              <w:right w:w="120.0" w:type="dxa"/>
            </w:tcMar>
            <w:vAlign w:val="top"/>
          </w:tcPr>
          <w:p w:rsidR="00000000" w:rsidDel="00000000" w:rsidP="00000000" w:rsidRDefault="00000000" w:rsidRPr="00000000" w14:paraId="000013CD">
            <w:pPr>
              <w:jc w:val="center"/>
              <w:rPr>
                <w:b w:val="1"/>
                <w:bCs w:val="1"/>
                <w:sz w:val="20"/>
                <w:szCs w:val="20"/>
                <w:highlight w:val="white"/>
              </w:rPr>
            </w:pPr>
            <w:r w:rsidDel="00000000" w:rsidR="00000000" w:rsidRPr="00000000">
              <w:rPr>
                <w:b w:val="1"/>
                <w:bCs w:val="1"/>
                <w:sz w:val="20"/>
                <w:szCs w:val="20"/>
                <w:highlight w:val="white"/>
                <w:rtl w:val="0"/>
              </w:rPr>
              <w:t xml:space="preserve">7</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E">
            <w:pPr>
              <w:rPr>
                <w:b w:val="1"/>
                <w:bCs w:val="1"/>
                <w:sz w:val="20"/>
                <w:szCs w:val="20"/>
                <w:highlight w:val="white"/>
              </w:rPr>
            </w:pPr>
            <w:r w:rsidDel="00000000" w:rsidR="00000000" w:rsidRPr="00000000">
              <w:rPr>
                <w:b w:val="1"/>
                <w:bCs w:val="1"/>
                <w:sz w:val="20"/>
                <w:szCs w:val="20"/>
                <w:highlight w:val="white"/>
                <w:rtl w:val="0"/>
              </w:rPr>
              <w:t xml:space="preserve">Model Number (DB: model_number) also used as Battery 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CF">
            <w:pPr>
              <w:rPr>
                <w:sz w:val="20"/>
                <w:szCs w:val="20"/>
                <w:highlight w:val="white"/>
              </w:rPr>
            </w:pPr>
            <w:r w:rsidDel="00000000" w:rsidR="00000000" w:rsidRPr="00000000">
              <w:rPr>
                <w:sz w:val="20"/>
                <w:szCs w:val="20"/>
                <w:highlight w:val="white"/>
                <w:rtl w:val="0"/>
              </w:rPr>
              <w:t xml:space="preserve">Dropdown from product master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0">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1">
            <w:pPr>
              <w:rPr>
                <w:sz w:val="20"/>
                <w:szCs w:val="20"/>
                <w:highlight w:val="white"/>
              </w:rPr>
            </w:pPr>
            <w:r w:rsidDel="00000000" w:rsidR="00000000" w:rsidRPr="00000000">
              <w:rPr>
                <w:sz w:val="20"/>
                <w:szCs w:val="20"/>
                <w:highlight w:val="white"/>
                <w:rtl w:val="0"/>
              </w:rPr>
              <w:t xml:space="preserve">Selects the battery model from the product master (Section 5.1.3). The model defines the technical spec (voltage, capacity, chemistry), pricing (base price, min price, margin cap), and warranty duration. In the lead creation model and Step 4, this field appears as 'Battery Model'. The model options shown are filtered by the selected Product Sub-Category — each sub-category has its own list of eligible models.</w:t>
            </w:r>
          </w:p>
        </w:tc>
      </w:tr>
      <w:tr>
        <w:trPr>
          <w:cantSplit w:val="0"/>
          <w:trHeight w:val="1530" w:hRule="atLeast"/>
          <w:tblHeader w:val="0"/>
        </w:trPr>
        <w:tc>
          <w:tcPr>
            <w:tcBorders>
              <w:left w:color="cccccc" w:space="0" w:sz="8" w:val="single"/>
              <w:bottom w:color="cccccc" w:space="0" w:sz="8" w:val="single"/>
              <w:right w:color="cccccc" w:space="0" w:sz="8" w:val="single"/>
            </w:tcBorders>
            <w:shd w:fill="d9f0f3" w:val="clear"/>
            <w:tcMar>
              <w:top w:w="80.0" w:type="dxa"/>
              <w:left w:w="120.0" w:type="dxa"/>
              <w:bottom w:w="80.0" w:type="dxa"/>
              <w:right w:w="120.0" w:type="dxa"/>
            </w:tcMar>
            <w:vAlign w:val="top"/>
          </w:tcPr>
          <w:p w:rsidR="00000000" w:rsidDel="00000000" w:rsidP="00000000" w:rsidRDefault="00000000" w:rsidRPr="00000000" w14:paraId="000013D2">
            <w:pPr>
              <w:jc w:val="center"/>
              <w:rPr>
                <w:b w:val="1"/>
                <w:bCs w:val="1"/>
                <w:sz w:val="20"/>
                <w:szCs w:val="20"/>
                <w:highlight w:val="white"/>
              </w:rPr>
            </w:pPr>
            <w:r w:rsidDel="00000000" w:rsidR="00000000" w:rsidRPr="00000000">
              <w:rPr>
                <w:b w:val="1"/>
                <w:bCs w:val="1"/>
                <w:sz w:val="20"/>
                <w:szCs w:val="20"/>
                <w:highlight w:val="white"/>
                <w:rtl w:val="0"/>
              </w:rPr>
              <w:t xml:space="preserve">8</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3">
            <w:pPr>
              <w:rPr>
                <w:b w:val="1"/>
                <w:bCs w:val="1"/>
                <w:sz w:val="20"/>
                <w:szCs w:val="20"/>
                <w:highlight w:val="white"/>
              </w:rPr>
            </w:pPr>
            <w:r w:rsidDel="00000000" w:rsidR="00000000" w:rsidRPr="00000000">
              <w:rPr>
                <w:b w:val="1"/>
                <w:bCs w:val="1"/>
                <w:sz w:val="20"/>
                <w:szCs w:val="20"/>
                <w:highlight w:val="white"/>
                <w:rtl w:val="0"/>
              </w:rPr>
              <w:t xml:space="preserve">Voltage (V) (DB: voltage_v)</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4">
            <w:pPr>
              <w:rPr>
                <w:sz w:val="20"/>
                <w:szCs w:val="20"/>
                <w:highlight w:val="white"/>
              </w:rPr>
            </w:pPr>
            <w:r w:rsidDel="00000000" w:rsidR="00000000" w:rsidRPr="00000000">
              <w:rPr>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5">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6">
            <w:pPr>
              <w:rPr>
                <w:sz w:val="20"/>
                <w:szCs w:val="20"/>
                <w:highlight w:val="white"/>
              </w:rPr>
            </w:pPr>
            <w:r w:rsidDel="00000000" w:rsidR="00000000" w:rsidRPr="00000000">
              <w:rPr>
                <w:sz w:val="20"/>
                <w:szCs w:val="20"/>
                <w:highlight w:val="white"/>
                <w:rtl w:val="0"/>
              </w:rPr>
              <w:t xml:space="preserve">Auto-filled from product master when Model Number is selected. Editable override allowed for non-standard units. e.g. 51.2</w:t>
            </w:r>
          </w:p>
        </w:tc>
      </w:tr>
      <w:tr>
        <w:trPr>
          <w:cantSplit w:val="0"/>
          <w:trHeight w:val="855" w:hRule="atLeast"/>
          <w:tblHeader w:val="0"/>
        </w:trPr>
        <w:tc>
          <w:tcPr>
            <w:tcBorders>
              <w:left w:color="cccccc" w:space="0" w:sz="8" w:val="single"/>
              <w:bottom w:color="cccccc" w:space="0" w:sz="8" w:val="single"/>
              <w:right w:color="cccccc" w:space="0" w:sz="8" w:val="single"/>
            </w:tcBorders>
            <w:shd w:fill="d9f0f3" w:val="clear"/>
            <w:tcMar>
              <w:top w:w="80.0" w:type="dxa"/>
              <w:left w:w="120.0" w:type="dxa"/>
              <w:bottom w:w="80.0" w:type="dxa"/>
              <w:right w:w="120.0" w:type="dxa"/>
            </w:tcMar>
            <w:vAlign w:val="top"/>
          </w:tcPr>
          <w:p w:rsidR="00000000" w:rsidDel="00000000" w:rsidP="00000000" w:rsidRDefault="00000000" w:rsidRPr="00000000" w14:paraId="000013D7">
            <w:pPr>
              <w:jc w:val="center"/>
              <w:rPr>
                <w:b w:val="1"/>
                <w:bCs w:val="1"/>
                <w:sz w:val="20"/>
                <w:szCs w:val="20"/>
                <w:highlight w:val="white"/>
              </w:rPr>
            </w:pPr>
            <w:r w:rsidDel="00000000" w:rsidR="00000000" w:rsidRPr="00000000">
              <w:rPr>
                <w:b w:val="1"/>
                <w:bCs w:val="1"/>
                <w:sz w:val="20"/>
                <w:szCs w:val="20"/>
                <w:highlight w:val="white"/>
                <w:rtl w:val="0"/>
              </w:rPr>
              <w:t xml:space="preserve">9</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8">
            <w:pPr>
              <w:rPr>
                <w:b w:val="1"/>
                <w:bCs w:val="1"/>
                <w:sz w:val="20"/>
                <w:szCs w:val="20"/>
                <w:highlight w:val="white"/>
              </w:rPr>
            </w:pPr>
            <w:r w:rsidDel="00000000" w:rsidR="00000000" w:rsidRPr="00000000">
              <w:rPr>
                <w:b w:val="1"/>
                <w:bCs w:val="1"/>
                <w:sz w:val="20"/>
                <w:szCs w:val="20"/>
                <w:highlight w:val="white"/>
                <w:rtl w:val="0"/>
              </w:rPr>
              <w:t xml:space="preserve">Capacity (AH) (DB: capacity_ah)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9">
            <w:pPr>
              <w:rPr>
                <w:sz w:val="20"/>
                <w:szCs w:val="20"/>
                <w:highlight w:val="white"/>
              </w:rPr>
            </w:pPr>
            <w:r w:rsidDel="00000000" w:rsidR="00000000" w:rsidRPr="00000000">
              <w:rPr>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A">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B">
            <w:pPr>
              <w:rPr>
                <w:sz w:val="20"/>
                <w:szCs w:val="20"/>
                <w:highlight w:val="white"/>
              </w:rPr>
            </w:pPr>
            <w:r w:rsidDel="00000000" w:rsidR="00000000" w:rsidRPr="00000000">
              <w:rPr>
                <w:sz w:val="20"/>
                <w:szCs w:val="20"/>
                <w:highlight w:val="white"/>
                <w:rtl w:val="0"/>
              </w:rPr>
              <w:t xml:space="preserve">Ampere-hour rating. Auto-filled from product master. e.g. 105</w:t>
            </w:r>
          </w:p>
        </w:tc>
      </w:tr>
      <w:tr>
        <w:trPr>
          <w:cantSplit w:val="0"/>
          <w:trHeight w:val="3165" w:hRule="atLeast"/>
          <w:tblHeader w:val="0"/>
        </w:trPr>
        <w:tc>
          <w:tcPr>
            <w:tcBorders>
              <w:left w:color="cccccc" w:space="0" w:sz="8" w:val="single"/>
              <w:bottom w:color="cccccc" w:space="0" w:sz="8" w:val="single"/>
              <w:right w:color="cccccc" w:space="0" w:sz="8" w:val="single"/>
            </w:tcBorders>
            <w:shd w:fill="d9f0f3" w:val="clear"/>
            <w:tcMar>
              <w:top w:w="80.0" w:type="dxa"/>
              <w:left w:w="120.0" w:type="dxa"/>
              <w:bottom w:w="80.0" w:type="dxa"/>
              <w:right w:w="120.0" w:type="dxa"/>
            </w:tcMar>
            <w:vAlign w:val="top"/>
          </w:tcPr>
          <w:p w:rsidR="00000000" w:rsidDel="00000000" w:rsidP="00000000" w:rsidRDefault="00000000" w:rsidRPr="00000000" w14:paraId="000013DC">
            <w:pPr>
              <w:jc w:val="center"/>
              <w:rPr>
                <w:b w:val="1"/>
                <w:bCs w:val="1"/>
                <w:sz w:val="20"/>
                <w:szCs w:val="20"/>
                <w:highlight w:val="white"/>
              </w:rPr>
            </w:pPr>
            <w:r w:rsidDel="00000000" w:rsidR="00000000" w:rsidRPr="00000000">
              <w:rPr>
                <w:b w:val="1"/>
                <w:bCs w:val="1"/>
                <w:sz w:val="20"/>
                <w:szCs w:val="20"/>
                <w:highlight w:val="white"/>
                <w:rtl w:val="0"/>
              </w:rPr>
              <w:t xml:space="preserve">10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D">
            <w:pPr>
              <w:rPr>
                <w:b w:val="1"/>
                <w:bCs w:val="1"/>
                <w:sz w:val="20"/>
                <w:szCs w:val="20"/>
                <w:highlight w:val="white"/>
              </w:rPr>
            </w:pPr>
            <w:r w:rsidDel="00000000" w:rsidR="00000000" w:rsidRPr="00000000">
              <w:rPr>
                <w:b w:val="1"/>
                <w:bCs w:val="1"/>
                <w:sz w:val="20"/>
                <w:szCs w:val="20"/>
                <w:highlight w:val="white"/>
                <w:rtl w:val="0"/>
              </w:rPr>
              <w:t xml:space="preserve">Star Rating (DB: star_rating)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E">
            <w:pPr>
              <w:rPr>
                <w:sz w:val="20"/>
                <w:szCs w:val="20"/>
                <w:highlight w:val="white"/>
              </w:rPr>
            </w:pPr>
            <w:r w:rsidDel="00000000" w:rsidR="00000000" w:rsidRPr="00000000">
              <w:rPr>
                <w:sz w:val="20"/>
                <w:szCs w:val="20"/>
                <w:highlight w:val="white"/>
                <w:rtl w:val="0"/>
              </w:rPr>
              <w:t xml:space="preserve">Integer — 1 to 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DF">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0">
            <w:pPr>
              <w:rPr>
                <w:sz w:val="20"/>
                <w:szCs w:val="20"/>
                <w:highlight w:val="white"/>
              </w:rPr>
            </w:pPr>
            <w:r w:rsidDel="00000000" w:rsidR="00000000" w:rsidRPr="00000000">
              <w:rPr>
                <w:sz w:val="20"/>
                <w:szCs w:val="20"/>
                <w:highlight w:val="white"/>
                <w:rtl w:val="0"/>
              </w:rPr>
              <w:t xml:space="preserve">Performance/quality rating index assigned at time of upload. 1 = lowest, 5 = highest. Used in Step 4 to surface premium inventory and in post-sales for warranty tier differentiation. Can be defined by the OEM grade or iTarang internal classification. Shown as ★ stars in dealer and admin inventory views.</w:t>
            </w:r>
          </w:p>
        </w:tc>
      </w:tr>
      <w:tr>
        <w:trPr>
          <w:cantSplit w:val="0"/>
          <w:trHeight w:val="1755"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3E1">
            <w:pPr>
              <w:jc w:val="center"/>
              <w:rPr>
                <w:b w:val="1"/>
                <w:bCs w:val="1"/>
                <w:sz w:val="20"/>
                <w:szCs w:val="20"/>
                <w:highlight w:val="white"/>
              </w:rPr>
            </w:pPr>
            <w:r w:rsidDel="00000000" w:rsidR="00000000" w:rsidRPr="00000000">
              <w:rPr>
                <w:b w:val="1"/>
                <w:bCs w:val="1"/>
                <w:sz w:val="20"/>
                <w:szCs w:val="20"/>
                <w:highlight w:val="white"/>
                <w:rtl w:val="0"/>
              </w:rPr>
              <w:t xml:space="preserve">11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2">
            <w:pPr>
              <w:rPr>
                <w:b w:val="1"/>
                <w:bCs w:val="1"/>
                <w:sz w:val="20"/>
                <w:szCs w:val="20"/>
                <w:highlight w:val="white"/>
              </w:rPr>
            </w:pPr>
            <w:r w:rsidDel="00000000" w:rsidR="00000000" w:rsidRPr="00000000">
              <w:rPr>
                <w:b w:val="1"/>
                <w:bCs w:val="1"/>
                <w:sz w:val="20"/>
                <w:szCs w:val="20"/>
                <w:highlight w:val="white"/>
                <w:rtl w:val="0"/>
              </w:rPr>
              <w:t xml:space="preserve">Invoice Number (DB: invoice_number)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3">
            <w:pPr>
              <w:rPr>
                <w:sz w:val="20"/>
                <w:szCs w:val="20"/>
                <w:highlight w:val="white"/>
              </w:rPr>
            </w:pPr>
            <w:r w:rsidDel="00000000" w:rsidR="00000000" w:rsidRPr="00000000">
              <w:rPr>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4">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5">
            <w:pPr>
              <w:rPr>
                <w:sz w:val="20"/>
                <w:szCs w:val="20"/>
                <w:highlight w:val="white"/>
              </w:rPr>
            </w:pPr>
            <w:r w:rsidDel="00000000" w:rsidR="00000000" w:rsidRPr="00000000">
              <w:rPr>
                <w:sz w:val="20"/>
                <w:szCs w:val="20"/>
                <w:highlight w:val="white"/>
                <w:rtl w:val="0"/>
              </w:rPr>
              <w:t xml:space="preserve">OEM or supplier invoice reference number. Used for stock reconciliation, audit, and OEM warranty claims. Groups units from the same purchase invoice.</w:t>
            </w:r>
          </w:p>
        </w:tc>
      </w:tr>
      <w:tr>
        <w:trPr>
          <w:cantSplit w:val="0"/>
          <w:trHeight w:val="3105"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3E6">
            <w:pPr>
              <w:jc w:val="center"/>
              <w:rPr>
                <w:b w:val="1"/>
                <w:bCs w:val="1"/>
                <w:sz w:val="20"/>
                <w:szCs w:val="20"/>
                <w:highlight w:val="white"/>
              </w:rPr>
            </w:pPr>
            <w:r w:rsidDel="00000000" w:rsidR="00000000" w:rsidRPr="00000000">
              <w:rPr>
                <w:b w:val="1"/>
                <w:bCs w:val="1"/>
                <w:sz w:val="20"/>
                <w:szCs w:val="20"/>
                <w:highlight w:val="white"/>
                <w:rtl w:val="0"/>
              </w:rPr>
              <w:t xml:space="preserve">12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7">
            <w:pPr>
              <w:rPr>
                <w:b w:val="1"/>
                <w:bCs w:val="1"/>
                <w:sz w:val="20"/>
                <w:szCs w:val="20"/>
                <w:highlight w:val="white"/>
              </w:rPr>
            </w:pPr>
            <w:r w:rsidDel="00000000" w:rsidR="00000000" w:rsidRPr="00000000">
              <w:rPr>
                <w:b w:val="1"/>
                <w:bCs w:val="1"/>
                <w:sz w:val="20"/>
                <w:szCs w:val="20"/>
                <w:highlight w:val="white"/>
                <w:rtl w:val="0"/>
              </w:rPr>
              <w:t xml:space="preserve">Sold Date (to Dealer) (DB: invoice_date)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8">
            <w:pPr>
              <w:rPr>
                <w:sz w:val="20"/>
                <w:szCs w:val="20"/>
                <w:highlight w:val="white"/>
              </w:rPr>
            </w:pPr>
            <w:r w:rsidDel="00000000" w:rsidR="00000000" w:rsidRPr="00000000">
              <w:rPr>
                <w:sz w:val="20"/>
                <w:szCs w:val="20"/>
                <w:highlight w:val="white"/>
                <w:rtl w:val="0"/>
              </w:rPr>
              <w:t xml:space="preserve">Date — DD-MM-YYYY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9">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A">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Date on which the OEM or supplier sold/invoiced this battery unit to the dealer. This is the anchor date for inventory_age calculation in Step 4 (TODAY − sold_date = age in days). Called 'Sold Date' in the upload form to match real-world dealer terminology; stored as invoice_date in the database.</w:t>
            </w:r>
          </w:p>
        </w:tc>
      </w:tr>
      <w:tr>
        <w:trPr>
          <w:cantSplit w:val="0"/>
          <w:trHeight w:val="1530"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3EB">
            <w:pPr>
              <w:jc w:val="center"/>
              <w:rPr>
                <w:b w:val="1"/>
                <w:bCs w:val="1"/>
                <w:sz w:val="20"/>
                <w:szCs w:val="20"/>
                <w:highlight w:val="white"/>
              </w:rPr>
            </w:pPr>
            <w:r w:rsidDel="00000000" w:rsidR="00000000" w:rsidRPr="00000000">
              <w:rPr>
                <w:b w:val="1"/>
                <w:bCs w:val="1"/>
                <w:sz w:val="20"/>
                <w:szCs w:val="20"/>
                <w:highlight w:val="white"/>
                <w:rtl w:val="0"/>
              </w:rPr>
              <w:t xml:space="preserve">13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C">
            <w:pPr>
              <w:rPr>
                <w:b w:val="1"/>
                <w:bCs w:val="1"/>
                <w:sz w:val="20"/>
                <w:szCs w:val="20"/>
                <w:highlight w:val="white"/>
              </w:rPr>
            </w:pPr>
            <w:r w:rsidDel="00000000" w:rsidR="00000000" w:rsidRPr="00000000">
              <w:rPr>
                <w:b w:val="1"/>
                <w:bCs w:val="1"/>
                <w:sz w:val="20"/>
                <w:szCs w:val="20"/>
                <w:highlight w:val="white"/>
                <w:rtl w:val="0"/>
              </w:rPr>
              <w:t xml:space="preserve">Invoice Value (₹) (DB: invoice_value)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D">
            <w:pPr>
              <w:rPr>
                <w:sz w:val="20"/>
                <w:szCs w:val="20"/>
                <w:highlight w:val="white"/>
              </w:rPr>
            </w:pPr>
            <w:r w:rsidDel="00000000" w:rsidR="00000000" w:rsidRPr="00000000">
              <w:rPr>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E">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EF">
            <w:pPr>
              <w:rPr>
                <w:sz w:val="20"/>
                <w:szCs w:val="20"/>
                <w:highlight w:val="white"/>
              </w:rPr>
            </w:pPr>
            <w:r w:rsidDel="00000000" w:rsidR="00000000" w:rsidRPr="00000000">
              <w:rPr>
                <w:sz w:val="20"/>
                <w:szCs w:val="20"/>
                <w:highlight w:val="white"/>
                <w:rtl w:val="0"/>
              </w:rPr>
              <w:t xml:space="preserve">Per-unit purchase price paid by dealer to OEM/supplier. Used for write-off valuation, margin analysis, and financial reporting.</w:t>
            </w:r>
          </w:p>
        </w:tc>
      </w:tr>
      <w:tr>
        <w:trPr>
          <w:cantSplit w:val="0"/>
          <w:trHeight w:val="1305"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3F0">
            <w:pPr>
              <w:jc w:val="center"/>
              <w:rPr>
                <w:b w:val="1"/>
                <w:bCs w:val="1"/>
                <w:sz w:val="20"/>
                <w:szCs w:val="20"/>
                <w:highlight w:val="white"/>
              </w:rPr>
            </w:pPr>
            <w:r w:rsidDel="00000000" w:rsidR="00000000" w:rsidRPr="00000000">
              <w:rPr>
                <w:b w:val="1"/>
                <w:bCs w:val="1"/>
                <w:sz w:val="20"/>
                <w:szCs w:val="20"/>
                <w:highlight w:val="white"/>
                <w:rtl w:val="0"/>
              </w:rPr>
              <w:t xml:space="preserve">14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1">
            <w:pPr>
              <w:rPr>
                <w:b w:val="1"/>
                <w:bCs w:val="1"/>
                <w:sz w:val="20"/>
                <w:szCs w:val="20"/>
                <w:highlight w:val="white"/>
              </w:rPr>
            </w:pPr>
            <w:r w:rsidDel="00000000" w:rsidR="00000000" w:rsidRPr="00000000">
              <w:rPr>
                <w:b w:val="1"/>
                <w:bCs w:val="1"/>
                <w:sz w:val="20"/>
                <w:szCs w:val="20"/>
                <w:highlight w:val="white"/>
                <w:rtl w:val="0"/>
              </w:rPr>
              <w:t xml:space="preserve">Supplier / OEM Name (DB: supplier_name)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2">
            <w:pPr>
              <w:rPr>
                <w:sz w:val="20"/>
                <w:szCs w:val="20"/>
                <w:highlight w:val="white"/>
              </w:rPr>
            </w:pPr>
            <w:r w:rsidDel="00000000" w:rsidR="00000000" w:rsidRPr="00000000">
              <w:rPr>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3">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4">
            <w:pPr>
              <w:rPr>
                <w:sz w:val="20"/>
                <w:szCs w:val="20"/>
                <w:highlight w:val="white"/>
              </w:rPr>
            </w:pPr>
            <w:r w:rsidDel="00000000" w:rsidR="00000000" w:rsidRPr="00000000">
              <w:rPr>
                <w:sz w:val="20"/>
                <w:szCs w:val="20"/>
                <w:highlight w:val="white"/>
                <w:rtl w:val="0"/>
              </w:rPr>
              <w:t xml:space="preserve">Name of the battery manufacturer or OEM supplier. Used for warranty claim routing and OEM-level reporting.</w:t>
            </w:r>
          </w:p>
        </w:tc>
      </w:tr>
      <w:tr>
        <w:trPr>
          <w:cantSplit w:val="0"/>
          <w:trHeight w:val="3330" w:hRule="atLeast"/>
          <w:tblHeader w:val="0"/>
        </w:trPr>
        <w:tc>
          <w:tcPr>
            <w:tcBorders>
              <w:left w:color="cccccc" w:space="0" w:sz="8" w:val="single"/>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13F5">
            <w:pPr>
              <w:jc w:val="center"/>
              <w:rPr>
                <w:b w:val="1"/>
                <w:bCs w:val="1"/>
                <w:sz w:val="20"/>
                <w:szCs w:val="20"/>
                <w:highlight w:val="white"/>
              </w:rPr>
            </w:pPr>
            <w:r w:rsidDel="00000000" w:rsidR="00000000" w:rsidRPr="00000000">
              <w:rPr>
                <w:b w:val="1"/>
                <w:bCs w:val="1"/>
                <w:sz w:val="20"/>
                <w:szCs w:val="20"/>
                <w:highlight w:val="white"/>
                <w:rtl w:val="0"/>
              </w:rPr>
              <w:t xml:space="preserve">15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6">
            <w:pPr>
              <w:rPr>
                <w:b w:val="1"/>
                <w:bCs w:val="1"/>
                <w:sz w:val="20"/>
                <w:szCs w:val="20"/>
                <w:highlight w:val="white"/>
              </w:rPr>
            </w:pPr>
            <w:r w:rsidDel="00000000" w:rsidR="00000000" w:rsidRPr="00000000">
              <w:rPr>
                <w:b w:val="1"/>
                <w:bCs w:val="1"/>
                <w:sz w:val="20"/>
                <w:szCs w:val="20"/>
                <w:highlight w:val="white"/>
                <w:rtl w:val="0"/>
              </w:rPr>
              <w:t xml:space="preserve">OEM Warranty Date (DB: oem_warranty_date)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7">
            <w:pPr>
              <w:rPr>
                <w:sz w:val="20"/>
                <w:szCs w:val="20"/>
                <w:highlight w:val="white"/>
              </w:rPr>
            </w:pPr>
            <w:r w:rsidDel="00000000" w:rsidR="00000000" w:rsidRPr="00000000">
              <w:rPr>
                <w:sz w:val="20"/>
                <w:szCs w:val="20"/>
                <w:highlight w:val="white"/>
                <w:rtl w:val="0"/>
              </w:rPr>
              <w:t xml:space="preserve">Date — DD-MM-YYYY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8">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9">
            <w:pPr>
              <w:rPr>
                <w:sz w:val="20"/>
                <w:szCs w:val="20"/>
                <w:highlight w:val="white"/>
              </w:rPr>
            </w:pPr>
            <w:r w:rsidDel="00000000" w:rsidR="00000000" w:rsidRPr="00000000">
              <w:rPr>
                <w:sz w:val="20"/>
                <w:szCs w:val="20"/>
                <w:highlight w:val="white"/>
                <w:rtl w:val="0"/>
              </w:rPr>
              <w:t xml:space="preserve">The date from which the OEM's warranty is valid for this unit. This may differ from the Sold Date — some OEMs start warranty from manufacturing date; others from invoice date. This is the OEM's warranty start, not the customer warranty start (which is set at dispatch/IoT activation in Section 3.6).</w:t>
            </w:r>
          </w:p>
        </w:tc>
      </w:tr>
      <w:tr>
        <w:trPr>
          <w:cantSplit w:val="0"/>
          <w:trHeight w:val="3555" w:hRule="atLeast"/>
          <w:tblHeader w:val="0"/>
        </w:trPr>
        <w:tc>
          <w:tcPr>
            <w:tcBorders>
              <w:left w:color="cccccc" w:space="0" w:sz="8" w:val="single"/>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13FA">
            <w:pPr>
              <w:jc w:val="center"/>
              <w:rPr>
                <w:b w:val="1"/>
                <w:bCs w:val="1"/>
                <w:sz w:val="20"/>
                <w:szCs w:val="20"/>
                <w:highlight w:val="white"/>
              </w:rPr>
            </w:pPr>
            <w:r w:rsidDel="00000000" w:rsidR="00000000" w:rsidRPr="00000000">
              <w:rPr>
                <w:b w:val="1"/>
                <w:bCs w:val="1"/>
                <w:sz w:val="20"/>
                <w:szCs w:val="20"/>
                <w:highlight w:val="white"/>
                <w:rtl w:val="0"/>
              </w:rPr>
              <w:t xml:space="preserve">16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B">
            <w:pPr>
              <w:rPr>
                <w:b w:val="1"/>
                <w:bCs w:val="1"/>
                <w:sz w:val="20"/>
                <w:szCs w:val="20"/>
                <w:highlight w:val="white"/>
              </w:rPr>
            </w:pPr>
            <w:r w:rsidDel="00000000" w:rsidR="00000000" w:rsidRPr="00000000">
              <w:rPr>
                <w:b w:val="1"/>
                <w:bCs w:val="1"/>
                <w:sz w:val="20"/>
                <w:szCs w:val="20"/>
                <w:highlight w:val="white"/>
                <w:rtl w:val="0"/>
              </w:rPr>
              <w:t xml:space="preserve">OEM Warranty Period (DB: oem_warranty_months)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C">
            <w:pPr>
              <w:rPr>
                <w:sz w:val="20"/>
                <w:szCs w:val="20"/>
                <w:highlight w:val="white"/>
              </w:rPr>
            </w:pPr>
            <w:r w:rsidDel="00000000" w:rsidR="00000000" w:rsidRPr="00000000">
              <w:rPr>
                <w:sz w:val="20"/>
                <w:szCs w:val="20"/>
                <w:highlight w:val="white"/>
                <w:rtl w:val="0"/>
              </w:rPr>
              <w:t xml:space="preserve">Integer — months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D">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3FE">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Duration of the OEM's warranty coverage in months. e.g. 24. This is the upstream warranty (iTarang ← OEM), distinct from the customer warranty (Customer ← iTarang) defined in the product master. Used to calculate oem_warranty_expiry = oem_warranty_date + oem_warranty_months. Enables automated OEM warranty expiry alerts.</w:t>
            </w:r>
          </w:p>
        </w:tc>
      </w:tr>
      <w:tr>
        <w:trPr>
          <w:cantSplit w:val="0"/>
          <w:trHeight w:val="5130" w:hRule="atLeast"/>
          <w:tblHeader w:val="0"/>
        </w:trPr>
        <w:tc>
          <w:tcPr>
            <w:tcBorders>
              <w:left w:color="cccccc" w:space="0" w:sz="8" w:val="single"/>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13FF">
            <w:pPr>
              <w:jc w:val="center"/>
              <w:rPr>
                <w:b w:val="1"/>
                <w:bCs w:val="1"/>
                <w:sz w:val="20"/>
                <w:szCs w:val="20"/>
                <w:highlight w:val="white"/>
              </w:rPr>
            </w:pPr>
            <w:r w:rsidDel="00000000" w:rsidR="00000000" w:rsidRPr="00000000">
              <w:rPr>
                <w:b w:val="1"/>
                <w:bCs w:val="1"/>
                <w:sz w:val="20"/>
                <w:szCs w:val="20"/>
                <w:highlight w:val="white"/>
                <w:rtl w:val="0"/>
              </w:rPr>
              <w:t xml:space="preserve">17</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0">
            <w:pPr>
              <w:rPr>
                <w:b w:val="1"/>
                <w:bCs w:val="1"/>
                <w:sz w:val="20"/>
                <w:szCs w:val="20"/>
                <w:highlight w:val="white"/>
              </w:rPr>
            </w:pPr>
            <w:r w:rsidDel="00000000" w:rsidR="00000000" w:rsidRPr="00000000">
              <w:rPr>
                <w:b w:val="1"/>
                <w:bCs w:val="1"/>
                <w:sz w:val="20"/>
                <w:szCs w:val="20"/>
                <w:highlight w:val="white"/>
                <w:rtl w:val="0"/>
              </w:rPr>
              <w:t xml:space="preserve">OEM Warranty Clauses (DB: oem_warranty_clauses)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1">
            <w:pPr>
              <w:rPr>
                <w:sz w:val="20"/>
                <w:szCs w:val="20"/>
                <w:highlight w:val="white"/>
              </w:rPr>
            </w:pPr>
            <w:r w:rsidDel="00000000" w:rsidR="00000000" w:rsidRPr="00000000">
              <w:rPr>
                <w:sz w:val="20"/>
                <w:szCs w:val="20"/>
                <w:highlight w:val="white"/>
                <w:rtl w:val="0"/>
              </w:rPr>
              <w:t xml:space="preserve">Rich text / long 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2">
            <w:pPr>
              <w:rPr>
                <w:sz w:val="20"/>
                <w:szCs w:val="20"/>
                <w:highlight w:val="white"/>
              </w:rPr>
            </w:pPr>
            <w:r w:rsidDel="00000000" w:rsidR="00000000" w:rsidRPr="00000000">
              <w:rPr>
                <w:sz w:val="20"/>
                <w:szCs w:val="20"/>
                <w:highlight w:val="white"/>
                <w:rtl w:val="0"/>
              </w:rPr>
              <w:t xml:space="preserve">No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3">
            <w:pPr>
              <w:rPr>
                <w:sz w:val="20"/>
                <w:szCs w:val="20"/>
                <w:highlight w:val="white"/>
              </w:rPr>
            </w:pPr>
            <w:r w:rsidDel="00000000" w:rsidR="00000000" w:rsidRPr="00000000">
              <w:rPr>
                <w:sz w:val="20"/>
                <w:szCs w:val="20"/>
                <w:highlight w:val="white"/>
                <w:rtl w:val="0"/>
              </w:rPr>
              <w:t xml:space="preserve">Free-text field to capture specific OEM warranty terms, exclusions, and conditions. e.g. 'Warranty void if water damage detected', 'Cell replacement only — no full pack replacement in year 1', 'Must return to OEM service centre for warranty claims &gt; 20% capacity loss'. Though optional at upload, this data is critical for after-sales service teams when processing warranty claims — it determines what is claimable from the OEM. Displayed in the Battery Detail Card and in the after-sales warranty claim module.</w:t>
            </w:r>
          </w:p>
        </w:tc>
      </w:tr>
      <w:tr>
        <w:trPr>
          <w:cantSplit w:val="0"/>
          <w:trHeight w:val="1755"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1404">
            <w:pPr>
              <w:jc w:val="center"/>
              <w:rPr>
                <w:b w:val="1"/>
                <w:bCs w:val="1"/>
                <w:sz w:val="20"/>
                <w:szCs w:val="20"/>
                <w:highlight w:val="white"/>
              </w:rPr>
            </w:pPr>
            <w:r w:rsidDel="00000000" w:rsidR="00000000" w:rsidRPr="00000000">
              <w:rPr>
                <w:b w:val="1"/>
                <w:bCs w:val="1"/>
                <w:sz w:val="20"/>
                <w:szCs w:val="20"/>
                <w:highlight w:val="white"/>
                <w:rtl w:val="0"/>
              </w:rPr>
              <w:t xml:space="preserve">18</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5">
            <w:pPr>
              <w:rPr>
                <w:b w:val="1"/>
                <w:bCs w:val="1"/>
                <w:sz w:val="20"/>
                <w:szCs w:val="20"/>
                <w:highlight w:val="white"/>
              </w:rPr>
            </w:pPr>
            <w:r w:rsidDel="00000000" w:rsidR="00000000" w:rsidRPr="00000000">
              <w:rPr>
                <w:b w:val="1"/>
                <w:bCs w:val="1"/>
                <w:sz w:val="20"/>
                <w:szCs w:val="20"/>
                <w:highlight w:val="white"/>
                <w:rtl w:val="0"/>
              </w:rPr>
              <w:t xml:space="preserve">Batch / PO Reference (DB: batch_reference)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6">
            <w:pPr>
              <w:rPr>
                <w:sz w:val="20"/>
                <w:szCs w:val="20"/>
                <w:highlight w:val="white"/>
              </w:rPr>
            </w:pPr>
            <w:r w:rsidDel="00000000" w:rsidR="00000000" w:rsidRPr="00000000">
              <w:rPr>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7">
            <w:pPr>
              <w:rPr>
                <w:sz w:val="20"/>
                <w:szCs w:val="20"/>
                <w:highlight w:val="white"/>
              </w:rPr>
            </w:pPr>
            <w:r w:rsidDel="00000000" w:rsidR="00000000" w:rsidRPr="00000000">
              <w:rPr>
                <w:sz w:val="20"/>
                <w:szCs w:val="20"/>
                <w:highlight w:val="white"/>
                <w:rtl w:val="0"/>
              </w:rPr>
              <w:t xml:space="preserve">No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8">
            <w:pPr>
              <w:rPr>
                <w:sz w:val="20"/>
                <w:szCs w:val="20"/>
                <w:highlight w:val="white"/>
              </w:rPr>
            </w:pPr>
            <w:r w:rsidDel="00000000" w:rsidR="00000000" w:rsidRPr="00000000">
              <w:rPr>
                <w:sz w:val="20"/>
                <w:szCs w:val="20"/>
                <w:highlight w:val="white"/>
                <w:rtl w:val="0"/>
              </w:rPr>
              <w:t xml:space="preserve">Purchase order or iTarang batch reference. Groups serials from the same shipment for bulk operations (e.g. bulk write-off of a faulty batch).</w:t>
            </w:r>
          </w:p>
        </w:tc>
      </w:tr>
      <w:tr>
        <w:trPr>
          <w:cantSplit w:val="0"/>
          <w:trHeight w:val="1755"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1409">
            <w:pPr>
              <w:jc w:val="center"/>
              <w:rPr>
                <w:b w:val="1"/>
                <w:bCs w:val="1"/>
                <w:sz w:val="20"/>
                <w:szCs w:val="20"/>
                <w:highlight w:val="white"/>
              </w:rPr>
            </w:pPr>
            <w:r w:rsidDel="00000000" w:rsidR="00000000" w:rsidRPr="00000000">
              <w:rPr>
                <w:b w:val="1"/>
                <w:bCs w:val="1"/>
                <w:sz w:val="20"/>
                <w:szCs w:val="20"/>
                <w:highlight w:val="white"/>
                <w:rtl w:val="0"/>
              </w:rPr>
              <w:t xml:space="preserve">19</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A">
            <w:pPr>
              <w:rPr>
                <w:b w:val="1"/>
                <w:bCs w:val="1"/>
                <w:sz w:val="20"/>
                <w:szCs w:val="20"/>
                <w:highlight w:val="white"/>
              </w:rPr>
            </w:pPr>
            <w:r w:rsidDel="00000000" w:rsidR="00000000" w:rsidRPr="00000000">
              <w:rPr>
                <w:b w:val="1"/>
                <w:bCs w:val="1"/>
                <w:sz w:val="20"/>
                <w:szCs w:val="20"/>
                <w:highlight w:val="white"/>
                <w:rtl w:val="0"/>
              </w:rPr>
              <w:t xml:space="preserve">Physical Condition (DB: physical_condition)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B">
            <w:pPr>
              <w:rPr>
                <w:sz w:val="20"/>
                <w:szCs w:val="20"/>
                <w:highlight w:val="white"/>
              </w:rPr>
            </w:pPr>
            <w:r w:rsidDel="00000000" w:rsidR="00000000" w:rsidRPr="00000000">
              <w:rPr>
                <w:sz w:val="20"/>
                <w:szCs w:val="20"/>
                <w:highlight w:val="white"/>
                <w:rtl w:val="0"/>
              </w:rPr>
              <w:t xml:space="preserve">Dropdown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C">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D">
            <w:pPr>
              <w:rPr>
                <w:sz w:val="20"/>
                <w:szCs w:val="20"/>
                <w:highlight w:val="white"/>
              </w:rPr>
            </w:pPr>
            <w:r w:rsidDel="00000000" w:rsidR="00000000" w:rsidRPr="00000000">
              <w:rPr>
                <w:sz w:val="20"/>
                <w:szCs w:val="20"/>
                <w:highlight w:val="white"/>
                <w:rtl w:val="0"/>
              </w:rPr>
              <w:t xml:space="preserve">New | Refurbished | Demo Unit. Affects minimum price floor eligibility (refurbished units may have a different floor in the product master).</w:t>
            </w:r>
          </w:p>
        </w:tc>
      </w:tr>
      <w:tr>
        <w:trPr>
          <w:cantSplit w:val="0"/>
          <w:trHeight w:val="1305"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140E">
            <w:pPr>
              <w:jc w:val="center"/>
              <w:rPr>
                <w:b w:val="1"/>
                <w:bCs w:val="1"/>
                <w:sz w:val="20"/>
                <w:szCs w:val="20"/>
                <w:highlight w:val="white"/>
              </w:rPr>
            </w:pPr>
            <w:r w:rsidDel="00000000" w:rsidR="00000000" w:rsidRPr="00000000">
              <w:rPr>
                <w:b w:val="1"/>
                <w:bCs w:val="1"/>
                <w:sz w:val="20"/>
                <w:szCs w:val="20"/>
                <w:highlight w:val="white"/>
                <w:rtl w:val="0"/>
              </w:rPr>
              <w:t xml:space="preserve">20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0F">
            <w:pPr>
              <w:rPr>
                <w:b w:val="1"/>
                <w:bCs w:val="1"/>
                <w:sz w:val="20"/>
                <w:szCs w:val="20"/>
                <w:highlight w:val="white"/>
              </w:rPr>
            </w:pPr>
            <w:r w:rsidDel="00000000" w:rsidR="00000000" w:rsidRPr="00000000">
              <w:rPr>
                <w:b w:val="1"/>
                <w:bCs w:val="1"/>
                <w:sz w:val="20"/>
                <w:szCs w:val="20"/>
                <w:highlight w:val="white"/>
                <w:rtl w:val="0"/>
              </w:rPr>
              <w:t xml:space="preserve">Warehouse / Location (DB: warehouse_location)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10">
            <w:pPr>
              <w:rPr>
                <w:sz w:val="20"/>
                <w:szCs w:val="20"/>
                <w:highlight w:val="white"/>
              </w:rPr>
            </w:pPr>
            <w:r w:rsidDel="00000000" w:rsidR="00000000" w:rsidRPr="00000000">
              <w:rPr>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11">
            <w:pPr>
              <w:rPr>
                <w:sz w:val="20"/>
                <w:szCs w:val="20"/>
                <w:highlight w:val="white"/>
              </w:rPr>
            </w:pPr>
            <w:r w:rsidDel="00000000" w:rsidR="00000000" w:rsidRPr="00000000">
              <w:rPr>
                <w:sz w:val="20"/>
                <w:szCs w:val="20"/>
                <w:highlight w:val="white"/>
                <w:rtl w:val="0"/>
              </w:rPr>
              <w:t xml:space="preserve">No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12">
            <w:pPr>
              <w:rPr>
                <w:sz w:val="20"/>
                <w:szCs w:val="20"/>
                <w:highlight w:val="white"/>
              </w:rPr>
            </w:pPr>
            <w:r w:rsidDel="00000000" w:rsidR="00000000" w:rsidRPr="00000000">
              <w:rPr>
                <w:sz w:val="20"/>
                <w:szCs w:val="20"/>
                <w:highlight w:val="white"/>
                <w:rtl w:val="0"/>
              </w:rPr>
              <w:t xml:space="preserve">Storage location at dealer premises. e.g. 'Main Godown', 'Branch 2'. For dealers with multiple storage locations.</w:t>
            </w:r>
          </w:p>
        </w:tc>
      </w:tr>
    </w:tbl>
    <w:p w:rsidR="00000000" w:rsidDel="00000000" w:rsidP="00000000" w:rsidRDefault="00000000" w:rsidRPr="00000000" w14:paraId="00001413">
      <w:pPr>
        <w:spacing w:after="60" w:before="60" w:lineRule="auto"/>
        <w:rPr>
          <w:b w:val="1"/>
          <w:bCs w:val="1"/>
          <w:color w:val="1b7a8a"/>
          <w:sz w:val="28"/>
          <w:szCs w:val="28"/>
          <w:highlight w:val="white"/>
        </w:rPr>
      </w:pPr>
      <w:r w:rsidDel="00000000" w:rsidR="00000000" w:rsidRPr="00000000">
        <w:rPr>
          <w:rtl w:val="0"/>
        </w:rPr>
      </w:r>
    </w:p>
    <w:tbl>
      <w:tblPr>
        <w:tblStyle w:val="Table15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05"/>
        <w:gridCol w:w="2355"/>
        <w:gridCol w:w="2505"/>
        <w:gridCol w:w="2295"/>
        <w:tblGridChange w:id="0">
          <w:tblGrid>
            <w:gridCol w:w="2205"/>
            <w:gridCol w:w="2355"/>
            <w:gridCol w:w="2505"/>
            <w:gridCol w:w="2295"/>
          </w:tblGrid>
        </w:tblGridChange>
      </w:tblGrid>
      <w:tr>
        <w:trPr>
          <w:cantSplit w:val="0"/>
          <w:trHeight w:val="630" w:hRule="atLeast"/>
          <w:tblHeader w:val="0"/>
        </w:trPr>
        <w:tc>
          <w:tcPr>
            <w:tcBorders>
              <w:top w:color="cccccc" w:space="0" w:sz="8" w:val="single"/>
              <w:left w:color="cccccc" w:space="0" w:sz="8" w:val="single"/>
              <w:bottom w:color="cccccc" w:space="0" w:sz="8" w:val="single"/>
              <w:right w:color="cccccc" w:space="0" w:sz="8" w:val="single"/>
            </w:tcBorders>
            <w:shd w:fill="d6e4f0" w:val="clear"/>
            <w:tcMar>
              <w:top w:w="80.0" w:type="dxa"/>
              <w:left w:w="120.0" w:type="dxa"/>
              <w:bottom w:w="80.0" w:type="dxa"/>
              <w:right w:w="120.0" w:type="dxa"/>
            </w:tcMar>
            <w:vAlign w:val="top"/>
          </w:tcPr>
          <w:p w:rsidR="00000000" w:rsidDel="00000000" w:rsidP="00000000" w:rsidRDefault="00000000" w:rsidRPr="00000000" w14:paraId="00001414">
            <w:pPr>
              <w:rPr>
                <w:b w:val="1"/>
                <w:bCs w:val="1"/>
                <w:color w:val="1f497d"/>
                <w:sz w:val="17"/>
                <w:szCs w:val="17"/>
                <w:highlight w:val="white"/>
              </w:rPr>
            </w:pPr>
            <w:r w:rsidDel="00000000" w:rsidR="00000000" w:rsidRPr="00000000">
              <w:rPr>
                <w:b w:val="1"/>
                <w:bCs w:val="1"/>
                <w:color w:val="1f497d"/>
                <w:sz w:val="17"/>
                <w:szCs w:val="17"/>
                <w:highlight w:val="white"/>
                <w:rtl w:val="0"/>
              </w:rPr>
              <w:t xml:space="preserve">🔵 Identity &amp; IoT fields (rows 1–3)</w:t>
            </w:r>
          </w:p>
        </w:tc>
        <w:tc>
          <w:tcPr>
            <w:tcBorders>
              <w:top w:color="cccccc" w:space="0" w:sz="8" w:val="single"/>
              <w:bottom w:color="cccccc" w:space="0" w:sz="8" w:val="single"/>
              <w:right w:color="cccccc" w:space="0" w:sz="8" w:val="single"/>
            </w:tcBorders>
            <w:shd w:fill="fef3c7" w:val="clear"/>
            <w:tcMar>
              <w:top w:w="80.0" w:type="dxa"/>
              <w:left w:w="120.0" w:type="dxa"/>
              <w:bottom w:w="80.0" w:type="dxa"/>
              <w:right w:w="120.0" w:type="dxa"/>
            </w:tcMar>
            <w:vAlign w:val="top"/>
          </w:tcPr>
          <w:p w:rsidR="00000000" w:rsidDel="00000000" w:rsidP="00000000" w:rsidRDefault="00000000" w:rsidRPr="00000000" w14:paraId="00001415">
            <w:pPr>
              <w:rPr>
                <w:b w:val="1"/>
                <w:bCs w:val="1"/>
                <w:color w:val="92600a"/>
                <w:sz w:val="17"/>
                <w:szCs w:val="17"/>
                <w:highlight w:val="white"/>
              </w:rPr>
            </w:pPr>
            <w:r w:rsidDel="00000000" w:rsidR="00000000" w:rsidRPr="00000000">
              <w:rPr>
                <w:b w:val="1"/>
                <w:bCs w:val="1"/>
                <w:color w:val="92600a"/>
                <w:sz w:val="17"/>
                <w:szCs w:val="17"/>
                <w:highlight w:val="white"/>
                <w:rtl w:val="0"/>
              </w:rPr>
              <w:t xml:space="preserve">🟡 OEM Reference field (row 4)</w:t>
            </w:r>
          </w:p>
        </w:tc>
        <w:tc>
          <w:tcPr>
            <w:tcBorders>
              <w:top w:color="cccccc" w:space="0" w:sz="8" w:val="single"/>
              <w:bottom w:color="cccccc" w:space="0" w:sz="8" w:val="single"/>
              <w:right w:color="cccccc" w:space="0" w:sz="8" w:val="single"/>
            </w:tcBorders>
            <w:shd w:fill="d9f0f3" w:val="clear"/>
            <w:tcMar>
              <w:top w:w="80.0" w:type="dxa"/>
              <w:left w:w="120.0" w:type="dxa"/>
              <w:bottom w:w="80.0" w:type="dxa"/>
              <w:right w:w="120.0" w:type="dxa"/>
            </w:tcMar>
            <w:vAlign w:val="top"/>
          </w:tcPr>
          <w:p w:rsidR="00000000" w:rsidDel="00000000" w:rsidP="00000000" w:rsidRDefault="00000000" w:rsidRPr="00000000" w14:paraId="00001416">
            <w:pPr>
              <w:rPr>
                <w:b w:val="1"/>
                <w:bCs w:val="1"/>
                <w:color w:val="1b7a8a"/>
                <w:sz w:val="17"/>
                <w:szCs w:val="17"/>
                <w:highlight w:val="white"/>
              </w:rPr>
            </w:pPr>
            <w:r w:rsidDel="00000000" w:rsidR="00000000" w:rsidRPr="00000000">
              <w:rPr>
                <w:b w:val="1"/>
                <w:bCs w:val="1"/>
                <w:color w:val="1b7a8a"/>
                <w:sz w:val="17"/>
                <w:szCs w:val="17"/>
                <w:highlight w:val="white"/>
                <w:rtl w:val="0"/>
              </w:rPr>
              <w:t xml:space="preserve">🟢 Product Classification (rows 5–10)</w:t>
            </w:r>
          </w:p>
        </w:tc>
        <w:tc>
          <w:tcPr>
            <w:tcBorders>
              <w:top w:color="cccccc" w:space="0" w:sz="8" w:val="single"/>
              <w:bottom w:color="cccccc" w:space="0" w:sz="8" w:val="single"/>
              <w:right w:color="cccccc" w:space="0" w:sz="8" w:val="single"/>
            </w:tcBorders>
            <w:shd w:fill="fff3cd" w:val="clear"/>
            <w:tcMar>
              <w:top w:w="80.0" w:type="dxa"/>
              <w:left w:w="120.0" w:type="dxa"/>
              <w:bottom w:w="80.0" w:type="dxa"/>
              <w:right w:w="120.0" w:type="dxa"/>
            </w:tcMar>
            <w:vAlign w:val="top"/>
          </w:tcPr>
          <w:p w:rsidR="00000000" w:rsidDel="00000000" w:rsidP="00000000" w:rsidRDefault="00000000" w:rsidRPr="00000000" w14:paraId="00001417">
            <w:pPr>
              <w:rPr>
                <w:b w:val="1"/>
                <w:bCs w:val="1"/>
                <w:color w:val="b45309"/>
                <w:sz w:val="17"/>
                <w:szCs w:val="17"/>
                <w:highlight w:val="white"/>
              </w:rPr>
            </w:pPr>
            <w:r w:rsidDel="00000000" w:rsidR="00000000" w:rsidRPr="00000000">
              <w:rPr>
                <w:b w:val="1"/>
                <w:bCs w:val="1"/>
                <w:color w:val="b45309"/>
                <w:sz w:val="17"/>
                <w:szCs w:val="17"/>
                <w:highlight w:val="white"/>
                <w:rtl w:val="0"/>
              </w:rPr>
              <w:t xml:space="preserve">🟠 OEM Warranty fields (rows 15–17)</w:t>
            </w:r>
          </w:p>
        </w:tc>
      </w:tr>
    </w:tbl>
    <w:p w:rsidR="00000000" w:rsidDel="00000000" w:rsidP="00000000" w:rsidRDefault="00000000" w:rsidRPr="00000000" w14:paraId="00001418">
      <w:pPr>
        <w:spacing w:after="60" w:before="60" w:lineRule="auto"/>
        <w:rPr>
          <w:b w:val="1"/>
          <w:bCs w:val="1"/>
          <w:color w:val="1b7a8a"/>
          <w:sz w:val="28"/>
          <w:szCs w:val="28"/>
          <w:highlight w:val="white"/>
        </w:rPr>
      </w:pPr>
      <w:r w:rsidDel="00000000" w:rsidR="00000000" w:rsidRPr="00000000">
        <w:rPr>
          <w:rtl w:val="0"/>
        </w:rPr>
      </w:r>
    </w:p>
    <w:tbl>
      <w:tblPr>
        <w:tblStyle w:val="Table15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rHeight w:val="405" w:hRule="atLeast"/>
          <w:tblHeader w:val="0"/>
        </w:trPr>
        <w:tc>
          <w:tcPr>
            <w:tcBorders>
              <w:top w:color="ffffff" w:space="0" w:sz="8" w:val="single"/>
              <w:left w:color="ffffff" w:space="0" w:sz="8" w:val="single"/>
              <w:bottom w:color="ffffff" w:space="0" w:sz="8" w:val="single"/>
              <w:right w:color="ffffff" w:space="0" w:sz="8" w:val="single"/>
            </w:tcBorders>
            <w:shd w:fill="d9f0f3" w:val="clear"/>
            <w:tcMar>
              <w:top w:w="80.0" w:type="dxa"/>
              <w:left w:w="160.0" w:type="dxa"/>
              <w:bottom w:w="80.0" w:type="dxa"/>
              <w:right w:w="160.0" w:type="dxa"/>
            </w:tcMar>
            <w:vAlign w:val="top"/>
          </w:tcPr>
          <w:p w:rsidR="00000000" w:rsidDel="00000000" w:rsidP="00000000" w:rsidRDefault="00000000" w:rsidRPr="00000000" w14:paraId="00001419">
            <w:pPr>
              <w:rPr>
                <w:b w:val="1"/>
                <w:bCs w:val="1"/>
                <w:color w:val="1b7a8a"/>
                <w:highlight w:val="white"/>
              </w:rPr>
            </w:pPr>
            <w:r w:rsidDel="00000000" w:rsidR="00000000" w:rsidRPr="00000000">
              <w:rPr>
                <w:b w:val="1"/>
                <w:bCs w:val="1"/>
                <w:color w:val="1b7a8a"/>
                <w:highlight w:val="white"/>
                <w:rtl w:val="0"/>
              </w:rPr>
              <w:t xml:space="preserve">CHARGER UPLOAD — Field Specification</w:t>
            </w:r>
          </w:p>
        </w:tc>
      </w:tr>
    </w:tbl>
    <w:p w:rsidR="00000000" w:rsidDel="00000000" w:rsidP="00000000" w:rsidRDefault="00000000" w:rsidRPr="00000000" w14:paraId="0000141A">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Charger Upload Fields</w:t>
      </w:r>
    </w:p>
    <w:p w:rsidR="00000000" w:rsidDel="00000000" w:rsidP="00000000" w:rsidRDefault="00000000" w:rsidRPr="00000000" w14:paraId="0000141B">
      <w:pPr>
        <w:spacing w:after="60" w:before="60" w:lineRule="auto"/>
        <w:rPr>
          <w:b w:val="1"/>
          <w:bCs w:val="1"/>
          <w:color w:val="1b7a8a"/>
          <w:sz w:val="28"/>
          <w:szCs w:val="28"/>
          <w:highlight w:val="white"/>
        </w:rPr>
      </w:pPr>
      <w:r w:rsidDel="00000000" w:rsidR="00000000" w:rsidRPr="00000000">
        <w:rPr>
          <w:rtl w:val="0"/>
        </w:rPr>
      </w:r>
    </w:p>
    <w:tbl>
      <w:tblPr>
        <w:tblStyle w:val="Table15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1950"/>
        <w:gridCol w:w="2100"/>
        <w:gridCol w:w="1845"/>
        <w:gridCol w:w="2145"/>
        <w:tblGridChange w:id="0">
          <w:tblGrid>
            <w:gridCol w:w="1305"/>
            <w:gridCol w:w="1950"/>
            <w:gridCol w:w="2100"/>
            <w:gridCol w:w="1845"/>
            <w:gridCol w:w="214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1C">
            <w:pPr>
              <w:rPr>
                <w:b w:val="1"/>
                <w:bCs w:val="1"/>
                <w:color w:val="ffffff"/>
                <w:sz w:val="18"/>
                <w:szCs w:val="18"/>
                <w:highlight w:val="white"/>
              </w:rPr>
            </w:pPr>
            <w:r w:rsidDel="00000000" w:rsidR="00000000" w:rsidRPr="00000000">
              <w:rPr>
                <w:b w:val="1"/>
                <w:bCs w:val="1"/>
                <w:color w:val="ffffff"/>
                <w:sz w:val="18"/>
                <w:szCs w:val="18"/>
                <w:highlight w:val="white"/>
                <w:rtl w:val="0"/>
              </w:rPr>
              <w:t xml:space="preserv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1D">
            <w:pPr>
              <w:rPr>
                <w:b w:val="1"/>
                <w:bCs w:val="1"/>
                <w:color w:val="ffffff"/>
                <w:sz w:val="18"/>
                <w:szCs w:val="18"/>
                <w:highlight w:val="white"/>
              </w:rPr>
            </w:pPr>
            <w:r w:rsidDel="00000000" w:rsidR="00000000" w:rsidRPr="00000000">
              <w:rPr>
                <w:b w:val="1"/>
                <w:bCs w:val="1"/>
                <w:color w:val="ffffff"/>
                <w:sz w:val="18"/>
                <w:szCs w:val="18"/>
                <w:highlight w:val="white"/>
                <w:rtl w:val="0"/>
              </w:rPr>
              <w:t xml:space="preserve">Field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1E">
            <w:pPr>
              <w:rPr>
                <w:b w:val="1"/>
                <w:bCs w:val="1"/>
                <w:color w:val="ffffff"/>
                <w:sz w:val="18"/>
                <w:szCs w:val="18"/>
                <w:highlight w:val="white"/>
              </w:rPr>
            </w:pPr>
            <w:r w:rsidDel="00000000" w:rsidR="00000000" w:rsidRPr="00000000">
              <w:rPr>
                <w:b w:val="1"/>
                <w:bCs w:val="1"/>
                <w:color w:val="ffffff"/>
                <w:sz w:val="18"/>
                <w:szCs w:val="18"/>
                <w:highlight w:val="white"/>
                <w:rtl w:val="0"/>
              </w:rPr>
              <w:t xml:space="preserve">Type / Format</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1F">
            <w:pPr>
              <w:rPr>
                <w:b w:val="1"/>
                <w:bCs w:val="1"/>
                <w:color w:val="ffffff"/>
                <w:sz w:val="18"/>
                <w:szCs w:val="18"/>
                <w:highlight w:val="white"/>
              </w:rPr>
            </w:pPr>
            <w:r w:rsidDel="00000000" w:rsidR="00000000" w:rsidRPr="00000000">
              <w:rPr>
                <w:b w:val="1"/>
                <w:bCs w:val="1"/>
                <w:color w:val="ffffff"/>
                <w:sz w:val="18"/>
                <w:szCs w:val="18"/>
                <w:highlight w:val="white"/>
                <w:rtl w:val="0"/>
              </w:rPr>
              <w:t xml:space="preserve">Required?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20">
            <w:pPr>
              <w:rPr>
                <w:b w:val="1"/>
                <w:bCs w:val="1"/>
                <w:color w:val="ffffff"/>
                <w:sz w:val="18"/>
                <w:szCs w:val="18"/>
                <w:highlight w:val="white"/>
              </w:rPr>
            </w:pPr>
            <w:r w:rsidDel="00000000" w:rsidR="00000000" w:rsidRPr="00000000">
              <w:rPr>
                <w:b w:val="1"/>
                <w:bCs w:val="1"/>
                <w:color w:val="ffffff"/>
                <w:sz w:val="18"/>
                <w:szCs w:val="18"/>
                <w:highlight w:val="white"/>
                <w:rtl w:val="0"/>
              </w:rPr>
              <w:t xml:space="preserve">Notes / Validation</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1">
            <w:pPr>
              <w:rPr>
                <w:b w:val="1"/>
                <w:bCs w:val="1"/>
                <w:sz w:val="20"/>
                <w:szCs w:val="20"/>
                <w:highlight w:val="white"/>
              </w:rPr>
            </w:pPr>
            <w:r w:rsidDel="00000000" w:rsidR="00000000" w:rsidRPr="00000000">
              <w:rPr>
                <w:b w:val="1"/>
                <w:bCs w:val="1"/>
                <w:sz w:val="20"/>
                <w:szCs w:val="20"/>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2">
            <w:pPr>
              <w:rPr>
                <w:b w:val="1"/>
                <w:bCs w:val="1"/>
                <w:sz w:val="20"/>
                <w:szCs w:val="20"/>
                <w:highlight w:val="white"/>
              </w:rPr>
            </w:pPr>
            <w:r w:rsidDel="00000000" w:rsidR="00000000" w:rsidRPr="00000000">
              <w:rPr>
                <w:b w:val="1"/>
                <w:bCs w:val="1"/>
                <w:sz w:val="20"/>
                <w:szCs w:val="20"/>
                <w:highlight w:val="white"/>
                <w:rtl w:val="0"/>
              </w:rPr>
              <w:t xml:space="preserve">Serial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3">
            <w:pPr>
              <w:rPr>
                <w:b w:val="1"/>
                <w:bCs w:val="1"/>
                <w:sz w:val="20"/>
                <w:szCs w:val="20"/>
                <w:highlight w:val="white"/>
              </w:rPr>
            </w:pPr>
            <w:r w:rsidDel="00000000" w:rsidR="00000000" w:rsidRPr="00000000">
              <w:rPr>
                <w:b w:val="1"/>
                <w:bCs w:val="1"/>
                <w:sz w:val="20"/>
                <w:szCs w:val="20"/>
                <w:highlight w:val="white"/>
                <w:rtl w:val="0"/>
              </w:rPr>
              <w:t xml:space="preserve">Text — uppercase alphanumeric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4">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5">
            <w:pPr>
              <w:rPr>
                <w:b w:val="1"/>
                <w:bCs w:val="1"/>
                <w:sz w:val="20"/>
                <w:szCs w:val="20"/>
                <w:highlight w:val="white"/>
              </w:rPr>
            </w:pPr>
            <w:r w:rsidDel="00000000" w:rsidR="00000000" w:rsidRPr="00000000">
              <w:rPr>
                <w:b w:val="1"/>
                <w:bCs w:val="1"/>
                <w:sz w:val="20"/>
                <w:szCs w:val="20"/>
                <w:highlight w:val="white"/>
                <w:rtl w:val="0"/>
              </w:rPr>
              <w:t xml:space="preserve">Unique across system. Format: CHR-XXXXXXXXX or free text up to 50 chars.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6">
            <w:pPr>
              <w:rPr>
                <w:b w:val="1"/>
                <w:bCs w:val="1"/>
                <w:sz w:val="20"/>
                <w:szCs w:val="20"/>
                <w:highlight w:val="white"/>
              </w:rPr>
            </w:pPr>
            <w:r w:rsidDel="00000000" w:rsidR="00000000" w:rsidRPr="00000000">
              <w:rPr>
                <w:b w:val="1"/>
                <w:bCs w:val="1"/>
                <w:sz w:val="20"/>
                <w:szCs w:val="20"/>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7">
            <w:pPr>
              <w:rPr>
                <w:b w:val="1"/>
                <w:bCs w:val="1"/>
                <w:sz w:val="20"/>
                <w:szCs w:val="20"/>
                <w:highlight w:val="white"/>
              </w:rPr>
            </w:pPr>
            <w:r w:rsidDel="00000000" w:rsidR="00000000" w:rsidRPr="00000000">
              <w:rPr>
                <w:b w:val="1"/>
                <w:bCs w:val="1"/>
                <w:sz w:val="20"/>
                <w:szCs w:val="20"/>
                <w:highlight w:val="white"/>
                <w:rtl w:val="0"/>
              </w:rPr>
              <w:t xml:space="preserve">Charger 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8">
            <w:pPr>
              <w:rPr>
                <w:b w:val="1"/>
                <w:bCs w:val="1"/>
                <w:sz w:val="20"/>
                <w:szCs w:val="20"/>
                <w:highlight w:val="white"/>
              </w:rPr>
            </w:pPr>
            <w:r w:rsidDel="00000000" w:rsidR="00000000" w:rsidRPr="00000000">
              <w:rPr>
                <w:b w:val="1"/>
                <w:bCs w:val="1"/>
                <w:sz w:val="20"/>
                <w:szCs w:val="20"/>
                <w:highlight w:val="white"/>
                <w:rtl w:val="0"/>
              </w:rPr>
              <w:t xml:space="preserve">Dropdown from product master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9">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A">
            <w:pPr>
              <w:rPr>
                <w:b w:val="1"/>
                <w:bCs w:val="1"/>
                <w:sz w:val="20"/>
                <w:szCs w:val="20"/>
                <w:highlight w:val="white"/>
              </w:rPr>
            </w:pPr>
            <w:r w:rsidDel="00000000" w:rsidR="00000000" w:rsidRPr="00000000">
              <w:rPr>
                <w:b w:val="1"/>
                <w:bCs w:val="1"/>
                <w:sz w:val="20"/>
                <w:szCs w:val="20"/>
                <w:highlight w:val="white"/>
                <w:rtl w:val="0"/>
              </w:rPr>
              <w:t xml:space="preserve">e.g. 'Fast Charger 48V', 'Standard Charger 51.2V'.</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B">
            <w:pPr>
              <w:rPr>
                <w:b w:val="1"/>
                <w:bCs w:val="1"/>
                <w:sz w:val="20"/>
                <w:szCs w:val="20"/>
                <w:highlight w:val="white"/>
              </w:rPr>
            </w:pPr>
            <w:r w:rsidDel="00000000" w:rsidR="00000000" w:rsidRPr="00000000">
              <w:rPr>
                <w:b w:val="1"/>
                <w:bCs w:val="1"/>
                <w:sz w:val="20"/>
                <w:szCs w:val="20"/>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C">
            <w:pPr>
              <w:rPr>
                <w:b w:val="1"/>
                <w:bCs w:val="1"/>
                <w:sz w:val="20"/>
                <w:szCs w:val="20"/>
                <w:highlight w:val="white"/>
              </w:rPr>
            </w:pPr>
            <w:r w:rsidDel="00000000" w:rsidR="00000000" w:rsidRPr="00000000">
              <w:rPr>
                <w:b w:val="1"/>
                <w:bCs w:val="1"/>
                <w:sz w:val="20"/>
                <w:szCs w:val="20"/>
                <w:highlight w:val="white"/>
                <w:rtl w:val="0"/>
              </w:rPr>
              <w:t xml:space="preserve">Compatible Battery Models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D">
            <w:pPr>
              <w:rPr>
                <w:b w:val="1"/>
                <w:bCs w:val="1"/>
                <w:sz w:val="20"/>
                <w:szCs w:val="20"/>
                <w:highlight w:val="white"/>
              </w:rPr>
            </w:pPr>
            <w:r w:rsidDel="00000000" w:rsidR="00000000" w:rsidRPr="00000000">
              <w:rPr>
                <w:b w:val="1"/>
                <w:bCs w:val="1"/>
                <w:sz w:val="20"/>
                <w:szCs w:val="20"/>
                <w:highlight w:val="white"/>
                <w:rtl w:val="0"/>
              </w:rPr>
              <w:t xml:space="preserve">Multi-select from product master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E">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2F">
            <w:pPr>
              <w:rPr>
                <w:b w:val="1"/>
                <w:bCs w:val="1"/>
                <w:sz w:val="20"/>
                <w:szCs w:val="20"/>
                <w:highlight w:val="white"/>
              </w:rPr>
            </w:pPr>
            <w:r w:rsidDel="00000000" w:rsidR="00000000" w:rsidRPr="00000000">
              <w:rPr>
                <w:b w:val="1"/>
                <w:bCs w:val="1"/>
                <w:sz w:val="20"/>
                <w:szCs w:val="20"/>
                <w:highlight w:val="white"/>
                <w:rtl w:val="0"/>
              </w:rPr>
              <w:t xml:space="preserve">Which battery models this charger is compatible with. Controls charger options shown in Step 4.</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0">
            <w:pPr>
              <w:rPr>
                <w:b w:val="1"/>
                <w:bCs w:val="1"/>
                <w:sz w:val="20"/>
                <w:szCs w:val="20"/>
                <w:highlight w:val="white"/>
              </w:rPr>
            </w:pPr>
            <w:r w:rsidDel="00000000" w:rsidR="00000000" w:rsidRPr="00000000">
              <w:rPr>
                <w:b w:val="1"/>
                <w:bCs w:val="1"/>
                <w:sz w:val="20"/>
                <w:szCs w:val="20"/>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1">
            <w:pPr>
              <w:rPr>
                <w:b w:val="1"/>
                <w:bCs w:val="1"/>
                <w:sz w:val="20"/>
                <w:szCs w:val="20"/>
                <w:highlight w:val="white"/>
              </w:rPr>
            </w:pPr>
            <w:r w:rsidDel="00000000" w:rsidR="00000000" w:rsidRPr="00000000">
              <w:rPr>
                <w:b w:val="1"/>
                <w:bCs w:val="1"/>
                <w:sz w:val="20"/>
                <w:szCs w:val="20"/>
                <w:highlight w:val="white"/>
                <w:rtl w:val="0"/>
              </w:rPr>
              <w:t xml:space="preserve">Output Voltage (V)</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2">
            <w:pPr>
              <w:rPr>
                <w:b w:val="1"/>
                <w:bCs w:val="1"/>
                <w:sz w:val="20"/>
                <w:szCs w:val="20"/>
                <w:highlight w:val="white"/>
              </w:rPr>
            </w:pPr>
            <w:r w:rsidDel="00000000" w:rsidR="00000000" w:rsidRPr="00000000">
              <w:rPr>
                <w:b w:val="1"/>
                <w:bCs w:val="1"/>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3">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4">
            <w:pPr>
              <w:rPr>
                <w:b w:val="1"/>
                <w:bCs w:val="1"/>
                <w:sz w:val="20"/>
                <w:szCs w:val="20"/>
                <w:highlight w:val="white"/>
              </w:rPr>
            </w:pPr>
            <w:r w:rsidDel="00000000" w:rsidR="00000000" w:rsidRPr="00000000">
              <w:rPr>
                <w:b w:val="1"/>
                <w:bCs w:val="1"/>
                <w:sz w:val="20"/>
                <w:szCs w:val="20"/>
                <w:highlight w:val="white"/>
                <w:rtl w:val="0"/>
              </w:rPr>
              <w:t xml:space="preserve">Auto-filled from product master on model selection.</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5">
            <w:pPr>
              <w:rPr>
                <w:b w:val="1"/>
                <w:bCs w:val="1"/>
                <w:sz w:val="20"/>
                <w:szCs w:val="20"/>
                <w:highlight w:val="white"/>
              </w:rPr>
            </w:pPr>
            <w:r w:rsidDel="00000000" w:rsidR="00000000" w:rsidRPr="00000000">
              <w:rPr>
                <w:b w:val="1"/>
                <w:bCs w:val="1"/>
                <w:sz w:val="20"/>
                <w:szCs w:val="20"/>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6">
            <w:pPr>
              <w:rPr>
                <w:b w:val="1"/>
                <w:bCs w:val="1"/>
                <w:sz w:val="20"/>
                <w:szCs w:val="20"/>
                <w:highlight w:val="white"/>
              </w:rPr>
            </w:pPr>
            <w:r w:rsidDel="00000000" w:rsidR="00000000" w:rsidRPr="00000000">
              <w:rPr>
                <w:b w:val="1"/>
                <w:bCs w:val="1"/>
                <w:sz w:val="20"/>
                <w:szCs w:val="20"/>
                <w:highlight w:val="white"/>
                <w:rtl w:val="0"/>
              </w:rPr>
              <w:t xml:space="preserve">Output Current (A)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7">
            <w:pPr>
              <w:rPr>
                <w:b w:val="1"/>
                <w:bCs w:val="1"/>
                <w:sz w:val="20"/>
                <w:szCs w:val="20"/>
                <w:highlight w:val="white"/>
              </w:rPr>
            </w:pPr>
            <w:r w:rsidDel="00000000" w:rsidR="00000000" w:rsidRPr="00000000">
              <w:rPr>
                <w:b w:val="1"/>
                <w:bCs w:val="1"/>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8">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9">
            <w:pPr>
              <w:rPr>
                <w:b w:val="1"/>
                <w:bCs w:val="1"/>
                <w:sz w:val="20"/>
                <w:szCs w:val="20"/>
                <w:highlight w:val="white"/>
              </w:rPr>
            </w:pPr>
            <w:r w:rsidDel="00000000" w:rsidR="00000000" w:rsidRPr="00000000">
              <w:rPr>
                <w:b w:val="1"/>
                <w:bCs w:val="1"/>
                <w:sz w:val="20"/>
                <w:szCs w:val="20"/>
                <w:highlight w:val="white"/>
                <w:rtl w:val="0"/>
              </w:rPr>
              <w:t xml:space="preserve">Ampere output rating. Auto-filled from product master.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A">
            <w:pPr>
              <w:rPr>
                <w:b w:val="1"/>
                <w:bCs w:val="1"/>
                <w:sz w:val="20"/>
                <w:szCs w:val="20"/>
                <w:highlight w:val="white"/>
              </w:rPr>
            </w:pPr>
            <w:r w:rsidDel="00000000" w:rsidR="00000000" w:rsidRPr="00000000">
              <w:rPr>
                <w:b w:val="1"/>
                <w:bCs w:val="1"/>
                <w:sz w:val="20"/>
                <w:szCs w:val="20"/>
                <w:highlight w:val="white"/>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B">
            <w:pPr>
              <w:rPr>
                <w:b w:val="1"/>
                <w:bCs w:val="1"/>
                <w:sz w:val="20"/>
                <w:szCs w:val="20"/>
                <w:highlight w:val="white"/>
              </w:rPr>
            </w:pPr>
            <w:r w:rsidDel="00000000" w:rsidR="00000000" w:rsidRPr="00000000">
              <w:rPr>
                <w:b w:val="1"/>
                <w:bCs w:val="1"/>
                <w:sz w:val="20"/>
                <w:szCs w:val="20"/>
                <w:highlight w:val="white"/>
                <w:rtl w:val="0"/>
              </w:rPr>
              <w:t xml:space="preserve">Invoice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C">
            <w:pPr>
              <w:rPr>
                <w:b w:val="1"/>
                <w:bCs w:val="1"/>
                <w:sz w:val="20"/>
                <w:szCs w:val="20"/>
                <w:highlight w:val="white"/>
              </w:rPr>
            </w:pPr>
            <w:r w:rsidDel="00000000" w:rsidR="00000000" w:rsidRPr="00000000">
              <w:rPr>
                <w:b w:val="1"/>
                <w:bCs w:val="1"/>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D">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E">
            <w:pPr>
              <w:rPr>
                <w:b w:val="1"/>
                <w:bCs w:val="1"/>
                <w:sz w:val="20"/>
                <w:szCs w:val="20"/>
                <w:highlight w:val="white"/>
              </w:rPr>
            </w:pPr>
            <w:r w:rsidDel="00000000" w:rsidR="00000000" w:rsidRPr="00000000">
              <w:rPr>
                <w:b w:val="1"/>
                <w:bCs w:val="1"/>
                <w:sz w:val="20"/>
                <w:szCs w:val="20"/>
                <w:highlight w:val="white"/>
                <w:rtl w:val="0"/>
              </w:rPr>
              <w:t xml:space="preserve">OEM invoice reference.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3F">
            <w:pPr>
              <w:rPr>
                <w:b w:val="1"/>
                <w:bCs w:val="1"/>
                <w:sz w:val="20"/>
                <w:szCs w:val="20"/>
                <w:highlight w:val="white"/>
              </w:rPr>
            </w:pPr>
            <w:r w:rsidDel="00000000" w:rsidR="00000000" w:rsidRPr="00000000">
              <w:rPr>
                <w:b w:val="1"/>
                <w:bCs w:val="1"/>
                <w:sz w:val="20"/>
                <w:szCs w:val="20"/>
                <w:highlight w:val="white"/>
                <w:rtl w:val="0"/>
              </w:rPr>
              <w:t xml:space="preserve">7</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0">
            <w:pPr>
              <w:rPr>
                <w:b w:val="1"/>
                <w:bCs w:val="1"/>
                <w:sz w:val="20"/>
                <w:szCs w:val="20"/>
                <w:highlight w:val="white"/>
              </w:rPr>
            </w:pPr>
            <w:r w:rsidDel="00000000" w:rsidR="00000000" w:rsidRPr="00000000">
              <w:rPr>
                <w:b w:val="1"/>
                <w:bCs w:val="1"/>
                <w:sz w:val="20"/>
                <w:szCs w:val="20"/>
                <w:highlight w:val="white"/>
                <w:rtl w:val="0"/>
              </w:rPr>
              <w:t xml:space="preserve">Invoice 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1">
            <w:pPr>
              <w:rPr>
                <w:b w:val="1"/>
                <w:bCs w:val="1"/>
                <w:sz w:val="20"/>
                <w:szCs w:val="20"/>
                <w:highlight w:val="white"/>
              </w:rPr>
            </w:pPr>
            <w:r w:rsidDel="00000000" w:rsidR="00000000" w:rsidRPr="00000000">
              <w:rPr>
                <w:b w:val="1"/>
                <w:bCs w:val="1"/>
                <w:sz w:val="20"/>
                <w:szCs w:val="20"/>
                <w:highlight w:val="white"/>
                <w:rtl w:val="0"/>
              </w:rPr>
              <w:t xml:space="preserve">Date — DD-MM-YYYY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2">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3">
            <w:pPr>
              <w:rPr>
                <w:b w:val="1"/>
                <w:bCs w:val="1"/>
                <w:sz w:val="20"/>
                <w:szCs w:val="20"/>
                <w:highlight w:val="white"/>
              </w:rPr>
            </w:pPr>
            <w:r w:rsidDel="00000000" w:rsidR="00000000" w:rsidRPr="00000000">
              <w:rPr>
                <w:b w:val="1"/>
                <w:bCs w:val="1"/>
                <w:sz w:val="20"/>
                <w:szCs w:val="20"/>
                <w:highlight w:val="white"/>
                <w:rtl w:val="0"/>
              </w:rPr>
              <w:t xml:space="preserve">Drives inventory_age for charger.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4">
            <w:pPr>
              <w:rPr>
                <w:b w:val="1"/>
                <w:bCs w:val="1"/>
                <w:sz w:val="20"/>
                <w:szCs w:val="20"/>
                <w:highlight w:val="white"/>
              </w:rPr>
            </w:pPr>
            <w:r w:rsidDel="00000000" w:rsidR="00000000" w:rsidRPr="00000000">
              <w:rPr>
                <w:b w:val="1"/>
                <w:bCs w:val="1"/>
                <w:sz w:val="20"/>
                <w:szCs w:val="20"/>
                <w:highlight w:val="white"/>
                <w:rtl w:val="0"/>
              </w:rPr>
              <w:t xml:space="preserve">8</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5">
            <w:pPr>
              <w:rPr>
                <w:b w:val="1"/>
                <w:bCs w:val="1"/>
                <w:sz w:val="20"/>
                <w:szCs w:val="20"/>
                <w:highlight w:val="white"/>
              </w:rPr>
            </w:pPr>
            <w:r w:rsidDel="00000000" w:rsidR="00000000" w:rsidRPr="00000000">
              <w:rPr>
                <w:b w:val="1"/>
                <w:bCs w:val="1"/>
                <w:sz w:val="20"/>
                <w:szCs w:val="20"/>
                <w:highlight w:val="white"/>
                <w:rtl w:val="0"/>
              </w:rPr>
              <w:t xml:space="preserve">Invoice Value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6">
            <w:pPr>
              <w:rPr>
                <w:b w:val="1"/>
                <w:bCs w:val="1"/>
                <w:sz w:val="20"/>
                <w:szCs w:val="20"/>
                <w:highlight w:val="white"/>
              </w:rPr>
            </w:pPr>
            <w:r w:rsidDel="00000000" w:rsidR="00000000" w:rsidRPr="00000000">
              <w:rPr>
                <w:b w:val="1"/>
                <w:bCs w:val="1"/>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7">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8">
            <w:pPr>
              <w:rPr>
                <w:b w:val="1"/>
                <w:bCs w:val="1"/>
                <w:sz w:val="20"/>
                <w:szCs w:val="20"/>
                <w:highlight w:val="white"/>
              </w:rPr>
            </w:pPr>
            <w:r w:rsidDel="00000000" w:rsidR="00000000" w:rsidRPr="00000000">
              <w:rPr>
                <w:b w:val="1"/>
                <w:bCs w:val="1"/>
                <w:sz w:val="20"/>
                <w:szCs w:val="20"/>
                <w:highlight w:val="white"/>
                <w:rtl w:val="0"/>
              </w:rPr>
              <w:t xml:space="preserve">Per-unit invoice price.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9">
            <w:pPr>
              <w:rPr>
                <w:b w:val="1"/>
                <w:bCs w:val="1"/>
                <w:sz w:val="20"/>
                <w:szCs w:val="20"/>
                <w:highlight w:val="white"/>
              </w:rPr>
            </w:pPr>
            <w:r w:rsidDel="00000000" w:rsidR="00000000" w:rsidRPr="00000000">
              <w:rPr>
                <w:b w:val="1"/>
                <w:bCs w:val="1"/>
                <w:sz w:val="20"/>
                <w:szCs w:val="20"/>
                <w:highlight w:val="white"/>
                <w:rtl w:val="0"/>
              </w:rPr>
              <w:t xml:space="preserve">9</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A">
            <w:pPr>
              <w:rPr>
                <w:b w:val="1"/>
                <w:bCs w:val="1"/>
                <w:sz w:val="20"/>
                <w:szCs w:val="20"/>
                <w:highlight w:val="white"/>
              </w:rPr>
            </w:pPr>
            <w:r w:rsidDel="00000000" w:rsidR="00000000" w:rsidRPr="00000000">
              <w:rPr>
                <w:b w:val="1"/>
                <w:bCs w:val="1"/>
                <w:sz w:val="20"/>
                <w:szCs w:val="20"/>
                <w:highlight w:val="white"/>
                <w:rtl w:val="0"/>
              </w:rPr>
              <w:t xml:space="preserve">Supplier / OEM Name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B">
            <w:pPr>
              <w:rPr>
                <w:b w:val="1"/>
                <w:bCs w:val="1"/>
                <w:sz w:val="20"/>
                <w:szCs w:val="20"/>
                <w:highlight w:val="white"/>
              </w:rPr>
            </w:pPr>
            <w:r w:rsidDel="00000000" w:rsidR="00000000" w:rsidRPr="00000000">
              <w:rPr>
                <w:b w:val="1"/>
                <w:bCs w:val="1"/>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C">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D">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E">
            <w:pPr>
              <w:rPr>
                <w:b w:val="1"/>
                <w:bCs w:val="1"/>
                <w:sz w:val="20"/>
                <w:szCs w:val="20"/>
                <w:highlight w:val="white"/>
              </w:rPr>
            </w:pPr>
            <w:r w:rsidDel="00000000" w:rsidR="00000000" w:rsidRPr="00000000">
              <w:rPr>
                <w:b w:val="1"/>
                <w:bCs w:val="1"/>
                <w:sz w:val="20"/>
                <w:szCs w:val="20"/>
                <w:highlight w:val="white"/>
                <w:rtl w:val="0"/>
              </w:rPr>
              <w:t xml:space="preserve">10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4F">
            <w:pPr>
              <w:rPr>
                <w:b w:val="1"/>
                <w:bCs w:val="1"/>
                <w:sz w:val="20"/>
                <w:szCs w:val="20"/>
                <w:highlight w:val="white"/>
              </w:rPr>
            </w:pPr>
            <w:r w:rsidDel="00000000" w:rsidR="00000000" w:rsidRPr="00000000">
              <w:rPr>
                <w:b w:val="1"/>
                <w:bCs w:val="1"/>
                <w:sz w:val="20"/>
                <w:szCs w:val="20"/>
                <w:highlight w:val="white"/>
                <w:rtl w:val="0"/>
              </w:rPr>
              <w:t xml:space="preserve">Physical Condition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50">
            <w:pPr>
              <w:rPr>
                <w:b w:val="1"/>
                <w:bCs w:val="1"/>
                <w:sz w:val="20"/>
                <w:szCs w:val="20"/>
                <w:highlight w:val="white"/>
              </w:rPr>
            </w:pPr>
            <w:r w:rsidDel="00000000" w:rsidR="00000000" w:rsidRPr="00000000">
              <w:rPr>
                <w:b w:val="1"/>
                <w:bCs w:val="1"/>
                <w:sz w:val="20"/>
                <w:szCs w:val="20"/>
                <w:highlight w:val="white"/>
                <w:rtl w:val="0"/>
              </w:rPr>
              <w:t xml:space="preserve">Dropdown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51">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52">
            <w:pPr>
              <w:rPr>
                <w:b w:val="1"/>
                <w:bCs w:val="1"/>
                <w:sz w:val="20"/>
                <w:szCs w:val="20"/>
                <w:highlight w:val="white"/>
              </w:rPr>
            </w:pPr>
            <w:r w:rsidDel="00000000" w:rsidR="00000000" w:rsidRPr="00000000">
              <w:rPr>
                <w:b w:val="1"/>
                <w:bCs w:val="1"/>
                <w:sz w:val="20"/>
                <w:szCs w:val="20"/>
                <w:highlight w:val="white"/>
                <w:rtl w:val="0"/>
              </w:rPr>
              <w:t xml:space="preserve">New | Refurbished | Demo Unit.</w:t>
            </w:r>
          </w:p>
        </w:tc>
      </w:tr>
    </w:tbl>
    <w:p w:rsidR="00000000" w:rsidDel="00000000" w:rsidP="00000000" w:rsidRDefault="00000000" w:rsidRPr="00000000" w14:paraId="00001453">
      <w:pPr>
        <w:spacing w:after="60" w:before="60" w:lineRule="auto"/>
        <w:rPr>
          <w:b w:val="1"/>
          <w:bCs w:val="1"/>
          <w:color w:val="1b7a8a"/>
          <w:sz w:val="28"/>
          <w:szCs w:val="28"/>
          <w:highlight w:val="white"/>
        </w:rPr>
      </w:pPr>
      <w:r w:rsidDel="00000000" w:rsidR="00000000" w:rsidRPr="00000000">
        <w:rPr>
          <w:rtl w:val="0"/>
        </w:rPr>
      </w:r>
    </w:p>
    <w:tbl>
      <w:tblPr>
        <w:tblStyle w:val="Table15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rHeight w:val="405" w:hRule="atLeast"/>
          <w:tblHeader w:val="0"/>
        </w:trPr>
        <w:tc>
          <w:tcPr>
            <w:tcBorders>
              <w:top w:color="ffffff" w:space="0" w:sz="8" w:val="single"/>
              <w:left w:color="ffffff" w:space="0" w:sz="8" w:val="single"/>
              <w:bottom w:color="ffffff" w:space="0" w:sz="8" w:val="single"/>
              <w:right w:color="ffffff" w:space="0" w:sz="8" w:val="single"/>
            </w:tcBorders>
            <w:shd w:fill="d4edda" w:val="clear"/>
            <w:tcMar>
              <w:top w:w="80.0" w:type="dxa"/>
              <w:left w:w="160.0" w:type="dxa"/>
              <w:bottom w:w="80.0" w:type="dxa"/>
              <w:right w:w="160.0" w:type="dxa"/>
            </w:tcMar>
            <w:vAlign w:val="top"/>
          </w:tcPr>
          <w:p w:rsidR="00000000" w:rsidDel="00000000" w:rsidP="00000000" w:rsidRDefault="00000000" w:rsidRPr="00000000" w14:paraId="00001454">
            <w:pPr>
              <w:rPr>
                <w:b w:val="1"/>
                <w:bCs w:val="1"/>
                <w:color w:val="1e7e34"/>
                <w:highlight w:val="white"/>
              </w:rPr>
            </w:pPr>
            <w:r w:rsidDel="00000000" w:rsidR="00000000" w:rsidRPr="00000000">
              <w:rPr>
                <w:b w:val="1"/>
                <w:bCs w:val="1"/>
                <w:color w:val="1e7e34"/>
                <w:highlight w:val="white"/>
                <w:rtl w:val="0"/>
              </w:rPr>
              <w:t xml:space="preserve">PARAPHERNALIA UPLOAD — Field Specification</w:t>
            </w:r>
          </w:p>
        </w:tc>
      </w:tr>
    </w:tbl>
    <w:p w:rsidR="00000000" w:rsidDel="00000000" w:rsidP="00000000" w:rsidRDefault="00000000" w:rsidRPr="00000000" w14:paraId="00001455">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Paraphernalia Upload Fields</w:t>
      </w:r>
    </w:p>
    <w:p w:rsidR="00000000" w:rsidDel="00000000" w:rsidP="00000000" w:rsidRDefault="00000000" w:rsidRPr="00000000" w14:paraId="00001456">
      <w:pPr>
        <w:spacing w:after="60" w:before="60" w:lineRule="auto"/>
        <w:rPr>
          <w:sz w:val="20"/>
          <w:szCs w:val="20"/>
          <w:highlight w:val="white"/>
        </w:rPr>
      </w:pPr>
      <w:r w:rsidDel="00000000" w:rsidR="00000000" w:rsidRPr="00000000">
        <w:rPr>
          <w:sz w:val="20"/>
          <w:szCs w:val="20"/>
          <w:highlight w:val="white"/>
          <w:rtl w:val="0"/>
        </w:rPr>
        <w:t xml:space="preserve">Paraphernalia items are count-tracked, not serial-tracked. Admin uploads a quantity for each item type.</w:t>
      </w:r>
    </w:p>
    <w:p w:rsidR="00000000" w:rsidDel="00000000" w:rsidP="00000000" w:rsidRDefault="00000000" w:rsidRPr="00000000" w14:paraId="00001457">
      <w:pPr>
        <w:spacing w:after="60" w:before="60" w:lineRule="auto"/>
        <w:rPr>
          <w:sz w:val="20"/>
          <w:szCs w:val="20"/>
          <w:highlight w:val="white"/>
        </w:rPr>
      </w:pPr>
      <w:r w:rsidDel="00000000" w:rsidR="00000000" w:rsidRPr="00000000">
        <w:rPr>
          <w:rtl w:val="0"/>
        </w:rPr>
      </w:r>
    </w:p>
    <w:tbl>
      <w:tblPr>
        <w:tblStyle w:val="Table15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1935"/>
        <w:gridCol w:w="1860"/>
        <w:gridCol w:w="1845"/>
        <w:gridCol w:w="2505"/>
        <w:tblGridChange w:id="0">
          <w:tblGrid>
            <w:gridCol w:w="1200"/>
            <w:gridCol w:w="1935"/>
            <w:gridCol w:w="1860"/>
            <w:gridCol w:w="1845"/>
            <w:gridCol w:w="250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5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5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5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 / Format</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5B">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Required?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5C">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5D">
            <w:pPr>
              <w:rPr>
                <w:sz w:val="20"/>
                <w:szCs w:val="20"/>
                <w:highlight w:val="white"/>
              </w:rPr>
            </w:pPr>
            <w:r w:rsidDel="00000000" w:rsidR="00000000" w:rsidRPr="00000000">
              <w:rPr>
                <w:sz w:val="20"/>
                <w:szCs w:val="20"/>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5E">
            <w:pPr>
              <w:rPr>
                <w:sz w:val="20"/>
                <w:szCs w:val="20"/>
                <w:highlight w:val="white"/>
              </w:rPr>
            </w:pPr>
            <w:r w:rsidDel="00000000" w:rsidR="00000000" w:rsidRPr="00000000">
              <w:rPr>
                <w:sz w:val="20"/>
                <w:szCs w:val="20"/>
                <w:highlight w:val="white"/>
                <w:rtl w:val="0"/>
              </w:rPr>
              <w:t xml:space="preserve">Item Type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5F">
            <w:pPr>
              <w:rPr>
                <w:sz w:val="20"/>
                <w:szCs w:val="20"/>
                <w:highlight w:val="white"/>
              </w:rPr>
            </w:pPr>
            <w:r w:rsidDel="00000000" w:rsidR="00000000" w:rsidRPr="00000000">
              <w:rPr>
                <w:sz w:val="20"/>
                <w:szCs w:val="20"/>
                <w:highlight w:val="white"/>
                <w:rtl w:val="0"/>
              </w:rPr>
              <w:t xml:space="preserve">Dropdown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0">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1">
            <w:pPr>
              <w:rPr>
                <w:sz w:val="20"/>
                <w:szCs w:val="20"/>
                <w:highlight w:val="white"/>
              </w:rPr>
            </w:pPr>
            <w:r w:rsidDel="00000000" w:rsidR="00000000" w:rsidRPr="00000000">
              <w:rPr>
                <w:sz w:val="20"/>
                <w:szCs w:val="20"/>
                <w:highlight w:val="white"/>
                <w:rtl w:val="0"/>
              </w:rPr>
              <w:t xml:space="preserve">Digital SOC | Volt SOC | Harness (Type A) | Harness (Type B) | Harness (Type C) | Other Accessory. Expandable via product master.</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2">
            <w:pPr>
              <w:rPr>
                <w:sz w:val="20"/>
                <w:szCs w:val="20"/>
                <w:highlight w:val="white"/>
              </w:rPr>
            </w:pPr>
            <w:r w:rsidDel="00000000" w:rsidR="00000000" w:rsidRPr="00000000">
              <w:rPr>
                <w:sz w:val="20"/>
                <w:szCs w:val="20"/>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3">
            <w:pPr>
              <w:rPr>
                <w:sz w:val="20"/>
                <w:szCs w:val="20"/>
                <w:highlight w:val="white"/>
              </w:rPr>
            </w:pPr>
            <w:r w:rsidDel="00000000" w:rsidR="00000000" w:rsidRPr="00000000">
              <w:rPr>
                <w:sz w:val="20"/>
                <w:szCs w:val="20"/>
                <w:highlight w:val="white"/>
                <w:rtl w:val="0"/>
              </w:rPr>
              <w:t xml:space="preserve">Compatible 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4">
            <w:pPr>
              <w:rPr>
                <w:sz w:val="20"/>
                <w:szCs w:val="20"/>
                <w:highlight w:val="white"/>
              </w:rPr>
            </w:pPr>
            <w:r w:rsidDel="00000000" w:rsidR="00000000" w:rsidRPr="00000000">
              <w:rPr>
                <w:sz w:val="20"/>
                <w:szCs w:val="20"/>
                <w:highlight w:val="white"/>
                <w:rtl w:val="0"/>
              </w:rPr>
              <w:t xml:space="preserve">Multi-select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5">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6">
            <w:pPr>
              <w:rPr>
                <w:sz w:val="20"/>
                <w:szCs w:val="20"/>
                <w:highlight w:val="white"/>
              </w:rPr>
            </w:pPr>
            <w:r w:rsidDel="00000000" w:rsidR="00000000" w:rsidRPr="00000000">
              <w:rPr>
                <w:sz w:val="20"/>
                <w:szCs w:val="20"/>
                <w:highlight w:val="white"/>
                <w:rtl w:val="0"/>
              </w:rPr>
              <w:t xml:space="preserve">Which product categories this item is available for (e.g. Digital SOC available for 3W and 2W but not Solar).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7">
            <w:pPr>
              <w:rPr>
                <w:sz w:val="20"/>
                <w:szCs w:val="20"/>
                <w:highlight w:val="white"/>
              </w:rPr>
            </w:pPr>
            <w:r w:rsidDel="00000000" w:rsidR="00000000" w:rsidRPr="00000000">
              <w:rPr>
                <w:sz w:val="20"/>
                <w:szCs w:val="20"/>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8">
            <w:pPr>
              <w:rPr>
                <w:sz w:val="20"/>
                <w:szCs w:val="20"/>
                <w:highlight w:val="white"/>
              </w:rPr>
            </w:pPr>
            <w:r w:rsidDel="00000000" w:rsidR="00000000" w:rsidRPr="00000000">
              <w:rPr>
                <w:sz w:val="20"/>
                <w:szCs w:val="20"/>
                <w:highlight w:val="white"/>
                <w:rtl w:val="0"/>
              </w:rPr>
              <w:t xml:space="preserve">Quantity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9">
            <w:pPr>
              <w:rPr>
                <w:sz w:val="20"/>
                <w:szCs w:val="20"/>
                <w:highlight w:val="white"/>
              </w:rPr>
            </w:pPr>
            <w:r w:rsidDel="00000000" w:rsidR="00000000" w:rsidRPr="00000000">
              <w:rPr>
                <w:sz w:val="20"/>
                <w:szCs w:val="20"/>
                <w:highlight w:val="white"/>
                <w:rtl w:val="0"/>
              </w:rPr>
              <w:t xml:space="preserve">Integer &gt; 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A">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B">
            <w:pPr>
              <w:rPr>
                <w:sz w:val="20"/>
                <w:szCs w:val="20"/>
                <w:highlight w:val="white"/>
              </w:rPr>
            </w:pPr>
            <w:r w:rsidDel="00000000" w:rsidR="00000000" w:rsidRPr="00000000">
              <w:rPr>
                <w:sz w:val="20"/>
                <w:szCs w:val="20"/>
                <w:highlight w:val="white"/>
                <w:rtl w:val="0"/>
              </w:rPr>
              <w:t xml:space="preserve">Number of units being added to dealer stock.</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C">
            <w:pPr>
              <w:rPr>
                <w:sz w:val="20"/>
                <w:szCs w:val="20"/>
                <w:highlight w:val="white"/>
              </w:rPr>
            </w:pPr>
            <w:r w:rsidDel="00000000" w:rsidR="00000000" w:rsidRPr="00000000">
              <w:rPr>
                <w:sz w:val="20"/>
                <w:szCs w:val="20"/>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D">
            <w:pPr>
              <w:rPr>
                <w:sz w:val="20"/>
                <w:szCs w:val="20"/>
                <w:highlight w:val="white"/>
              </w:rPr>
            </w:pPr>
            <w:r w:rsidDel="00000000" w:rsidR="00000000" w:rsidRPr="00000000">
              <w:rPr>
                <w:sz w:val="20"/>
                <w:szCs w:val="20"/>
                <w:highlight w:val="white"/>
                <w:rtl w:val="0"/>
              </w:rPr>
              <w:t xml:space="preserve">Unit Cost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E">
            <w:pPr>
              <w:rPr>
                <w:sz w:val="20"/>
                <w:szCs w:val="20"/>
                <w:highlight w:val="white"/>
              </w:rPr>
            </w:pPr>
            <w:r w:rsidDel="00000000" w:rsidR="00000000" w:rsidRPr="00000000">
              <w:rPr>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6F">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0">
            <w:pPr>
              <w:rPr>
                <w:sz w:val="20"/>
                <w:szCs w:val="20"/>
                <w:highlight w:val="white"/>
              </w:rPr>
            </w:pPr>
            <w:r w:rsidDel="00000000" w:rsidR="00000000" w:rsidRPr="00000000">
              <w:rPr>
                <w:sz w:val="20"/>
                <w:szCs w:val="20"/>
                <w:highlight w:val="white"/>
                <w:rtl w:val="0"/>
              </w:rPr>
              <w:t xml:space="preserve">Per-unit cost. Used for paraphernalia_total calculation in Step 4.</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1">
            <w:pPr>
              <w:rPr>
                <w:sz w:val="20"/>
                <w:szCs w:val="20"/>
                <w:highlight w:val="white"/>
              </w:rPr>
            </w:pPr>
            <w:r w:rsidDel="00000000" w:rsidR="00000000" w:rsidRPr="00000000">
              <w:rPr>
                <w:sz w:val="20"/>
                <w:szCs w:val="20"/>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2">
            <w:pPr>
              <w:rPr>
                <w:sz w:val="20"/>
                <w:szCs w:val="20"/>
                <w:highlight w:val="white"/>
              </w:rPr>
            </w:pPr>
            <w:r w:rsidDel="00000000" w:rsidR="00000000" w:rsidRPr="00000000">
              <w:rPr>
                <w:sz w:val="20"/>
                <w:szCs w:val="20"/>
                <w:highlight w:val="white"/>
                <w:rtl w:val="0"/>
              </w:rPr>
              <w:t xml:space="preserve">Invoice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3">
            <w:pPr>
              <w:rPr>
                <w:sz w:val="20"/>
                <w:szCs w:val="20"/>
                <w:highlight w:val="white"/>
              </w:rPr>
            </w:pPr>
            <w:r w:rsidDel="00000000" w:rsidR="00000000" w:rsidRPr="00000000">
              <w:rPr>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4">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5">
            <w:pPr>
              <w:rPr>
                <w:sz w:val="20"/>
                <w:szCs w:val="20"/>
                <w:highlight w:val="white"/>
              </w:rPr>
            </w:pPr>
            <w:r w:rsidDel="00000000" w:rsidR="00000000" w:rsidRPr="00000000">
              <w:rPr>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6">
            <w:pPr>
              <w:rPr>
                <w:sz w:val="20"/>
                <w:szCs w:val="20"/>
                <w:highlight w:val="white"/>
              </w:rPr>
            </w:pPr>
            <w:r w:rsidDel="00000000" w:rsidR="00000000" w:rsidRPr="00000000">
              <w:rPr>
                <w:sz w:val="20"/>
                <w:szCs w:val="20"/>
                <w:highlight w:val="white"/>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7">
            <w:pPr>
              <w:rPr>
                <w:sz w:val="20"/>
                <w:szCs w:val="20"/>
                <w:highlight w:val="white"/>
              </w:rPr>
            </w:pPr>
            <w:r w:rsidDel="00000000" w:rsidR="00000000" w:rsidRPr="00000000">
              <w:rPr>
                <w:sz w:val="20"/>
                <w:szCs w:val="20"/>
                <w:highlight w:val="white"/>
                <w:rtl w:val="0"/>
              </w:rPr>
              <w:t xml:space="preserve">Invoice 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8">
            <w:pPr>
              <w:rPr>
                <w:sz w:val="20"/>
                <w:szCs w:val="20"/>
                <w:highlight w:val="white"/>
              </w:rPr>
            </w:pPr>
            <w:r w:rsidDel="00000000" w:rsidR="00000000" w:rsidRPr="00000000">
              <w:rPr>
                <w:sz w:val="20"/>
                <w:szCs w:val="20"/>
                <w:highlight w:val="white"/>
                <w:rtl w:val="0"/>
              </w:rPr>
              <w:t xml:space="preserve">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9">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A">
            <w:pPr>
              <w:rPr>
                <w:sz w:val="20"/>
                <w:szCs w:val="20"/>
                <w:highlight w:val="white"/>
              </w:rPr>
            </w:pPr>
            <w:r w:rsidDel="00000000" w:rsidR="00000000" w:rsidRPr="00000000">
              <w:rPr>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B">
            <w:pPr>
              <w:rPr>
                <w:sz w:val="20"/>
                <w:szCs w:val="20"/>
                <w:highlight w:val="white"/>
              </w:rPr>
            </w:pPr>
            <w:r w:rsidDel="00000000" w:rsidR="00000000" w:rsidRPr="00000000">
              <w:rPr>
                <w:sz w:val="20"/>
                <w:szCs w:val="20"/>
                <w:highlight w:val="white"/>
                <w:rtl w:val="0"/>
              </w:rPr>
              <w:t xml:space="preserve">7</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C">
            <w:pPr>
              <w:rPr>
                <w:sz w:val="20"/>
                <w:szCs w:val="20"/>
                <w:highlight w:val="white"/>
              </w:rPr>
            </w:pPr>
            <w:r w:rsidDel="00000000" w:rsidR="00000000" w:rsidRPr="00000000">
              <w:rPr>
                <w:sz w:val="20"/>
                <w:szCs w:val="20"/>
                <w:highlight w:val="white"/>
                <w:rtl w:val="0"/>
              </w:rPr>
              <w:t xml:space="preserve">Supplier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D">
            <w:pPr>
              <w:rPr>
                <w:sz w:val="20"/>
                <w:szCs w:val="20"/>
                <w:highlight w:val="white"/>
              </w:rPr>
            </w:pPr>
            <w:r w:rsidDel="00000000" w:rsidR="00000000" w:rsidRPr="00000000">
              <w:rPr>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E">
            <w:pPr>
              <w:rPr>
                <w:sz w:val="20"/>
                <w:szCs w:val="20"/>
                <w:highlight w:val="white"/>
              </w:rPr>
            </w:pPr>
            <w:r w:rsidDel="00000000" w:rsidR="00000000" w:rsidRPr="00000000">
              <w:rPr>
                <w:sz w:val="20"/>
                <w:szCs w:val="20"/>
                <w:highlight w:val="white"/>
                <w:rtl w:val="0"/>
              </w:rPr>
              <w:t xml:space="preserve">No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7F">
            <w:pPr>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1480">
      <w:pPr>
        <w:spacing w:after="60" w:before="60" w:lineRule="auto"/>
        <w:rPr>
          <w:b w:val="1"/>
          <w:bCs w:val="1"/>
          <w:color w:val="1b7a8a"/>
          <w:sz w:val="28"/>
          <w:szCs w:val="28"/>
          <w:highlight w:val="white"/>
        </w:rPr>
      </w:pPr>
      <w:r w:rsidDel="00000000" w:rsidR="00000000" w:rsidRPr="00000000">
        <w:rPr>
          <w:rtl w:val="0"/>
        </w:rPr>
      </w:r>
    </w:p>
    <w:tbl>
      <w:tblPr>
        <w:tblStyle w:val="Table16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380" w:hRule="atLeast"/>
          <w:tblHeader w:val="0"/>
        </w:trPr>
        <w:tc>
          <w:tcPr>
            <w:tcBorders>
              <w:top w:color="cccccc" w:space="0" w:sz="8" w:val="single"/>
              <w:left w:color="cccccc" w:space="0" w:sz="8" w:val="single"/>
              <w:bottom w:color="cccccc" w:space="0" w:sz="8" w:val="single"/>
              <w:right w:color="cccccc" w:space="0" w:sz="8" w:val="single"/>
            </w:tcBorders>
            <w:shd w:fill="d4edda" w:val="clear"/>
            <w:tcMar>
              <w:top w:w="120.0" w:type="dxa"/>
              <w:left w:w="160.0" w:type="dxa"/>
              <w:bottom w:w="120.0" w:type="dxa"/>
              <w:right w:w="160.0" w:type="dxa"/>
            </w:tcMar>
            <w:vAlign w:val="top"/>
          </w:tcPr>
          <w:p w:rsidR="00000000" w:rsidDel="00000000" w:rsidP="00000000" w:rsidRDefault="00000000" w:rsidRPr="00000000" w14:paraId="00001481">
            <w:pPr>
              <w:rPr>
                <w:b w:val="1"/>
                <w:bCs w:val="1"/>
                <w:color w:val="1e7e34"/>
                <w:sz w:val="20"/>
                <w:szCs w:val="20"/>
                <w:highlight w:val="white"/>
              </w:rPr>
            </w:pPr>
            <w:r w:rsidDel="00000000" w:rsidR="00000000" w:rsidRPr="00000000">
              <w:rPr>
                <w:b w:val="1"/>
                <w:bCs w:val="1"/>
                <w:color w:val="1e7e34"/>
                <w:sz w:val="20"/>
                <w:szCs w:val="20"/>
                <w:highlight w:val="white"/>
                <w:rtl w:val="0"/>
              </w:rPr>
              <w:t xml:space="preserve">Paraphernalia Stock Logic</w:t>
            </w:r>
          </w:p>
          <w:p w:rsidR="00000000" w:rsidDel="00000000" w:rsidP="00000000" w:rsidRDefault="00000000" w:rsidRPr="00000000" w14:paraId="00001482">
            <w:pPr>
              <w:spacing w:before="60" w:lineRule="auto"/>
              <w:rPr>
                <w:b w:val="1"/>
                <w:bCs w:val="1"/>
                <w:sz w:val="19"/>
                <w:szCs w:val="19"/>
                <w:highlight w:val="white"/>
              </w:rPr>
            </w:pPr>
            <w:r w:rsidDel="00000000" w:rsidR="00000000" w:rsidRPr="00000000">
              <w:rPr>
                <w:b w:val="1"/>
                <w:bCs w:val="1"/>
                <w:sz w:val="19"/>
                <w:szCs w:val="19"/>
                <w:highlight w:val="white"/>
                <w:rtl w:val="0"/>
              </w:rPr>
              <w:t xml:space="preserve">When a dealer confirms a sale in Step 4, the selected paraphernalia quantities are deducted from the dealer's stock. The system blocks selection if quantity requested exceeds available stock. Stock is NOT reserved at Step 4 submission — only deducted at final sale confirmation (cash: Confirm Sale, finance: OTP confirm dispatch).</w:t>
            </w:r>
          </w:p>
        </w:tc>
      </w:tr>
    </w:tbl>
    <w:p w:rsidR="00000000" w:rsidDel="00000000" w:rsidP="00000000" w:rsidRDefault="00000000" w:rsidRPr="00000000" w14:paraId="00001483">
      <w:pPr>
        <w:spacing w:after="60" w:before="60" w:lineRule="auto"/>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484">
      <w:pPr>
        <w:spacing w:after="60" w:before="60" w:lineRule="auto"/>
        <w:rPr>
          <w:b w:val="1"/>
          <w:bCs w:val="1"/>
          <w:color w:val="003366"/>
          <w:sz w:val="38"/>
          <w:szCs w:val="38"/>
          <w:highlight w:val="white"/>
        </w:rPr>
      </w:pPr>
      <w:r w:rsidDel="00000000" w:rsidR="00000000" w:rsidRPr="00000000">
        <w:rPr>
          <w:b w:val="1"/>
          <w:bCs w:val="1"/>
          <w:color w:val="003366"/>
          <w:sz w:val="38"/>
          <w:szCs w:val="38"/>
          <w:highlight w:val="white"/>
          <w:rtl w:val="0"/>
        </w:rPr>
        <w:t xml:space="preserve">BULK CSV UPLOAD — METHOD A</w:t>
      </w:r>
    </w:p>
    <w:p w:rsidR="00000000" w:rsidDel="00000000" w:rsidP="00000000" w:rsidRDefault="00000000" w:rsidRPr="00000000" w14:paraId="00001485">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CSV Template</w:t>
      </w:r>
    </w:p>
    <w:p w:rsidR="00000000" w:rsidDel="00000000" w:rsidP="00000000" w:rsidRDefault="00000000" w:rsidRPr="00000000" w14:paraId="00001486">
      <w:pPr>
        <w:spacing w:after="60" w:before="60" w:lineRule="auto"/>
        <w:rPr>
          <w:sz w:val="20"/>
          <w:szCs w:val="20"/>
          <w:highlight w:val="white"/>
        </w:rPr>
      </w:pPr>
      <w:r w:rsidDel="00000000" w:rsidR="00000000" w:rsidRPr="00000000">
        <w:rPr>
          <w:sz w:val="20"/>
          <w:szCs w:val="20"/>
          <w:highlight w:val="white"/>
          <w:rtl w:val="0"/>
        </w:rPr>
        <w:t xml:space="preserve">Admin downloads a pre-formatted CSV template for the selected inventory type, fills it, and uploads. The template has fixed column headers matching the field specification above. A separate template exists for Battery, Charger, and Paraphernalia.</w:t>
      </w:r>
    </w:p>
    <w:tbl>
      <w:tblPr>
        <w:tblStyle w:val="Table16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232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487">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GET /api/admin/inventory/csv-template?type=battery|charger|paraphernalia</w:t>
            </w:r>
          </w:p>
          <w:p w:rsidR="00000000" w:rsidDel="00000000" w:rsidP="00000000" w:rsidRDefault="00000000" w:rsidRPr="00000000" w14:paraId="00001488">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48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Returns: CSV file download with header row and one example data row.</w:t>
            </w:r>
          </w:p>
          <w:p w:rsidR="00000000" w:rsidDel="00000000" w:rsidP="00000000" w:rsidRDefault="00000000" w:rsidRPr="00000000" w14:paraId="0000148A">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48B">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Battery template columns (in order):</w:t>
            </w:r>
          </w:p>
          <w:p w:rsidR="00000000" w:rsidDel="00000000" w:rsidP="00000000" w:rsidRDefault="00000000" w:rsidRPr="00000000" w14:paraId="0000148C">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battery_id, imei_id, iot_enabled, material_code, category, sub_category,</w:t>
            </w:r>
          </w:p>
          <w:p w:rsidR="00000000" w:rsidDel="00000000" w:rsidP="00000000" w:rsidRDefault="00000000" w:rsidRPr="00000000" w14:paraId="0000148D">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model_number, voltage_v, capacity_ah, star_rating, invoice_number,</w:t>
            </w:r>
          </w:p>
          <w:p w:rsidR="00000000" w:rsidDel="00000000" w:rsidP="00000000" w:rsidRDefault="00000000" w:rsidRPr="00000000" w14:paraId="0000148E">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sold_date, invoice_value, supplier_name, oem_warranty_date,</w:t>
            </w:r>
          </w:p>
          <w:p w:rsidR="00000000" w:rsidDel="00000000" w:rsidP="00000000" w:rsidRDefault="00000000" w:rsidRPr="00000000" w14:paraId="0000148F">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oem_warranty_months, oem_warranty_clauses, batch_reference,</w:t>
            </w:r>
          </w:p>
          <w:p w:rsidR="00000000" w:rsidDel="00000000" w:rsidP="00000000" w:rsidRDefault="00000000" w:rsidRPr="00000000" w14:paraId="00001490">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physical_condition, warehouse_location</w:t>
            </w:r>
          </w:p>
        </w:tc>
      </w:tr>
    </w:tbl>
    <w:p w:rsidR="00000000" w:rsidDel="00000000" w:rsidP="00000000" w:rsidRDefault="00000000" w:rsidRPr="00000000" w14:paraId="00001491">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492">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Upload &amp; Validation Flow</w:t>
      </w:r>
    </w:p>
    <w:tbl>
      <w:tblPr>
        <w:tblStyle w:val="Table16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35"/>
        <w:gridCol w:w="3195"/>
        <w:gridCol w:w="3315"/>
        <w:tblGridChange w:id="0">
          <w:tblGrid>
            <w:gridCol w:w="2835"/>
            <w:gridCol w:w="3195"/>
            <w:gridCol w:w="331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93">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Step</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94">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Action</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95">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Detail</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96">
            <w:pPr>
              <w:rPr>
                <w:b w:val="1"/>
                <w:bCs w:val="1"/>
                <w:sz w:val="20"/>
                <w:szCs w:val="20"/>
                <w:highlight w:val="white"/>
              </w:rPr>
            </w:pPr>
            <w:r w:rsidDel="00000000" w:rsidR="00000000" w:rsidRPr="00000000">
              <w:rPr>
                <w:b w:val="1"/>
                <w:bCs w:val="1"/>
                <w:sz w:val="20"/>
                <w:szCs w:val="20"/>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97">
            <w:pPr>
              <w:rPr>
                <w:b w:val="1"/>
                <w:bCs w:val="1"/>
                <w:sz w:val="20"/>
                <w:szCs w:val="20"/>
                <w:highlight w:val="white"/>
              </w:rPr>
            </w:pPr>
            <w:r w:rsidDel="00000000" w:rsidR="00000000" w:rsidRPr="00000000">
              <w:rPr>
                <w:b w:val="1"/>
                <w:bCs w:val="1"/>
                <w:sz w:val="20"/>
                <w:szCs w:val="20"/>
                <w:highlight w:val="white"/>
                <w:rtl w:val="0"/>
              </w:rPr>
              <w:t xml:space="preserve">Admin uploads CSV</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98">
            <w:pPr>
              <w:rPr>
                <w:b w:val="1"/>
                <w:bCs w:val="1"/>
                <w:sz w:val="20"/>
                <w:szCs w:val="20"/>
                <w:highlight w:val="white"/>
              </w:rPr>
            </w:pPr>
            <w:r w:rsidDel="00000000" w:rsidR="00000000" w:rsidRPr="00000000">
              <w:rPr>
                <w:b w:val="1"/>
                <w:bCs w:val="1"/>
                <w:sz w:val="20"/>
                <w:szCs w:val="20"/>
                <w:highlight w:val="white"/>
                <w:rtl w:val="0"/>
              </w:rPr>
              <w:t xml:space="preserve">Drag-and-drop or file picker. Accepted formats: .csv, .xlsx. Max file size: 5 MB. Max rows: 500 per upload.</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99">
            <w:pPr>
              <w:rPr>
                <w:b w:val="1"/>
                <w:bCs w:val="1"/>
                <w:sz w:val="20"/>
                <w:szCs w:val="20"/>
                <w:highlight w:val="white"/>
              </w:rPr>
            </w:pPr>
            <w:r w:rsidDel="00000000" w:rsidR="00000000" w:rsidRPr="00000000">
              <w:rPr>
                <w:b w:val="1"/>
                <w:bCs w:val="1"/>
                <w:sz w:val="20"/>
                <w:szCs w:val="20"/>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9A">
            <w:pPr>
              <w:rPr>
                <w:b w:val="1"/>
                <w:bCs w:val="1"/>
                <w:sz w:val="20"/>
                <w:szCs w:val="20"/>
                <w:highlight w:val="white"/>
              </w:rPr>
            </w:pPr>
            <w:r w:rsidDel="00000000" w:rsidR="00000000" w:rsidRPr="00000000">
              <w:rPr>
                <w:b w:val="1"/>
                <w:bCs w:val="1"/>
                <w:sz w:val="20"/>
                <w:szCs w:val="20"/>
                <w:highlight w:val="white"/>
                <w:rtl w:val="0"/>
              </w:rPr>
              <w:t xml:space="preserve">System parses file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9B">
            <w:pPr>
              <w:rPr>
                <w:b w:val="1"/>
                <w:bCs w:val="1"/>
                <w:sz w:val="20"/>
                <w:szCs w:val="20"/>
                <w:highlight w:val="white"/>
              </w:rPr>
            </w:pPr>
            <w:r w:rsidDel="00000000" w:rsidR="00000000" w:rsidRPr="00000000">
              <w:rPr>
                <w:b w:val="1"/>
                <w:bCs w:val="1"/>
                <w:sz w:val="20"/>
                <w:szCs w:val="20"/>
                <w:highlight w:val="white"/>
                <w:rtl w:val="0"/>
              </w:rPr>
              <w:t xml:space="preserve">Reads all rows. Maps columns to fields. Shows a preview table of the first 10 rows before validation runs.</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9C">
            <w:pPr>
              <w:rPr>
                <w:b w:val="1"/>
                <w:bCs w:val="1"/>
                <w:sz w:val="20"/>
                <w:szCs w:val="20"/>
                <w:highlight w:val="white"/>
              </w:rPr>
            </w:pPr>
            <w:r w:rsidDel="00000000" w:rsidR="00000000" w:rsidRPr="00000000">
              <w:rPr>
                <w:b w:val="1"/>
                <w:bCs w:val="1"/>
                <w:sz w:val="20"/>
                <w:szCs w:val="20"/>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9D">
            <w:pPr>
              <w:rPr>
                <w:b w:val="1"/>
                <w:bCs w:val="1"/>
                <w:sz w:val="20"/>
                <w:szCs w:val="20"/>
                <w:highlight w:val="white"/>
              </w:rPr>
            </w:pPr>
            <w:r w:rsidDel="00000000" w:rsidR="00000000" w:rsidRPr="00000000">
              <w:rPr>
                <w:b w:val="1"/>
                <w:bCs w:val="1"/>
                <w:sz w:val="20"/>
                <w:szCs w:val="20"/>
                <w:highlight w:val="white"/>
                <w:rtl w:val="0"/>
              </w:rPr>
              <w:t xml:space="preserve">Row-level validation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9E">
            <w:pPr>
              <w:rPr>
                <w:b w:val="1"/>
                <w:bCs w:val="1"/>
                <w:sz w:val="20"/>
                <w:szCs w:val="20"/>
                <w:highlight w:val="white"/>
              </w:rPr>
            </w:pPr>
            <w:r w:rsidDel="00000000" w:rsidR="00000000" w:rsidRPr="00000000">
              <w:rPr>
                <w:b w:val="1"/>
                <w:bCs w:val="1"/>
                <w:sz w:val="20"/>
                <w:szCs w:val="20"/>
                <w:highlight w:val="white"/>
                <w:rtl w:val="0"/>
              </w:rPr>
              <w:t xml:space="preserve">Every row is validated against the rules in Section 5.0.2.4 / 5.0.2.5 / 5.0.2.6. Results shown in a validation panel with pass/fail per row.</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9F">
            <w:pPr>
              <w:rPr>
                <w:b w:val="1"/>
                <w:bCs w:val="1"/>
                <w:sz w:val="20"/>
                <w:szCs w:val="20"/>
                <w:highlight w:val="white"/>
              </w:rPr>
            </w:pPr>
            <w:r w:rsidDel="00000000" w:rsidR="00000000" w:rsidRPr="00000000">
              <w:rPr>
                <w:b w:val="1"/>
                <w:bCs w:val="1"/>
                <w:sz w:val="20"/>
                <w:szCs w:val="20"/>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0">
            <w:pPr>
              <w:rPr>
                <w:b w:val="1"/>
                <w:bCs w:val="1"/>
                <w:sz w:val="20"/>
                <w:szCs w:val="20"/>
                <w:highlight w:val="white"/>
              </w:rPr>
            </w:pPr>
            <w:r w:rsidDel="00000000" w:rsidR="00000000" w:rsidRPr="00000000">
              <w:rPr>
                <w:b w:val="1"/>
                <w:bCs w:val="1"/>
                <w:sz w:val="20"/>
                <w:szCs w:val="20"/>
                <w:highlight w:val="white"/>
                <w:rtl w:val="0"/>
              </w:rPr>
              <w:t xml:space="preserve">Duplicate check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1">
            <w:pPr>
              <w:rPr>
                <w:b w:val="1"/>
                <w:bCs w:val="1"/>
                <w:sz w:val="20"/>
                <w:szCs w:val="20"/>
                <w:highlight w:val="white"/>
              </w:rPr>
            </w:pPr>
            <w:r w:rsidDel="00000000" w:rsidR="00000000" w:rsidRPr="00000000">
              <w:rPr>
                <w:b w:val="1"/>
                <w:bCs w:val="1"/>
                <w:sz w:val="20"/>
                <w:szCs w:val="20"/>
                <w:highlight w:val="white"/>
                <w:rtl w:val="0"/>
              </w:rPr>
              <w:t xml:space="preserve">Serial numbers are checked against the entire inventory table. Duplicate serials are flagged as errors (not warnings). Admin must fix before import proceeds.</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2">
            <w:pPr>
              <w:rPr>
                <w:b w:val="1"/>
                <w:bCs w:val="1"/>
                <w:sz w:val="20"/>
                <w:szCs w:val="20"/>
                <w:highlight w:val="white"/>
              </w:rPr>
            </w:pPr>
            <w:r w:rsidDel="00000000" w:rsidR="00000000" w:rsidRPr="00000000">
              <w:rPr>
                <w:b w:val="1"/>
                <w:bCs w:val="1"/>
                <w:sz w:val="20"/>
                <w:szCs w:val="20"/>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3">
            <w:pPr>
              <w:rPr>
                <w:b w:val="1"/>
                <w:bCs w:val="1"/>
                <w:sz w:val="20"/>
                <w:szCs w:val="20"/>
                <w:highlight w:val="white"/>
              </w:rPr>
            </w:pPr>
            <w:r w:rsidDel="00000000" w:rsidR="00000000" w:rsidRPr="00000000">
              <w:rPr>
                <w:b w:val="1"/>
                <w:bCs w:val="1"/>
                <w:sz w:val="20"/>
                <w:szCs w:val="20"/>
                <w:highlight w:val="white"/>
                <w:rtl w:val="0"/>
              </w:rPr>
              <w:t xml:space="preserve">Admin reviews errors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4">
            <w:pPr>
              <w:rPr>
                <w:b w:val="1"/>
                <w:bCs w:val="1"/>
                <w:sz w:val="20"/>
                <w:szCs w:val="20"/>
                <w:highlight w:val="white"/>
              </w:rPr>
            </w:pPr>
            <w:r w:rsidDel="00000000" w:rsidR="00000000" w:rsidRPr="00000000">
              <w:rPr>
                <w:b w:val="1"/>
                <w:bCs w:val="1"/>
                <w:sz w:val="20"/>
                <w:szCs w:val="20"/>
                <w:highlight w:val="white"/>
                <w:rtl w:val="0"/>
              </w:rPr>
              <w:t xml:space="preserve">All rows with errors are highlighted. Admin can: (a) fix the CSV and re-upload, or (b) use inline edit to correct individual cells in the preview.</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5">
            <w:pPr>
              <w:rPr>
                <w:b w:val="1"/>
                <w:bCs w:val="1"/>
                <w:sz w:val="20"/>
                <w:szCs w:val="20"/>
                <w:highlight w:val="white"/>
              </w:rPr>
            </w:pPr>
            <w:r w:rsidDel="00000000" w:rsidR="00000000" w:rsidRPr="00000000">
              <w:rPr>
                <w:b w:val="1"/>
                <w:bCs w:val="1"/>
                <w:sz w:val="20"/>
                <w:szCs w:val="20"/>
                <w:highlight w:val="white"/>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6">
            <w:pPr>
              <w:rPr>
                <w:b w:val="1"/>
                <w:bCs w:val="1"/>
                <w:sz w:val="20"/>
                <w:szCs w:val="20"/>
                <w:highlight w:val="white"/>
              </w:rPr>
            </w:pPr>
            <w:r w:rsidDel="00000000" w:rsidR="00000000" w:rsidRPr="00000000">
              <w:rPr>
                <w:b w:val="1"/>
                <w:bCs w:val="1"/>
                <w:sz w:val="20"/>
                <w:szCs w:val="20"/>
                <w:highlight w:val="white"/>
                <w:rtl w:val="0"/>
              </w:rPr>
              <w:t xml:space="preserve">Admin confirms import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7">
            <w:pPr>
              <w:rPr>
                <w:b w:val="1"/>
                <w:bCs w:val="1"/>
                <w:sz w:val="20"/>
                <w:szCs w:val="20"/>
                <w:highlight w:val="white"/>
              </w:rPr>
            </w:pPr>
            <w:r w:rsidDel="00000000" w:rsidR="00000000" w:rsidRPr="00000000">
              <w:rPr>
                <w:b w:val="1"/>
                <w:bCs w:val="1"/>
                <w:sz w:val="20"/>
                <w:szCs w:val="20"/>
                <w:highlight w:val="white"/>
                <w:rtl w:val="0"/>
              </w:rPr>
              <w:t xml:space="preserve">'Import X valid rows' button enabled only when 0 errors remain. Admin clicks to trigger the import API.</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8">
            <w:pPr>
              <w:rPr>
                <w:b w:val="1"/>
                <w:bCs w:val="1"/>
                <w:sz w:val="20"/>
                <w:szCs w:val="20"/>
                <w:highlight w:val="white"/>
              </w:rPr>
            </w:pPr>
            <w:r w:rsidDel="00000000" w:rsidR="00000000" w:rsidRPr="00000000">
              <w:rPr>
                <w:b w:val="1"/>
                <w:bCs w:val="1"/>
                <w:sz w:val="20"/>
                <w:szCs w:val="20"/>
                <w:highlight w:val="white"/>
                <w:rtl w:val="0"/>
              </w:rPr>
              <w:t xml:space="preserve">7</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9">
            <w:pPr>
              <w:rPr>
                <w:b w:val="1"/>
                <w:bCs w:val="1"/>
                <w:sz w:val="20"/>
                <w:szCs w:val="20"/>
                <w:highlight w:val="white"/>
              </w:rPr>
            </w:pPr>
            <w:r w:rsidDel="00000000" w:rsidR="00000000" w:rsidRPr="00000000">
              <w:rPr>
                <w:b w:val="1"/>
                <w:bCs w:val="1"/>
                <w:sz w:val="20"/>
                <w:szCs w:val="20"/>
                <w:highlight w:val="white"/>
                <w:rtl w:val="0"/>
              </w:rPr>
              <w:t xml:space="preserve">System imports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A">
            <w:pPr>
              <w:rPr>
                <w:b w:val="1"/>
                <w:bCs w:val="1"/>
                <w:sz w:val="20"/>
                <w:szCs w:val="20"/>
                <w:highlight w:val="white"/>
              </w:rPr>
            </w:pPr>
            <w:r w:rsidDel="00000000" w:rsidR="00000000" w:rsidRPr="00000000">
              <w:rPr>
                <w:b w:val="1"/>
                <w:bCs w:val="1"/>
                <w:sz w:val="20"/>
                <w:szCs w:val="20"/>
                <w:highlight w:val="white"/>
                <w:rtl w:val="0"/>
              </w:rPr>
              <w:t xml:space="preserve">All valid rows inserted to inventory table with status = 'available', assigned dealer_id, created_by = admin_user_id, created_at = NOW.</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B">
            <w:pPr>
              <w:rPr>
                <w:b w:val="1"/>
                <w:bCs w:val="1"/>
                <w:sz w:val="20"/>
                <w:szCs w:val="20"/>
                <w:highlight w:val="white"/>
              </w:rPr>
            </w:pPr>
            <w:r w:rsidDel="00000000" w:rsidR="00000000" w:rsidRPr="00000000">
              <w:rPr>
                <w:b w:val="1"/>
                <w:bCs w:val="1"/>
                <w:sz w:val="20"/>
                <w:szCs w:val="20"/>
                <w:highlight w:val="white"/>
                <w:rtl w:val="0"/>
              </w:rPr>
              <w:t xml:space="preserve">8</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C">
            <w:pPr>
              <w:rPr>
                <w:b w:val="1"/>
                <w:bCs w:val="1"/>
                <w:sz w:val="20"/>
                <w:szCs w:val="20"/>
                <w:highlight w:val="white"/>
              </w:rPr>
            </w:pPr>
            <w:r w:rsidDel="00000000" w:rsidR="00000000" w:rsidRPr="00000000">
              <w:rPr>
                <w:b w:val="1"/>
                <w:bCs w:val="1"/>
                <w:sz w:val="20"/>
                <w:szCs w:val="20"/>
                <w:highlight w:val="white"/>
                <w:rtl w:val="0"/>
              </w:rPr>
              <w:t xml:space="preserve">Confirmation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AD">
            <w:pPr>
              <w:rPr>
                <w:b w:val="1"/>
                <w:bCs w:val="1"/>
                <w:sz w:val="20"/>
                <w:szCs w:val="20"/>
                <w:highlight w:val="white"/>
              </w:rPr>
            </w:pPr>
            <w:r w:rsidDel="00000000" w:rsidR="00000000" w:rsidRPr="00000000">
              <w:rPr>
                <w:b w:val="1"/>
                <w:bCs w:val="1"/>
                <w:sz w:val="20"/>
                <w:szCs w:val="20"/>
                <w:highlight w:val="white"/>
                <w:rtl w:val="0"/>
              </w:rPr>
              <w:t xml:space="preserve">Import summary shown: X rows imported successfully, Y rows skipped (with reasons). Downloadable import report available.</w:t>
            </w:r>
          </w:p>
        </w:tc>
      </w:tr>
    </w:tbl>
    <w:p w:rsidR="00000000" w:rsidDel="00000000" w:rsidP="00000000" w:rsidRDefault="00000000" w:rsidRPr="00000000" w14:paraId="000014AE">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4AF">
      <w:pPr>
        <w:rPr>
          <w:b w:val="1"/>
          <w:bCs w:val="1"/>
          <w:color w:val="ffffff"/>
          <w:sz w:val="34"/>
          <w:szCs w:val="34"/>
          <w:shd w:fill="45818e" w:val="clear"/>
        </w:rPr>
      </w:pPr>
      <w:r w:rsidDel="00000000" w:rsidR="00000000" w:rsidRPr="00000000">
        <w:rPr>
          <w:rtl w:val="0"/>
        </w:rPr>
      </w:r>
    </w:p>
    <w:tbl>
      <w:tblPr>
        <w:tblStyle w:val="Table16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457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4B0">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POST /api/admin/inventory/bulk-upload</w:t>
            </w:r>
          </w:p>
          <w:p w:rsidR="00000000" w:rsidDel="00000000" w:rsidP="00000000" w:rsidRDefault="00000000" w:rsidRPr="00000000" w14:paraId="000014B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Content-Type: multipart/form-data</w:t>
            </w:r>
          </w:p>
          <w:p w:rsidR="00000000" w:rsidDel="00000000" w:rsidP="00000000" w:rsidRDefault="00000000" w:rsidRPr="00000000" w14:paraId="000014B2">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4B3">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Request fields:</w:t>
            </w:r>
          </w:p>
          <w:p w:rsidR="00000000" w:rsidDel="00000000" w:rsidP="00000000" w:rsidRDefault="00000000" w:rsidRPr="00000000" w14:paraId="000014B4">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dealerId:      'DLR-001'</w:t>
            </w:r>
          </w:p>
          <w:p w:rsidR="00000000" w:rsidDel="00000000" w:rsidP="00000000" w:rsidRDefault="00000000" w:rsidRPr="00000000" w14:paraId="000014B5">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inventoryType: 'battery' | 'charger' | 'paraphernalia'</w:t>
            </w:r>
          </w:p>
          <w:p w:rsidR="00000000" w:rsidDel="00000000" w:rsidP="00000000" w:rsidRDefault="00000000" w:rsidRPr="00000000" w14:paraId="000014B6">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file:          CSV/XLSX binary</w:t>
            </w:r>
          </w:p>
          <w:p w:rsidR="00000000" w:rsidDel="00000000" w:rsidP="00000000" w:rsidRDefault="00000000" w:rsidRPr="00000000" w14:paraId="000014B7">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uploadedBy:    admin_user_id</w:t>
            </w:r>
          </w:p>
          <w:p w:rsidR="00000000" w:rsidDel="00000000" w:rsidP="00000000" w:rsidRDefault="00000000" w:rsidRPr="00000000" w14:paraId="000014B8">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4B9">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Processing:</w:t>
            </w:r>
          </w:p>
          <w:p w:rsidR="00000000" w:rsidDel="00000000" w:rsidP="00000000" w:rsidRDefault="00000000" w:rsidRPr="00000000" w14:paraId="000014BA">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Fira Mono" w:cs="Fira Mono" w:eastAsia="Fira Mono" w:hAnsi="Fira Mono"/>
                <w:b w:val="1"/>
                <w:bCs w:val="1"/>
                <w:color w:val="1a1a2e"/>
                <w:sz w:val="16"/>
                <w:szCs w:val="16"/>
                <w:highlight w:val="white"/>
                <w:rtl w:val="0"/>
              </w:rPr>
              <w:t xml:space="preserve">  1. Parse file → validate all rows</w:t>
            </w:r>
          </w:p>
          <w:p w:rsidR="00000000" w:rsidDel="00000000" w:rsidP="00000000" w:rsidRDefault="00000000" w:rsidRPr="00000000" w14:paraId="000014B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2. Duplicate serial check (DB query)</w:t>
            </w:r>
          </w:p>
          <w:p w:rsidR="00000000" w:rsidDel="00000000" w:rsidP="00000000" w:rsidRDefault="00000000" w:rsidRPr="00000000" w14:paraId="000014B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3. If errors: return validation report, no import</w:t>
            </w:r>
          </w:p>
          <w:p w:rsidR="00000000" w:rsidDel="00000000" w:rsidP="00000000" w:rsidRDefault="00000000" w:rsidRPr="00000000" w14:paraId="000014B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4. If clean: bulk INSERT to inventory table</w:t>
            </w:r>
          </w:p>
          <w:p w:rsidR="00000000" w:rsidDel="00000000" w:rsidP="00000000" w:rsidRDefault="00000000" w:rsidRPr="00000000" w14:paraId="000014B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5. Create inventory_upload_event record</w:t>
            </w:r>
          </w:p>
          <w:p w:rsidR="00000000" w:rsidDel="00000000" w:rsidP="00000000" w:rsidRDefault="00000000" w:rsidRPr="00000000" w14:paraId="000014B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6. Notify dealer (push + SMS): 'X new items added to your inventory'</w:t>
            </w:r>
          </w:p>
          <w:p w:rsidR="00000000" w:rsidDel="00000000" w:rsidP="00000000" w:rsidRDefault="00000000" w:rsidRPr="00000000" w14:paraId="000014C0">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4C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Response:</w:t>
            </w:r>
          </w:p>
          <w:p w:rsidR="00000000" w:rsidDel="00000000" w:rsidP="00000000" w:rsidRDefault="00000000" w:rsidRPr="00000000" w14:paraId="000014C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"success": true, "imported": 48, "skipped": 2, "errors": [],</w:t>
            </w:r>
          </w:p>
          <w:p w:rsidR="00000000" w:rsidDel="00000000" w:rsidP="00000000" w:rsidRDefault="00000000" w:rsidRPr="00000000" w14:paraId="000014C3">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"uploadEventId": "UPL-20260726-DLR001-001",</w:t>
            </w:r>
          </w:p>
          <w:p w:rsidR="00000000" w:rsidDel="00000000" w:rsidP="00000000" w:rsidRDefault="00000000" w:rsidRPr="00000000" w14:paraId="000014C4">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"reportUrl": "/api/admin/inventory/upload-report/UPL-20260726-DLR001-001" }</w:t>
            </w:r>
          </w:p>
        </w:tc>
      </w:tr>
    </w:tbl>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shd w:fill="45818e" w:val="clear"/>
        </w:rPr>
      </w:pPr>
      <w:r w:rsidDel="00000000" w:rsidR="00000000" w:rsidRPr="00000000">
        <w:rPr>
          <w:rtl w:val="0"/>
        </w:rPr>
      </w:r>
    </w:p>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b w:val="1"/>
          <w:bCs w:val="1"/>
          <w:color w:val="003366"/>
          <w:sz w:val="38"/>
          <w:szCs w:val="38"/>
          <w:highlight w:val="white"/>
          <w:rtl w:val="0"/>
        </w:rPr>
        <w:t xml:space="preserve">MANUAL SINGLE-ITEM ENTRY — METHOD B</w:t>
      </w:r>
    </w:p>
    <w:p w:rsidR="00000000" w:rsidDel="00000000" w:rsidP="00000000" w:rsidRDefault="00000000" w:rsidRPr="00000000" w14:paraId="000014C7">
      <w:pPr>
        <w:spacing w:after="60" w:before="60" w:lineRule="auto"/>
        <w:rPr>
          <w:sz w:val="20"/>
          <w:szCs w:val="20"/>
          <w:highlight w:val="white"/>
        </w:rPr>
      </w:pPr>
      <w:r w:rsidDel="00000000" w:rsidR="00000000" w:rsidRPr="00000000">
        <w:rPr>
          <w:sz w:val="20"/>
          <w:szCs w:val="20"/>
          <w:highlight w:val="white"/>
          <w:rtl w:val="0"/>
        </w:rPr>
        <w:t xml:space="preserve">Admin fills one item at a time using a form. All the same fields as the CSV template apply. This is used for small additions, replacements, or corrections.</w:t>
      </w:r>
    </w:p>
    <w:p w:rsidR="00000000" w:rsidDel="00000000" w:rsidP="00000000" w:rsidRDefault="00000000" w:rsidRPr="00000000" w14:paraId="000014C8">
      <w:pPr>
        <w:spacing w:after="60" w:before="60" w:lineRule="auto"/>
        <w:rPr>
          <w:sz w:val="20"/>
          <w:szCs w:val="20"/>
          <w:highlight w:val="white"/>
        </w:rPr>
      </w:pPr>
      <w:r w:rsidDel="00000000" w:rsidR="00000000" w:rsidRPr="00000000">
        <w:rPr>
          <w:rtl w:val="0"/>
        </w:rPr>
      </w:r>
    </w:p>
    <w:tbl>
      <w:tblPr>
        <w:tblStyle w:val="Table16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96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4C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POST /api/admin/inventory/add-item</w:t>
            </w:r>
          </w:p>
          <w:p w:rsidR="00000000" w:rsidDel="00000000" w:rsidP="00000000" w:rsidRDefault="00000000" w:rsidRPr="00000000" w14:paraId="000014CA">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4CB">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Request: { dealerId, inventoryType, fields as per Section 5.0.2.4 / 5.0.2.5 / 5.0.2.6 }</w:t>
            </w:r>
          </w:p>
          <w:p w:rsidR="00000000" w:rsidDel="00000000" w:rsidP="00000000" w:rsidRDefault="00000000" w:rsidRPr="00000000" w14:paraId="000014CC">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4CD">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Processing: Same validation as bulk upload (single row).</w:t>
            </w:r>
          </w:p>
          <w:p w:rsidR="00000000" w:rsidDel="00000000" w:rsidP="00000000" w:rsidRDefault="00000000" w:rsidRPr="00000000" w14:paraId="000014CE">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On success: insert 1 row, notify dealer.</w:t>
            </w:r>
          </w:p>
          <w:p w:rsidR="00000000" w:rsidDel="00000000" w:rsidP="00000000" w:rsidRDefault="00000000" w:rsidRPr="00000000" w14:paraId="000014CF">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4D0">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Response: { "success": true, "inventoryId": "INV-2026-BAT-001", "serialNumber": "BAT12345" }</w:t>
            </w:r>
          </w:p>
        </w:tc>
      </w:tr>
    </w:tbl>
    <w:p w:rsidR="00000000" w:rsidDel="00000000" w:rsidP="00000000" w:rsidRDefault="00000000" w:rsidRPr="00000000" w14:paraId="000014D1">
      <w:pPr>
        <w:spacing w:after="60" w:before="60" w:lineRule="auto"/>
        <w:rPr>
          <w:sz w:val="20"/>
          <w:szCs w:val="20"/>
          <w:highlight w:val="white"/>
        </w:rPr>
      </w:pPr>
      <w:r w:rsidDel="00000000" w:rsidR="00000000" w:rsidRPr="00000000">
        <w:rPr>
          <w:rtl w:val="0"/>
        </w:rPr>
      </w:r>
    </w:p>
    <w:tbl>
      <w:tblPr>
        <w:tblStyle w:val="Table16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380" w:hRule="atLeast"/>
          <w:tblHeader w:val="0"/>
        </w:trPr>
        <w:tc>
          <w:tcPr>
            <w:tcBorders>
              <w:top w:color="cccccc" w:space="0" w:sz="8" w:val="single"/>
              <w:left w:color="cccccc" w:space="0" w:sz="8" w:val="single"/>
              <w:bottom w:color="cccccc" w:space="0" w:sz="8" w:val="single"/>
              <w:right w:color="cccccc" w:space="0" w:sz="8" w:val="single"/>
            </w:tcBorders>
            <w:shd w:fill="fff3cd" w:val="clear"/>
            <w:tcMar>
              <w:top w:w="120.0" w:type="dxa"/>
              <w:left w:w="160.0" w:type="dxa"/>
              <w:bottom w:w="120.0" w:type="dxa"/>
              <w:right w:w="160.0" w:type="dxa"/>
            </w:tcMar>
            <w:vAlign w:val="top"/>
          </w:tcPr>
          <w:p w:rsidR="00000000" w:rsidDel="00000000" w:rsidP="00000000" w:rsidRDefault="00000000" w:rsidRPr="00000000" w14:paraId="000014D2">
            <w:pPr>
              <w:rPr>
                <w:b w:val="1"/>
                <w:bCs w:val="1"/>
                <w:color w:val="b45309"/>
                <w:sz w:val="20"/>
                <w:szCs w:val="20"/>
                <w:highlight w:val="white"/>
              </w:rPr>
            </w:pPr>
            <w:r w:rsidDel="00000000" w:rsidR="00000000" w:rsidRPr="00000000">
              <w:rPr>
                <w:b w:val="1"/>
                <w:bCs w:val="1"/>
                <w:color w:val="b45309"/>
                <w:sz w:val="20"/>
                <w:szCs w:val="20"/>
                <w:highlight w:val="white"/>
                <w:rtl w:val="0"/>
              </w:rPr>
              <w:t xml:space="preserve">Edit After Upload</w:t>
            </w:r>
          </w:p>
          <w:p w:rsidR="00000000" w:rsidDel="00000000" w:rsidP="00000000" w:rsidRDefault="00000000" w:rsidRPr="00000000" w14:paraId="000014D3">
            <w:pPr>
              <w:spacing w:before="60" w:lineRule="auto"/>
              <w:rPr>
                <w:sz w:val="19"/>
                <w:szCs w:val="19"/>
                <w:highlight w:val="white"/>
              </w:rPr>
            </w:pPr>
            <w:r w:rsidDel="00000000" w:rsidR="00000000" w:rsidRPr="00000000">
              <w:rPr>
                <w:sz w:val="19"/>
                <w:szCs w:val="19"/>
                <w:highlight w:val="white"/>
                <w:rtl w:val="0"/>
              </w:rPr>
              <w:t xml:space="preserve">Once an inventory item is created with status = 'available', admin can edit non-critical fields (warehouse location, IoT device ID, physical condition notes). Serial number, category, and invoice date cannot be edited after creation — these are locked as the immutable identity of the item. To correct these, the item must be written off and re-uploaded.</w:t>
            </w:r>
          </w:p>
        </w:tc>
      </w:tr>
    </w:tbl>
    <w:p w:rsidR="00000000" w:rsidDel="00000000" w:rsidP="00000000" w:rsidRDefault="00000000" w:rsidRPr="00000000" w14:paraId="000014D4">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b w:val="1"/>
          <w:bCs w:val="1"/>
          <w:color w:val="003366"/>
          <w:sz w:val="38"/>
          <w:szCs w:val="38"/>
          <w:highlight w:val="white"/>
          <w:rtl w:val="0"/>
        </w:rPr>
        <w:t xml:space="preserve">INVENTORY STATUS LIFECYCLE</w:t>
      </w:r>
    </w:p>
    <w:p w:rsidR="00000000" w:rsidDel="00000000" w:rsidP="00000000" w:rsidRDefault="00000000" w:rsidRPr="00000000" w14:paraId="000014D6">
      <w:pPr>
        <w:spacing w:after="60" w:before="60" w:lineRule="auto"/>
        <w:rPr>
          <w:sz w:val="20"/>
          <w:szCs w:val="20"/>
          <w:highlight w:val="white"/>
        </w:rPr>
      </w:pPr>
      <w:r w:rsidDel="00000000" w:rsidR="00000000" w:rsidRPr="00000000">
        <w:rPr>
          <w:sz w:val="20"/>
          <w:szCs w:val="20"/>
          <w:highlight w:val="white"/>
          <w:rtl w:val="0"/>
        </w:rPr>
        <w:t xml:space="preserve">Every inventory item (battery or charger) moves through a strict, one-way status pipeline from the moment it enters the system.</w:t>
      </w:r>
    </w:p>
    <w:p w:rsidR="00000000" w:rsidDel="00000000" w:rsidP="00000000" w:rsidRDefault="00000000" w:rsidRPr="00000000" w14:paraId="000014D7">
      <w:pPr>
        <w:spacing w:after="60" w:before="60" w:lineRule="auto"/>
        <w:rPr>
          <w:sz w:val="20"/>
          <w:szCs w:val="20"/>
          <w:highlight w:val="white"/>
        </w:rPr>
      </w:pPr>
      <w:r w:rsidDel="00000000" w:rsidR="00000000" w:rsidRPr="00000000">
        <w:rPr>
          <w:rtl w:val="0"/>
        </w:rPr>
      </w:r>
    </w:p>
    <w:tbl>
      <w:tblPr>
        <w:tblStyle w:val="Table16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95"/>
        <w:gridCol w:w="2850"/>
        <w:gridCol w:w="3300"/>
        <w:tblGridChange w:id="0">
          <w:tblGrid>
            <w:gridCol w:w="3195"/>
            <w:gridCol w:w="2850"/>
            <w:gridCol w:w="330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D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Status</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D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Triggered By</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4D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Next State / Notes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DB">
            <w:pPr>
              <w:rPr>
                <w:b w:val="1"/>
                <w:bCs w:val="1"/>
                <w:sz w:val="20"/>
                <w:szCs w:val="20"/>
                <w:highlight w:val="white"/>
              </w:rPr>
            </w:pPr>
            <w:r w:rsidDel="00000000" w:rsidR="00000000" w:rsidRPr="00000000">
              <w:rPr>
                <w:b w:val="1"/>
                <w:bCs w:val="1"/>
                <w:sz w:val="20"/>
                <w:szCs w:val="20"/>
                <w:highlight w:val="white"/>
                <w:rtl w:val="0"/>
              </w:rPr>
              <w:t xml:space="preserve">available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DC">
            <w:pPr>
              <w:rPr>
                <w:color w:val="1b7a8a"/>
                <w:sz w:val="20"/>
                <w:szCs w:val="20"/>
                <w:highlight w:val="white"/>
              </w:rPr>
            </w:pPr>
            <w:r w:rsidDel="00000000" w:rsidR="00000000" w:rsidRPr="00000000">
              <w:rPr>
                <w:color w:val="1b7a8a"/>
                <w:sz w:val="20"/>
                <w:szCs w:val="20"/>
                <w:highlight w:val="white"/>
                <w:rtl w:val="0"/>
              </w:rPr>
              <w:t xml:space="preserve">Item uploaded by 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DD">
            <w:pPr>
              <w:rPr>
                <w:sz w:val="20"/>
                <w:szCs w:val="20"/>
                <w:highlight w:val="white"/>
              </w:rPr>
            </w:pPr>
            <w:r w:rsidDel="00000000" w:rsidR="00000000" w:rsidRPr="00000000">
              <w:rPr>
                <w:sz w:val="20"/>
                <w:szCs w:val="20"/>
                <w:highlight w:val="white"/>
                <w:rtl w:val="0"/>
              </w:rPr>
              <w:t xml:space="preserve">Visible in Step 4 product selection. Can be selected by dealer.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DE">
            <w:pPr>
              <w:rPr>
                <w:b w:val="1"/>
                <w:bCs w:val="1"/>
                <w:sz w:val="20"/>
                <w:szCs w:val="20"/>
                <w:highlight w:val="white"/>
              </w:rPr>
            </w:pPr>
            <w:r w:rsidDel="00000000" w:rsidR="00000000" w:rsidRPr="00000000">
              <w:rPr>
                <w:b w:val="1"/>
                <w:bCs w:val="1"/>
                <w:sz w:val="20"/>
                <w:szCs w:val="20"/>
                <w:highlight w:val="white"/>
                <w:rtl w:val="0"/>
              </w:rPr>
              <w:t xml:space="preserve">reserved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DF">
            <w:pPr>
              <w:rPr>
                <w:color w:val="1b7a8a"/>
                <w:sz w:val="20"/>
                <w:szCs w:val="20"/>
                <w:highlight w:val="white"/>
              </w:rPr>
            </w:pPr>
            <w:r w:rsidDel="00000000" w:rsidR="00000000" w:rsidRPr="00000000">
              <w:rPr>
                <w:color w:val="1b7a8a"/>
                <w:sz w:val="20"/>
                <w:szCs w:val="20"/>
                <w:highlight w:val="white"/>
                <w:rtl w:val="0"/>
              </w:rPr>
              <w:t xml:space="preserve">Dealer submits Step 4 (finance path)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0">
            <w:pPr>
              <w:rPr>
                <w:sz w:val="20"/>
                <w:szCs w:val="20"/>
                <w:highlight w:val="white"/>
              </w:rPr>
            </w:pPr>
            <w:r w:rsidDel="00000000" w:rsidR="00000000" w:rsidRPr="00000000">
              <w:rPr>
                <w:sz w:val="20"/>
                <w:szCs w:val="20"/>
                <w:highlight w:val="white"/>
                <w:rtl w:val="0"/>
              </w:rPr>
              <w:t xml:space="preserve">Locked against a specific lead. Not selectable for any other lead.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1">
            <w:pPr>
              <w:rPr>
                <w:b w:val="1"/>
                <w:bCs w:val="1"/>
                <w:sz w:val="20"/>
                <w:szCs w:val="20"/>
                <w:highlight w:val="white"/>
              </w:rPr>
            </w:pPr>
            <w:r w:rsidDel="00000000" w:rsidR="00000000" w:rsidRPr="00000000">
              <w:rPr>
                <w:b w:val="1"/>
                <w:bCs w:val="1"/>
                <w:sz w:val="20"/>
                <w:szCs w:val="20"/>
                <w:highlight w:val="white"/>
                <w:rtl w:val="0"/>
              </w:rPr>
              <w:t xml:space="preserve">sold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2">
            <w:pPr>
              <w:rPr>
                <w:color w:val="1b7a8a"/>
                <w:sz w:val="20"/>
                <w:szCs w:val="20"/>
                <w:highlight w:val="white"/>
              </w:rPr>
            </w:pPr>
            <w:r w:rsidDel="00000000" w:rsidR="00000000" w:rsidRPr="00000000">
              <w:rPr>
                <w:color w:val="1b7a8a"/>
                <w:sz w:val="20"/>
                <w:szCs w:val="20"/>
                <w:highlight w:val="white"/>
                <w:rtl w:val="0"/>
              </w:rPr>
              <w:t xml:space="preserve">OTP confirm-dispatch (finance) OR Confirm Sale (cash)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3">
            <w:pPr>
              <w:rPr>
                <w:sz w:val="20"/>
                <w:szCs w:val="20"/>
                <w:highlight w:val="white"/>
              </w:rPr>
            </w:pPr>
            <w:r w:rsidDel="00000000" w:rsidR="00000000" w:rsidRPr="00000000">
              <w:rPr>
                <w:sz w:val="20"/>
                <w:szCs w:val="20"/>
                <w:highlight w:val="white"/>
                <w:rtl w:val="0"/>
              </w:rPr>
              <w:t xml:space="preserve">Dispatched to customer. Triggers warranty + after-sales record.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4">
            <w:pPr>
              <w:rPr>
                <w:b w:val="1"/>
                <w:bCs w:val="1"/>
                <w:sz w:val="20"/>
                <w:szCs w:val="20"/>
                <w:highlight w:val="white"/>
              </w:rPr>
            </w:pPr>
            <w:r w:rsidDel="00000000" w:rsidR="00000000" w:rsidRPr="00000000">
              <w:rPr>
                <w:b w:val="1"/>
                <w:bCs w:val="1"/>
                <w:sz w:val="20"/>
                <w:szCs w:val="20"/>
                <w:highlight w:val="white"/>
                <w:rtl w:val="0"/>
              </w:rPr>
              <w:t xml:space="preserve">written_off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5">
            <w:pPr>
              <w:rPr>
                <w:color w:val="1b7a8a"/>
                <w:sz w:val="20"/>
                <w:szCs w:val="20"/>
                <w:highlight w:val="white"/>
              </w:rPr>
            </w:pPr>
            <w:r w:rsidDel="00000000" w:rsidR="00000000" w:rsidRPr="00000000">
              <w:rPr>
                <w:color w:val="1b7a8a"/>
                <w:sz w:val="20"/>
                <w:szCs w:val="20"/>
                <w:highlight w:val="white"/>
                <w:rtl w:val="0"/>
              </w:rPr>
              <w:t xml:space="preserve">Admin — write-off action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6">
            <w:pPr>
              <w:rPr>
                <w:sz w:val="20"/>
                <w:szCs w:val="20"/>
                <w:highlight w:val="white"/>
              </w:rPr>
            </w:pPr>
            <w:r w:rsidDel="00000000" w:rsidR="00000000" w:rsidRPr="00000000">
              <w:rPr>
                <w:sz w:val="20"/>
                <w:szCs w:val="20"/>
                <w:highlight w:val="white"/>
                <w:rtl w:val="0"/>
              </w:rPr>
              <w:t xml:space="preserve">Removed from available pool. No warranty created. Audit record created.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7">
            <w:pPr>
              <w:rPr>
                <w:b w:val="1"/>
                <w:bCs w:val="1"/>
                <w:sz w:val="20"/>
                <w:szCs w:val="20"/>
                <w:highlight w:val="white"/>
              </w:rPr>
            </w:pPr>
            <w:r w:rsidDel="00000000" w:rsidR="00000000" w:rsidRPr="00000000">
              <w:rPr>
                <w:b w:val="1"/>
                <w:bCs w:val="1"/>
                <w:sz w:val="20"/>
                <w:szCs w:val="20"/>
                <w:highlight w:val="white"/>
                <w:rtl w:val="0"/>
              </w:rPr>
              <w:t xml:space="preserve">available (released)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8">
            <w:pPr>
              <w:rPr>
                <w:color w:val="1b7a8a"/>
                <w:sz w:val="20"/>
                <w:szCs w:val="20"/>
                <w:highlight w:val="white"/>
              </w:rPr>
            </w:pPr>
            <w:r w:rsidDel="00000000" w:rsidR="00000000" w:rsidRPr="00000000">
              <w:rPr>
                <w:color w:val="1b7a8a"/>
                <w:sz w:val="20"/>
                <w:szCs w:val="20"/>
                <w:highlight w:val="white"/>
                <w:rtl w:val="0"/>
              </w:rPr>
              <w:t xml:space="preserve">Admin rejects product selection OR lead cancelled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9">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Returns from reserved → available. Item back in pool.</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A">
            <w:pPr>
              <w:rPr>
                <w:b w:val="1"/>
                <w:bCs w:val="1"/>
                <w:sz w:val="20"/>
                <w:szCs w:val="20"/>
                <w:highlight w:val="white"/>
              </w:rPr>
            </w:pPr>
            <w:r w:rsidDel="00000000" w:rsidR="00000000" w:rsidRPr="00000000">
              <w:rPr>
                <w:b w:val="1"/>
                <w:bCs w:val="1"/>
                <w:sz w:val="20"/>
                <w:szCs w:val="20"/>
                <w:highlight w:val="white"/>
                <w:rtl w:val="0"/>
              </w:rPr>
              <w:t xml:space="preserve">transferred_out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B">
            <w:pPr>
              <w:rPr>
                <w:color w:val="1b7a8a"/>
                <w:sz w:val="20"/>
                <w:szCs w:val="20"/>
                <w:highlight w:val="white"/>
              </w:rPr>
            </w:pPr>
            <w:r w:rsidDel="00000000" w:rsidR="00000000" w:rsidRPr="00000000">
              <w:rPr>
                <w:color w:val="1b7a8a"/>
                <w:sz w:val="20"/>
                <w:szCs w:val="20"/>
                <w:highlight w:val="white"/>
                <w:rtl w:val="0"/>
              </w:rPr>
              <w:t xml:space="preserve">Admin — inter-dealer transfer (sender)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C">
            <w:pPr>
              <w:rPr>
                <w:sz w:val="20"/>
                <w:szCs w:val="20"/>
                <w:highlight w:val="white"/>
              </w:rPr>
            </w:pPr>
            <w:r w:rsidDel="00000000" w:rsidR="00000000" w:rsidRPr="00000000">
              <w:rPr>
                <w:sz w:val="20"/>
                <w:szCs w:val="20"/>
                <w:highlight w:val="white"/>
                <w:rtl w:val="0"/>
              </w:rPr>
              <w:t xml:space="preserve">Being moved to another dealer. Not selectable during transit.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D">
            <w:pPr>
              <w:rPr>
                <w:b w:val="1"/>
                <w:bCs w:val="1"/>
                <w:sz w:val="20"/>
                <w:szCs w:val="20"/>
                <w:highlight w:val="white"/>
              </w:rPr>
            </w:pPr>
            <w:r w:rsidDel="00000000" w:rsidR="00000000" w:rsidRPr="00000000">
              <w:rPr>
                <w:b w:val="1"/>
                <w:bCs w:val="1"/>
                <w:sz w:val="20"/>
                <w:szCs w:val="20"/>
                <w:highlight w:val="white"/>
                <w:rtl w:val="0"/>
              </w:rPr>
              <w:t xml:space="preserve">transferred_in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E">
            <w:pPr>
              <w:rPr>
                <w:color w:val="1b7a8a"/>
                <w:sz w:val="20"/>
                <w:szCs w:val="20"/>
                <w:highlight w:val="white"/>
              </w:rPr>
            </w:pPr>
            <w:r w:rsidDel="00000000" w:rsidR="00000000" w:rsidRPr="00000000">
              <w:rPr>
                <w:color w:val="1b7a8a"/>
                <w:sz w:val="20"/>
                <w:szCs w:val="20"/>
                <w:highlight w:val="white"/>
                <w:rtl w:val="0"/>
              </w:rPr>
              <w:t xml:space="preserve">Admin — inter-dealer transfer (receiver)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4EF">
            <w:pPr>
              <w:rPr>
                <w:sz w:val="20"/>
                <w:szCs w:val="20"/>
                <w:highlight w:val="white"/>
              </w:rPr>
            </w:pPr>
            <w:r w:rsidDel="00000000" w:rsidR="00000000" w:rsidRPr="00000000">
              <w:rPr>
                <w:sz w:val="20"/>
                <w:szCs w:val="20"/>
                <w:highlight w:val="white"/>
                <w:rtl w:val="0"/>
              </w:rPr>
              <w:t xml:space="preserve">Pending dealer acknowledgement. Becomes available after acknowledgement.</w:t>
            </w:r>
          </w:p>
        </w:tc>
      </w:tr>
    </w:tbl>
    <w:p w:rsidR="00000000" w:rsidDel="00000000" w:rsidP="00000000" w:rsidRDefault="00000000" w:rsidRPr="00000000" w14:paraId="000014F0">
      <w:pPr>
        <w:spacing w:after="60" w:before="60" w:lineRule="auto"/>
        <w:rPr>
          <w:sz w:val="20"/>
          <w:szCs w:val="20"/>
          <w:highlight w:val="white"/>
        </w:rPr>
      </w:pPr>
      <w:r w:rsidDel="00000000" w:rsidR="00000000" w:rsidRPr="00000000">
        <w:rPr>
          <w:rtl w:val="0"/>
        </w:rPr>
      </w:r>
    </w:p>
    <w:tbl>
      <w:tblPr>
        <w:tblStyle w:val="Table16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170" w:hRule="atLeast"/>
          <w:tblHeader w:val="0"/>
        </w:trPr>
        <w:tc>
          <w:tcPr>
            <w:tcBorders>
              <w:top w:color="cccccc" w:space="0" w:sz="8" w:val="single"/>
              <w:left w:color="cccccc" w:space="0" w:sz="8" w:val="single"/>
              <w:bottom w:color="cccccc" w:space="0" w:sz="8" w:val="single"/>
              <w:right w:color="cccccc" w:space="0" w:sz="8" w:val="single"/>
            </w:tcBorders>
            <w:shd w:fill="fdecea" w:val="clear"/>
            <w:tcMar>
              <w:top w:w="120.0" w:type="dxa"/>
              <w:left w:w="160.0" w:type="dxa"/>
              <w:bottom w:w="120.0" w:type="dxa"/>
              <w:right w:w="160.0" w:type="dxa"/>
            </w:tcMar>
            <w:vAlign w:val="top"/>
          </w:tcPr>
          <w:p w:rsidR="00000000" w:rsidDel="00000000" w:rsidP="00000000" w:rsidRDefault="00000000" w:rsidRPr="00000000" w14:paraId="000014F1">
            <w:pPr>
              <w:rPr>
                <w:b w:val="1"/>
                <w:bCs w:val="1"/>
                <w:color w:val="c0392b"/>
                <w:sz w:val="20"/>
                <w:szCs w:val="20"/>
                <w:highlight w:val="white"/>
              </w:rPr>
            </w:pPr>
            <w:r w:rsidDel="00000000" w:rsidR="00000000" w:rsidRPr="00000000">
              <w:rPr>
                <w:b w:val="1"/>
                <w:bCs w:val="1"/>
                <w:color w:val="c0392b"/>
                <w:sz w:val="20"/>
                <w:szCs w:val="20"/>
                <w:highlight w:val="white"/>
                <w:rtl w:val="0"/>
              </w:rPr>
              <w:t xml:space="preserve">Irreversibility Rule</w:t>
            </w:r>
          </w:p>
          <w:p w:rsidR="00000000" w:rsidDel="00000000" w:rsidP="00000000" w:rsidRDefault="00000000" w:rsidRPr="00000000" w14:paraId="000014F2">
            <w:pPr>
              <w:spacing w:before="60" w:lineRule="auto"/>
              <w:rPr>
                <w:sz w:val="19"/>
                <w:szCs w:val="19"/>
                <w:highlight w:val="white"/>
              </w:rPr>
            </w:pPr>
            <w:r w:rsidDel="00000000" w:rsidR="00000000" w:rsidRPr="00000000">
              <w:rPr>
                <w:rFonts w:ascii="Arial Unicode MS" w:cs="Arial Unicode MS" w:eastAsia="Arial Unicode MS" w:hAnsi="Arial Unicode MS"/>
                <w:sz w:val="19"/>
                <w:szCs w:val="19"/>
                <w:highlight w:val="white"/>
                <w:rtl w:val="0"/>
              </w:rPr>
              <w:t xml:space="preserve">Once an item reaches 'sold' status it can never return to 'available'. The only permitted post-sold transitions are: sold → warranty_voided (admin action, requires approval) for fraud/error cases. This must go through a formal exception process and is logged permanently.</w:t>
            </w:r>
          </w:p>
        </w:tc>
      </w:tr>
    </w:tbl>
    <w:p w:rsidR="00000000" w:rsidDel="00000000" w:rsidP="00000000" w:rsidRDefault="00000000" w:rsidRPr="00000000" w14:paraId="000014F3">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4F4">
      <w:pPr>
        <w:spacing w:after="60" w:before="60" w:lineRule="auto"/>
        <w:rPr>
          <w:sz w:val="20"/>
          <w:szCs w:val="20"/>
          <w:highlight w:val="white"/>
        </w:rPr>
      </w:pPr>
      <w:r w:rsidDel="00000000" w:rsidR="00000000" w:rsidRPr="00000000">
        <w:rPr>
          <w:b w:val="1"/>
          <w:bCs w:val="1"/>
          <w:color w:val="1b7a8a"/>
          <w:sz w:val="28"/>
          <w:szCs w:val="28"/>
          <w:highlight w:val="white"/>
          <w:rtl w:val="0"/>
        </w:rPr>
        <w:t xml:space="preserve">Inventory Events Log</w:t>
      </w:r>
      <w:r w:rsidDel="00000000" w:rsidR="00000000" w:rsidRPr="00000000">
        <w:rPr>
          <w:rtl w:val="0"/>
        </w:rPr>
      </w:r>
    </w:p>
    <w:p w:rsidR="00000000" w:rsidDel="00000000" w:rsidP="00000000" w:rsidRDefault="00000000" w:rsidRPr="00000000" w14:paraId="000014F5">
      <w:pPr>
        <w:spacing w:after="60" w:before="60" w:lineRule="auto"/>
        <w:rPr>
          <w:sz w:val="20"/>
          <w:szCs w:val="20"/>
          <w:highlight w:val="white"/>
        </w:rPr>
      </w:pPr>
      <w:r w:rsidDel="00000000" w:rsidR="00000000" w:rsidRPr="00000000">
        <w:rPr>
          <w:sz w:val="20"/>
          <w:szCs w:val="20"/>
          <w:highlight w:val="white"/>
          <w:rtl w:val="0"/>
        </w:rPr>
        <w:t xml:space="preserve">Every status change is recorded in an inventory_events table. This gives a full audit trail for every serial number — who changed it, when, and why.</w:t>
      </w:r>
    </w:p>
    <w:p w:rsidR="00000000" w:rsidDel="00000000" w:rsidP="00000000" w:rsidRDefault="00000000" w:rsidRPr="00000000" w14:paraId="000014F6">
      <w:pPr>
        <w:spacing w:after="60" w:before="60" w:lineRule="auto"/>
        <w:rPr>
          <w:sz w:val="20"/>
          <w:szCs w:val="20"/>
          <w:highlight w:val="white"/>
        </w:rPr>
      </w:pPr>
      <w:r w:rsidDel="00000000" w:rsidR="00000000" w:rsidRPr="00000000">
        <w:rPr>
          <w:rtl w:val="0"/>
        </w:rPr>
      </w:r>
    </w:p>
    <w:tbl>
      <w:tblPr>
        <w:tblStyle w:val="Table16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08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4F7">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Every status change calls: POST /api/inventory/log-event (internal)</w:t>
            </w:r>
          </w:p>
          <w:p w:rsidR="00000000" w:rsidDel="00000000" w:rsidP="00000000" w:rsidRDefault="00000000" w:rsidRPr="00000000" w14:paraId="000014F8">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4F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Event types: uploaded | reserved | released | sold | written_off |</w:t>
            </w:r>
          </w:p>
          <w:p w:rsidR="00000000" w:rsidDel="00000000" w:rsidP="00000000" w:rsidRDefault="00000000" w:rsidRPr="00000000" w14:paraId="000014FA">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transfer_initiated | transfer_received | iot_linked | edited</w:t>
            </w:r>
          </w:p>
        </w:tc>
      </w:tr>
    </w:tbl>
    <w:p w:rsidR="00000000" w:rsidDel="00000000" w:rsidP="00000000" w:rsidRDefault="00000000" w:rsidRPr="00000000" w14:paraId="000014FB">
      <w:pPr>
        <w:spacing w:after="60" w:before="60" w:lineRule="auto"/>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4FC">
      <w:pPr>
        <w:spacing w:after="60" w:before="60" w:lineRule="auto"/>
        <w:rPr>
          <w:b w:val="1"/>
          <w:bCs w:val="1"/>
          <w:color w:val="003366"/>
          <w:sz w:val="38"/>
          <w:szCs w:val="38"/>
          <w:highlight w:val="white"/>
        </w:rPr>
      </w:pPr>
      <w:r w:rsidDel="00000000" w:rsidR="00000000" w:rsidRPr="00000000">
        <w:rPr>
          <w:b w:val="1"/>
          <w:bCs w:val="1"/>
          <w:color w:val="003366"/>
          <w:sz w:val="38"/>
          <w:szCs w:val="38"/>
          <w:highlight w:val="white"/>
          <w:rtl w:val="0"/>
        </w:rPr>
        <w:t xml:space="preserve">DEALER SIDE — INVENTORY VIEW</w:t>
      </w:r>
    </w:p>
    <w:p w:rsidR="00000000" w:rsidDel="00000000" w:rsidP="00000000" w:rsidRDefault="00000000" w:rsidRPr="00000000" w14:paraId="000014FD">
      <w:pPr>
        <w:spacing w:after="60" w:before="60" w:lineRule="auto"/>
        <w:rPr>
          <w:b w:val="1"/>
          <w:bCs w:val="1"/>
          <w:color w:val="003366"/>
          <w:sz w:val="20"/>
          <w:szCs w:val="20"/>
          <w:highlight w:val="white"/>
        </w:rPr>
      </w:pPr>
      <w:r w:rsidDel="00000000" w:rsidR="00000000" w:rsidRPr="00000000">
        <w:rPr>
          <w:sz w:val="20"/>
          <w:szCs w:val="20"/>
          <w:highlight w:val="white"/>
          <w:rtl w:val="0"/>
        </w:rPr>
        <w:t xml:space="preserve">Once admin uploads inventory for a dealer, it becomes immediately visible in the dealer's Inventory section of the navigation menu. The dealer cannot add, edit, or delete inventory — they can only view it and use it in the lead workflow</w:t>
      </w:r>
      <w:r w:rsidDel="00000000" w:rsidR="00000000" w:rsidRPr="00000000">
        <w:rPr>
          <w:b w:val="1"/>
          <w:bCs w:val="1"/>
          <w:color w:val="003366"/>
          <w:sz w:val="20"/>
          <w:szCs w:val="20"/>
          <w:highlight w:val="white"/>
          <w:rtl w:val="0"/>
        </w:rPr>
        <w:t xml:space="preserve">.</w:t>
      </w:r>
    </w:p>
    <w:p w:rsidR="00000000" w:rsidDel="00000000" w:rsidP="00000000" w:rsidRDefault="00000000" w:rsidRPr="00000000" w14:paraId="000014FE">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Dealer Inventory Screen — Navigation</w:t>
      </w:r>
    </w:p>
    <w:p w:rsidR="00000000" w:rsidDel="00000000" w:rsidP="00000000" w:rsidRDefault="00000000" w:rsidRPr="00000000" w14:paraId="000014FF">
      <w:pPr>
        <w:spacing w:after="60" w:before="6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Dealer Navigation → Inventory</w:t>
      </w:r>
    </w:p>
    <w:p w:rsidR="00000000" w:rsidDel="00000000" w:rsidP="00000000" w:rsidRDefault="00000000" w:rsidRPr="00000000" w14:paraId="00001500">
      <w:pPr>
        <w:spacing w:after="60" w:before="60" w:lineRule="auto"/>
        <w:rPr>
          <w:sz w:val="20"/>
          <w:szCs w:val="20"/>
          <w:highlight w:val="white"/>
        </w:rPr>
      </w:pPr>
      <w:r w:rsidDel="00000000" w:rsidR="00000000" w:rsidRPr="00000000">
        <w:rPr>
          <w:rtl w:val="0"/>
        </w:rPr>
      </w:r>
    </w:p>
    <w:tbl>
      <w:tblPr>
        <w:tblStyle w:val="Table16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501">
            <w:pPr>
              <w:rPr>
                <w:b w:val="1"/>
                <w:bCs w:val="1"/>
                <w:color w:val="ffffff"/>
                <w:sz w:val="18"/>
                <w:szCs w:val="18"/>
                <w:shd w:fill="078307" w:val="clear"/>
              </w:rPr>
            </w:pPr>
            <w:r w:rsidDel="00000000" w:rsidR="00000000" w:rsidRPr="00000000">
              <w:rPr>
                <w:b w:val="1"/>
                <w:bCs w:val="1"/>
                <w:color w:val="ffffff"/>
                <w:sz w:val="18"/>
                <w:szCs w:val="18"/>
                <w:shd w:fill="078307" w:val="clear"/>
                <w:rtl w:val="0"/>
              </w:rPr>
              <w:t xml:space="preserve">Element</w:t>
            </w:r>
          </w:p>
        </w:tc>
        <w:tc>
          <w:tcPr>
            <w:tcBorders>
              <w:top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502">
            <w:pPr>
              <w:rPr>
                <w:b w:val="1"/>
                <w:bCs w:val="1"/>
                <w:color w:val="ffffff"/>
                <w:sz w:val="18"/>
                <w:szCs w:val="18"/>
                <w:shd w:fill="078307" w:val="clear"/>
              </w:rPr>
            </w:pPr>
            <w:r w:rsidDel="00000000" w:rsidR="00000000" w:rsidRPr="00000000">
              <w:rPr>
                <w:b w:val="1"/>
                <w:bCs w:val="1"/>
                <w:color w:val="ffffff"/>
                <w:sz w:val="18"/>
                <w:szCs w:val="18"/>
                <w:shd w:fill="078307" w:val="clear"/>
                <w:rtl w:val="0"/>
              </w:rPr>
              <w:t xml:space="preserve">Description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03">
            <w:pPr>
              <w:rPr>
                <w:sz w:val="20"/>
                <w:szCs w:val="20"/>
                <w:highlight w:val="white"/>
              </w:rPr>
            </w:pPr>
            <w:r w:rsidDel="00000000" w:rsidR="00000000" w:rsidRPr="00000000">
              <w:rPr>
                <w:sz w:val="20"/>
                <w:szCs w:val="20"/>
                <w:highlight w:val="white"/>
                <w:rtl w:val="0"/>
              </w:rPr>
              <w:t xml:space="preserve">Page Title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04">
            <w:pPr>
              <w:rPr>
                <w:sz w:val="20"/>
                <w:szCs w:val="20"/>
                <w:highlight w:val="white"/>
              </w:rPr>
            </w:pPr>
            <w:r w:rsidDel="00000000" w:rsidR="00000000" w:rsidRPr="00000000">
              <w:rPr>
                <w:sz w:val="20"/>
                <w:szCs w:val="20"/>
                <w:highlight w:val="white"/>
                <w:rtl w:val="0"/>
              </w:rPr>
              <w:t xml:space="preserve">My Inventory</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05">
            <w:pPr>
              <w:rPr>
                <w:sz w:val="20"/>
                <w:szCs w:val="20"/>
                <w:highlight w:val="white"/>
              </w:rPr>
            </w:pPr>
            <w:r w:rsidDel="00000000" w:rsidR="00000000" w:rsidRPr="00000000">
              <w:rPr>
                <w:sz w:val="20"/>
                <w:szCs w:val="20"/>
                <w:highlight w:val="white"/>
                <w:rtl w:val="0"/>
              </w:rPr>
              <w:t xml:space="preserve">Tabs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06">
            <w:pPr>
              <w:rPr>
                <w:sz w:val="20"/>
                <w:szCs w:val="20"/>
                <w:highlight w:val="white"/>
              </w:rPr>
            </w:pPr>
            <w:r w:rsidDel="00000000" w:rsidR="00000000" w:rsidRPr="00000000">
              <w:rPr>
                <w:sz w:val="20"/>
                <w:szCs w:val="20"/>
                <w:highlight w:val="white"/>
                <w:rtl w:val="0"/>
              </w:rPr>
              <w:t xml:space="preserve">Batteries | Chargers | Paraphernalia</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07">
            <w:pPr>
              <w:rPr>
                <w:sz w:val="20"/>
                <w:szCs w:val="20"/>
                <w:highlight w:val="white"/>
              </w:rPr>
            </w:pPr>
            <w:r w:rsidDel="00000000" w:rsidR="00000000" w:rsidRPr="00000000">
              <w:rPr>
                <w:sz w:val="20"/>
                <w:szCs w:val="20"/>
                <w:highlight w:val="white"/>
                <w:rtl w:val="0"/>
              </w:rPr>
              <w:t xml:space="preserve">Summary Cards (top)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08">
            <w:pPr>
              <w:rPr>
                <w:sz w:val="20"/>
                <w:szCs w:val="20"/>
                <w:highlight w:val="white"/>
              </w:rPr>
            </w:pPr>
            <w:r w:rsidDel="00000000" w:rsidR="00000000" w:rsidRPr="00000000">
              <w:rPr>
                <w:sz w:val="20"/>
                <w:szCs w:val="20"/>
                <w:highlight w:val="white"/>
                <w:rtl w:val="0"/>
              </w:rPr>
              <w:t xml:space="preserve">Three count cards: Available Batteries | Available Chargers | Total Paraphernalia items. Updates in real-time.</w:t>
            </w:r>
          </w:p>
        </w:tc>
      </w:tr>
      <w:tr>
        <w:trPr>
          <w:cantSplit w:val="0"/>
          <w:trHeight w:val="118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09">
            <w:pPr>
              <w:rPr>
                <w:sz w:val="20"/>
                <w:szCs w:val="20"/>
                <w:highlight w:val="white"/>
              </w:rPr>
            </w:pPr>
            <w:r w:rsidDel="00000000" w:rsidR="00000000" w:rsidRPr="00000000">
              <w:rPr>
                <w:sz w:val="20"/>
                <w:szCs w:val="20"/>
                <w:highlight w:val="white"/>
                <w:rtl w:val="0"/>
              </w:rPr>
              <w:t xml:space="preserve">Ageing Alert Banner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0A">
            <w:pPr>
              <w:rPr>
                <w:sz w:val="20"/>
                <w:szCs w:val="20"/>
                <w:highlight w:val="white"/>
              </w:rPr>
            </w:pPr>
            <w:r w:rsidDel="00000000" w:rsidR="00000000" w:rsidRPr="00000000">
              <w:rPr>
                <w:sz w:val="20"/>
                <w:szCs w:val="20"/>
                <w:highlight w:val="white"/>
                <w:rtl w:val="0"/>
              </w:rPr>
              <w:t xml:space="preserve">If any battery or charger has inventory_age &gt; 180 days:  'X items have been in stock for over 180 days. Prioritise dispatch.' Banner is dismissible per session but reappears next login.</w:t>
            </w:r>
          </w:p>
        </w:tc>
      </w:tr>
    </w:tbl>
    <w:p w:rsidR="00000000" w:rsidDel="00000000" w:rsidP="00000000" w:rsidRDefault="00000000" w:rsidRPr="00000000" w14:paraId="0000150B">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50C">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50D">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50E">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50F">
      <w:pPr>
        <w:spacing w:after="60" w:before="60" w:lineRule="auto"/>
        <w:rPr>
          <w:b w:val="1"/>
          <w:bCs w:val="1"/>
          <w:color w:val="1b7a8a"/>
          <w:sz w:val="28"/>
          <w:szCs w:val="28"/>
          <w:shd w:fill="1b7a8a" w:val="clear"/>
        </w:rPr>
      </w:pPr>
      <w:r w:rsidDel="00000000" w:rsidR="00000000" w:rsidRPr="00000000">
        <w:rPr>
          <w:b w:val="1"/>
          <w:bCs w:val="1"/>
          <w:color w:val="1b7a8a"/>
          <w:sz w:val="28"/>
          <w:szCs w:val="28"/>
          <w:highlight w:val="white"/>
          <w:rtl w:val="0"/>
        </w:rPr>
        <w:t xml:space="preserve">Battery Tab — Table View</w:t>
      </w:r>
      <w:r w:rsidDel="00000000" w:rsidR="00000000" w:rsidRPr="00000000">
        <w:rPr>
          <w:rtl w:val="0"/>
        </w:rPr>
      </w:r>
    </w:p>
    <w:tbl>
      <w:tblPr>
        <w:tblStyle w:val="Table17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65"/>
        <w:gridCol w:w="3570"/>
        <w:gridCol w:w="2910"/>
        <w:tblGridChange w:id="0">
          <w:tblGrid>
            <w:gridCol w:w="2865"/>
            <w:gridCol w:w="3570"/>
            <w:gridCol w:w="291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510">
            <w:pPr>
              <w:rPr>
                <w:b w:val="1"/>
                <w:bCs w:val="1"/>
                <w:color w:val="ffffff"/>
                <w:sz w:val="18"/>
                <w:szCs w:val="18"/>
                <w:shd w:fill="1b7a8a" w:val="clear"/>
              </w:rPr>
            </w:pPr>
            <w:r w:rsidDel="00000000" w:rsidR="00000000" w:rsidRPr="00000000">
              <w:rPr>
                <w:b w:val="1"/>
                <w:bCs w:val="1"/>
                <w:color w:val="ffffff"/>
                <w:sz w:val="18"/>
                <w:szCs w:val="18"/>
                <w:shd w:fill="1b7a8a" w:val="clear"/>
                <w:rtl w:val="0"/>
              </w:rPr>
              <w:t xml:space="preserve">Column</w:t>
            </w:r>
          </w:p>
        </w:tc>
        <w:tc>
          <w:tcPr>
            <w:tcBorders>
              <w:top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511">
            <w:pPr>
              <w:rPr>
                <w:b w:val="1"/>
                <w:bCs w:val="1"/>
                <w:color w:val="ffffff"/>
                <w:sz w:val="18"/>
                <w:szCs w:val="18"/>
                <w:shd w:fill="1b7a8a" w:val="clear"/>
              </w:rPr>
            </w:pPr>
            <w:r w:rsidDel="00000000" w:rsidR="00000000" w:rsidRPr="00000000">
              <w:rPr>
                <w:b w:val="1"/>
                <w:bCs w:val="1"/>
                <w:color w:val="ffffff"/>
                <w:sz w:val="18"/>
                <w:szCs w:val="18"/>
                <w:shd w:fill="1b7a8a" w:val="clear"/>
                <w:rtl w:val="0"/>
              </w:rPr>
              <w:t xml:space="preserve">Source</w:t>
            </w:r>
          </w:p>
        </w:tc>
        <w:tc>
          <w:tcPr>
            <w:tcBorders>
              <w:top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512">
            <w:pPr>
              <w:rPr>
                <w:b w:val="1"/>
                <w:bCs w:val="1"/>
                <w:color w:val="ffffff"/>
                <w:sz w:val="18"/>
                <w:szCs w:val="18"/>
                <w:shd w:fill="1b7a8a" w:val="clear"/>
              </w:rPr>
            </w:pPr>
            <w:r w:rsidDel="00000000" w:rsidR="00000000" w:rsidRPr="00000000">
              <w:rPr>
                <w:b w:val="1"/>
                <w:bCs w:val="1"/>
                <w:color w:val="ffffff"/>
                <w:sz w:val="18"/>
                <w:szCs w:val="18"/>
                <w:shd w:fill="1b7a8a" w:val="clear"/>
                <w:rtl w:val="0"/>
              </w:rPr>
              <w:t xml:space="preserve">Notes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3">
            <w:pPr>
              <w:rPr>
                <w:b w:val="1"/>
                <w:bCs w:val="1"/>
                <w:sz w:val="20"/>
                <w:szCs w:val="20"/>
                <w:highlight w:val="white"/>
              </w:rPr>
            </w:pPr>
            <w:r w:rsidDel="00000000" w:rsidR="00000000" w:rsidRPr="00000000">
              <w:rPr>
                <w:b w:val="1"/>
                <w:bCs w:val="1"/>
                <w:sz w:val="20"/>
                <w:szCs w:val="20"/>
                <w:highlight w:val="white"/>
                <w:rtl w:val="0"/>
              </w:rPr>
              <w:t xml:space="preserve">Serial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4">
            <w:pPr>
              <w:rPr>
                <w:b w:val="1"/>
                <w:bCs w:val="1"/>
                <w:sz w:val="20"/>
                <w:szCs w:val="20"/>
                <w:highlight w:val="white"/>
              </w:rPr>
            </w:pPr>
            <w:r w:rsidDel="00000000" w:rsidR="00000000" w:rsidRPr="00000000">
              <w:rPr>
                <w:b w:val="1"/>
                <w:bCs w:val="1"/>
                <w:sz w:val="20"/>
                <w:szCs w:val="20"/>
                <w:highlight w:val="white"/>
                <w:rtl w:val="0"/>
              </w:rPr>
              <w:t xml:space="preserve">inventory.serial_number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5">
            <w:pPr>
              <w:rPr>
                <w:b w:val="1"/>
                <w:bCs w:val="1"/>
                <w:sz w:val="20"/>
                <w:szCs w:val="20"/>
                <w:highlight w:val="white"/>
              </w:rPr>
            </w:pPr>
            <w:r w:rsidDel="00000000" w:rsidR="00000000" w:rsidRPr="00000000">
              <w:rPr>
                <w:b w:val="1"/>
                <w:bCs w:val="1"/>
                <w:sz w:val="20"/>
                <w:szCs w:val="20"/>
                <w:highlight w:val="white"/>
                <w:rtl w:val="0"/>
              </w:rPr>
              <w:t xml:space="preserve">Clickable — opens detail card modal.</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6">
            <w:pPr>
              <w:rPr>
                <w:b w:val="1"/>
                <w:bCs w:val="1"/>
                <w:sz w:val="20"/>
                <w:szCs w:val="20"/>
                <w:highlight w:val="white"/>
              </w:rPr>
            </w:pPr>
            <w:r w:rsidDel="00000000" w:rsidR="00000000" w:rsidRPr="00000000">
              <w:rPr>
                <w:b w:val="1"/>
                <w:bCs w:val="1"/>
                <w:sz w:val="20"/>
                <w:szCs w:val="20"/>
                <w:highlight w:val="white"/>
                <w:rtl w:val="0"/>
              </w:rPr>
              <w:t xml:space="preserve">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7">
            <w:pPr>
              <w:rPr>
                <w:b w:val="1"/>
                <w:bCs w:val="1"/>
                <w:sz w:val="20"/>
                <w:szCs w:val="20"/>
                <w:highlight w:val="white"/>
              </w:rPr>
            </w:pPr>
            <w:r w:rsidDel="00000000" w:rsidR="00000000" w:rsidRPr="00000000">
              <w:rPr>
                <w:b w:val="1"/>
                <w:bCs w:val="1"/>
                <w:sz w:val="20"/>
                <w:szCs w:val="20"/>
                <w:highlight w:val="white"/>
                <w:rtl w:val="0"/>
              </w:rPr>
              <w:t xml:space="preserve">inventory.battery_model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8">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9">
            <w:pPr>
              <w:rPr>
                <w:b w:val="1"/>
                <w:bCs w:val="1"/>
                <w:sz w:val="20"/>
                <w:szCs w:val="20"/>
                <w:highlight w:val="white"/>
              </w:rPr>
            </w:pPr>
            <w:r w:rsidDel="00000000" w:rsidR="00000000" w:rsidRPr="00000000">
              <w:rPr>
                <w:b w:val="1"/>
                <w:bCs w:val="1"/>
                <w:sz w:val="20"/>
                <w:szCs w:val="20"/>
                <w:highlight w:val="white"/>
                <w:rtl w:val="0"/>
              </w:rPr>
              <w:t xml:space="preserve">Category / Sub-Category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A">
            <w:pPr>
              <w:rPr>
                <w:b w:val="1"/>
                <w:bCs w:val="1"/>
                <w:sz w:val="20"/>
                <w:szCs w:val="20"/>
                <w:highlight w:val="white"/>
              </w:rPr>
            </w:pPr>
            <w:r w:rsidDel="00000000" w:rsidR="00000000" w:rsidRPr="00000000">
              <w:rPr>
                <w:b w:val="1"/>
                <w:bCs w:val="1"/>
                <w:sz w:val="20"/>
                <w:szCs w:val="20"/>
                <w:highlight w:val="white"/>
                <w:rtl w:val="0"/>
              </w:rPr>
              <w:t xml:space="preserve">inventory.category + sub_category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B">
            <w:pPr>
              <w:rPr>
                <w:b w:val="1"/>
                <w:bCs w:val="1"/>
                <w:sz w:val="20"/>
                <w:szCs w:val="20"/>
                <w:highlight w:val="white"/>
              </w:rPr>
            </w:pPr>
            <w:r w:rsidDel="00000000" w:rsidR="00000000" w:rsidRPr="00000000">
              <w:rPr>
                <w:b w:val="1"/>
                <w:bCs w:val="1"/>
                <w:sz w:val="20"/>
                <w:szCs w:val="20"/>
                <w:highlight w:val="white"/>
                <w:rtl w:val="0"/>
              </w:rPr>
              <w:t xml:space="preserve">e.g. 3W / E-Rickshaw</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C">
            <w:pPr>
              <w:rPr>
                <w:b w:val="1"/>
                <w:bCs w:val="1"/>
                <w:sz w:val="20"/>
                <w:szCs w:val="20"/>
                <w:highlight w:val="white"/>
              </w:rPr>
            </w:pPr>
            <w:r w:rsidDel="00000000" w:rsidR="00000000" w:rsidRPr="00000000">
              <w:rPr>
                <w:b w:val="1"/>
                <w:bCs w:val="1"/>
                <w:sz w:val="20"/>
                <w:szCs w:val="20"/>
                <w:highlight w:val="white"/>
                <w:rtl w:val="0"/>
              </w:rPr>
              <w:t xml:space="preserve">Invoice 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D">
            <w:pPr>
              <w:rPr>
                <w:b w:val="1"/>
                <w:bCs w:val="1"/>
                <w:sz w:val="20"/>
                <w:szCs w:val="20"/>
                <w:highlight w:val="white"/>
              </w:rPr>
            </w:pPr>
            <w:r w:rsidDel="00000000" w:rsidR="00000000" w:rsidRPr="00000000">
              <w:rPr>
                <w:b w:val="1"/>
                <w:bCs w:val="1"/>
                <w:sz w:val="20"/>
                <w:szCs w:val="20"/>
                <w:highlight w:val="white"/>
                <w:rtl w:val="0"/>
              </w:rPr>
              <w:t xml:space="preserve">inventory.invoice_date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E">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1F">
            <w:pPr>
              <w:rPr>
                <w:b w:val="1"/>
                <w:bCs w:val="1"/>
                <w:sz w:val="20"/>
                <w:szCs w:val="20"/>
                <w:highlight w:val="white"/>
              </w:rPr>
            </w:pPr>
            <w:r w:rsidDel="00000000" w:rsidR="00000000" w:rsidRPr="00000000">
              <w:rPr>
                <w:b w:val="1"/>
                <w:bCs w:val="1"/>
                <w:sz w:val="20"/>
                <w:szCs w:val="20"/>
                <w:highlight w:val="white"/>
                <w:rtl w:val="0"/>
              </w:rPr>
              <w:t xml:space="preserve">Inventory Age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20">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TODAY − invoice_date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21">
            <w:pPr>
              <w:rPr>
                <w:b w:val="1"/>
                <w:bCs w:val="1"/>
                <w:sz w:val="20"/>
                <w:szCs w:val="20"/>
                <w:highlight w:val="white"/>
              </w:rPr>
            </w:pPr>
            <w:r w:rsidDel="00000000" w:rsidR="00000000" w:rsidRPr="00000000">
              <w:rPr>
                <w:b w:val="1"/>
                <w:bCs w:val="1"/>
                <w:sz w:val="20"/>
                <w:szCs w:val="20"/>
                <w:highlight w:val="white"/>
                <w:rtl w:val="0"/>
              </w:rPr>
              <w:t xml:space="preserve">Colour-coded: green (&lt;90d) | orange (90–180d) | red (&gt;180d)</w:t>
            </w:r>
          </w:p>
        </w:tc>
      </w:tr>
      <w:tr>
        <w:trPr>
          <w:cantSplit w:val="0"/>
          <w:trHeight w:val="72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22">
            <w:pPr>
              <w:rPr>
                <w:b w:val="1"/>
                <w:bCs w:val="1"/>
                <w:sz w:val="20"/>
                <w:szCs w:val="20"/>
                <w:highlight w:val="white"/>
              </w:rPr>
            </w:pPr>
            <w:r w:rsidDel="00000000" w:rsidR="00000000" w:rsidRPr="00000000">
              <w:rPr>
                <w:b w:val="1"/>
                <w:bCs w:val="1"/>
                <w:sz w:val="20"/>
                <w:szCs w:val="20"/>
                <w:highlight w:val="white"/>
                <w:rtl w:val="0"/>
              </w:rPr>
              <w:t xml:space="preserve">SOC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23">
            <w:pPr>
              <w:rPr>
                <w:b w:val="1"/>
                <w:bCs w:val="1"/>
                <w:sz w:val="20"/>
                <w:szCs w:val="20"/>
                <w:highlight w:val="white"/>
              </w:rPr>
            </w:pPr>
            <w:r w:rsidDel="00000000" w:rsidR="00000000" w:rsidRPr="00000000">
              <w:rPr>
                <w:b w:val="1"/>
                <w:bCs w:val="1"/>
                <w:sz w:val="20"/>
                <w:szCs w:val="20"/>
                <w:highlight w:val="white"/>
                <w:rtl w:val="0"/>
              </w:rPr>
              <w:t xml:space="preserve">IoT backend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24">
            <w:pPr>
              <w:rPr>
                <w:b w:val="1"/>
                <w:bCs w:val="1"/>
                <w:sz w:val="20"/>
                <w:szCs w:val="20"/>
                <w:highlight w:val="white"/>
              </w:rPr>
            </w:pPr>
            <w:r w:rsidDel="00000000" w:rsidR="00000000" w:rsidRPr="00000000">
              <w:rPr>
                <w:b w:val="1"/>
                <w:bCs w:val="1"/>
                <w:sz w:val="20"/>
                <w:szCs w:val="20"/>
                <w:highlight w:val="white"/>
                <w:rtl w:val="0"/>
              </w:rPr>
              <w:t xml:space="preserve">% if available. 'N/A' if no IoT.  if stale &gt;24h.</w:t>
            </w:r>
          </w:p>
        </w:tc>
      </w:tr>
      <w:tr>
        <w:trPr>
          <w:cantSplit w:val="0"/>
          <w:trHeight w:val="75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25">
            <w:pPr>
              <w:rPr>
                <w:b w:val="1"/>
                <w:bCs w:val="1"/>
                <w:sz w:val="20"/>
                <w:szCs w:val="20"/>
                <w:highlight w:val="white"/>
              </w:rPr>
            </w:pPr>
            <w:r w:rsidDel="00000000" w:rsidR="00000000" w:rsidRPr="00000000">
              <w:rPr>
                <w:b w:val="1"/>
                <w:bCs w:val="1"/>
                <w:sz w:val="20"/>
                <w:szCs w:val="20"/>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26">
            <w:pPr>
              <w:rPr>
                <w:b w:val="1"/>
                <w:bCs w:val="1"/>
                <w:sz w:val="20"/>
                <w:szCs w:val="20"/>
                <w:highlight w:val="white"/>
              </w:rPr>
            </w:pPr>
            <w:r w:rsidDel="00000000" w:rsidR="00000000" w:rsidRPr="00000000">
              <w:rPr>
                <w:b w:val="1"/>
                <w:bCs w:val="1"/>
                <w:sz w:val="20"/>
                <w:szCs w:val="20"/>
                <w:highlight w:val="white"/>
                <w:rtl w:val="0"/>
              </w:rPr>
              <w:t xml:space="preserve">inventory.status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27">
            <w:pPr>
              <w:rPr>
                <w:b w:val="1"/>
                <w:bCs w:val="1"/>
                <w:sz w:val="20"/>
                <w:szCs w:val="20"/>
                <w:highlight w:val="white"/>
              </w:rPr>
            </w:pPr>
            <w:r w:rsidDel="00000000" w:rsidR="00000000" w:rsidRPr="00000000">
              <w:rPr>
                <w:rFonts w:ascii="Arial Unicode MS" w:cs="Arial Unicode MS" w:eastAsia="Arial Unicode MS" w:hAnsi="Arial Unicode MS"/>
                <w:b w:val="1"/>
                <w:bCs w:val="1"/>
                <w:sz w:val="20"/>
                <w:szCs w:val="20"/>
                <w:highlight w:val="white"/>
                <w:rtl w:val="0"/>
              </w:rPr>
              <w:t xml:space="preserve">Available | Reserved  | Sold ✓</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28">
            <w:pPr>
              <w:rPr>
                <w:b w:val="1"/>
                <w:bCs w:val="1"/>
                <w:sz w:val="20"/>
                <w:szCs w:val="20"/>
                <w:highlight w:val="white"/>
              </w:rPr>
            </w:pPr>
            <w:r w:rsidDel="00000000" w:rsidR="00000000" w:rsidRPr="00000000">
              <w:rPr>
                <w:b w:val="1"/>
                <w:bCs w:val="1"/>
                <w:sz w:val="20"/>
                <w:szCs w:val="20"/>
                <w:highlight w:val="white"/>
                <w:rtl w:val="0"/>
              </w:rPr>
              <w:t xml:space="preserve">Linked Lead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29">
            <w:pPr>
              <w:rPr>
                <w:b w:val="1"/>
                <w:bCs w:val="1"/>
                <w:sz w:val="20"/>
                <w:szCs w:val="20"/>
                <w:highlight w:val="white"/>
              </w:rPr>
            </w:pPr>
            <w:r w:rsidDel="00000000" w:rsidR="00000000" w:rsidRPr="00000000">
              <w:rPr>
                <w:b w:val="1"/>
                <w:bCs w:val="1"/>
                <w:sz w:val="20"/>
                <w:szCs w:val="20"/>
                <w:highlight w:val="white"/>
                <w:rtl w:val="0"/>
              </w:rPr>
              <w:t xml:space="preserve">inventory.linked_lead_id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2A">
            <w:pPr>
              <w:rPr>
                <w:b w:val="1"/>
                <w:bCs w:val="1"/>
                <w:sz w:val="20"/>
                <w:szCs w:val="20"/>
                <w:highlight w:val="white"/>
              </w:rPr>
            </w:pPr>
            <w:r w:rsidDel="00000000" w:rsidR="00000000" w:rsidRPr="00000000">
              <w:rPr>
                <w:b w:val="1"/>
                <w:bCs w:val="1"/>
                <w:sz w:val="20"/>
                <w:szCs w:val="20"/>
                <w:highlight w:val="white"/>
                <w:rtl w:val="0"/>
              </w:rPr>
              <w:t xml:space="preserve">Shown only if Reserved. Shows lead reference number.</w:t>
            </w:r>
          </w:p>
        </w:tc>
      </w:tr>
    </w:tbl>
    <w:p w:rsidR="00000000" w:rsidDel="00000000" w:rsidP="00000000" w:rsidRDefault="00000000" w:rsidRPr="00000000" w14:paraId="0000152B">
      <w:pPr>
        <w:spacing w:after="60" w:before="60" w:lineRule="auto"/>
        <w:rPr>
          <w:b w:val="1"/>
          <w:bCs w:val="1"/>
          <w:color w:val="003366"/>
          <w:sz w:val="38"/>
          <w:szCs w:val="38"/>
          <w:highlight w:val="white"/>
        </w:rPr>
      </w:pPr>
      <w:r w:rsidDel="00000000" w:rsidR="00000000" w:rsidRPr="00000000">
        <w:rPr>
          <w:rtl w:val="0"/>
        </w:rPr>
      </w:r>
    </w:p>
    <w:tbl>
      <w:tblPr>
        <w:tblStyle w:val="Table17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68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52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GET /api/inventory/dealer/:dealerId/batteries</w:t>
            </w:r>
          </w:p>
          <w:p w:rsidR="00000000" w:rsidDel="00000000" w:rsidP="00000000" w:rsidRDefault="00000000" w:rsidRPr="00000000" w14:paraId="0000152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?status=available|reserved|sold|all   (default: all)</w:t>
            </w:r>
          </w:p>
          <w:p w:rsidR="00000000" w:rsidDel="00000000" w:rsidP="00000000" w:rsidRDefault="00000000" w:rsidRPr="00000000" w14:paraId="0000152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&amp;category=3W   (optional filter)</w:t>
            </w:r>
          </w:p>
          <w:p w:rsidR="00000000" w:rsidDel="00000000" w:rsidP="00000000" w:rsidRDefault="00000000" w:rsidRPr="00000000" w14:paraId="0000152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&amp;sort=invoice_date_asc   (default: oldest first)</w:t>
            </w:r>
          </w:p>
          <w:p w:rsidR="00000000" w:rsidDel="00000000" w:rsidP="00000000" w:rsidRDefault="00000000" w:rsidRPr="00000000" w14:paraId="00001530">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53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Response: [{ serialNumber, model, category, subCategory, invoiceDate,</w:t>
            </w:r>
          </w:p>
          <w:p w:rsidR="00000000" w:rsidDel="00000000" w:rsidP="00000000" w:rsidRDefault="00000000" w:rsidRPr="00000000" w14:paraId="0000153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inventoryAge, soc, status, linkedLeadId }]</w:t>
            </w:r>
          </w:p>
        </w:tc>
      </w:tr>
    </w:tbl>
    <w:p w:rsidR="00000000" w:rsidDel="00000000" w:rsidP="00000000" w:rsidRDefault="00000000" w:rsidRPr="00000000" w14:paraId="00001533">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Battery Detail Card Modal</w:t>
      </w:r>
    </w:p>
    <w:p w:rsidR="00000000" w:rsidDel="00000000" w:rsidP="00000000" w:rsidRDefault="00000000" w:rsidRPr="00000000" w14:paraId="00001534">
      <w:pPr>
        <w:spacing w:after="60" w:before="60" w:lineRule="auto"/>
        <w:rPr>
          <w:sz w:val="20"/>
          <w:szCs w:val="20"/>
          <w:highlight w:val="white"/>
        </w:rPr>
      </w:pPr>
      <w:r w:rsidDel="00000000" w:rsidR="00000000" w:rsidRPr="00000000">
        <w:rPr>
          <w:sz w:val="20"/>
          <w:szCs w:val="20"/>
          <w:highlight w:val="white"/>
          <w:rtl w:val="0"/>
        </w:rPr>
        <w:t xml:space="preserve">Dealer clicks any serial number to open a read-only detail card. This is also the card shown to admin via the 'View Inventory' action in the Step 4 product panel.</w:t>
      </w:r>
    </w:p>
    <w:p w:rsidR="00000000" w:rsidDel="00000000" w:rsidP="00000000" w:rsidRDefault="00000000" w:rsidRPr="00000000" w14:paraId="00001535">
      <w:pPr>
        <w:spacing w:after="60" w:before="60" w:lineRule="auto"/>
        <w:rPr>
          <w:sz w:val="20"/>
          <w:szCs w:val="20"/>
          <w:highlight w:val="white"/>
        </w:rPr>
      </w:pPr>
      <w:r w:rsidDel="00000000" w:rsidR="00000000" w:rsidRPr="00000000">
        <w:rPr>
          <w:rtl w:val="0"/>
        </w:rPr>
      </w:r>
    </w:p>
    <w:tbl>
      <w:tblPr>
        <w:tblStyle w:val="Table17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50"/>
        <w:gridCol w:w="4695"/>
        <w:tblGridChange w:id="0">
          <w:tblGrid>
            <w:gridCol w:w="4650"/>
            <w:gridCol w:w="469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536">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537">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Value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38">
            <w:pPr>
              <w:rPr>
                <w:sz w:val="20"/>
                <w:szCs w:val="20"/>
                <w:highlight w:val="white"/>
              </w:rPr>
            </w:pPr>
            <w:r w:rsidDel="00000000" w:rsidR="00000000" w:rsidRPr="00000000">
              <w:rPr>
                <w:sz w:val="20"/>
                <w:szCs w:val="20"/>
                <w:highlight w:val="white"/>
                <w:rtl w:val="0"/>
              </w:rPr>
              <w:t xml:space="preserve">Battery ID (Serial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39">
            <w:pPr>
              <w:rPr>
                <w:sz w:val="20"/>
                <w:szCs w:val="20"/>
                <w:highlight w:val="white"/>
              </w:rPr>
            </w:pPr>
            <w:r w:rsidDel="00000000" w:rsidR="00000000" w:rsidRPr="00000000">
              <w:rPr>
                <w:sz w:val="20"/>
                <w:szCs w:val="20"/>
                <w:highlight w:val="white"/>
                <w:rtl w:val="0"/>
              </w:rPr>
              <w:t xml:space="preserve">BAT12345</w:t>
            </w:r>
          </w:p>
        </w:tc>
      </w:tr>
      <w:tr>
        <w:trPr>
          <w:cantSplit w:val="0"/>
          <w:trHeight w:val="5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3A">
            <w:pPr>
              <w:rPr>
                <w:sz w:val="20"/>
                <w:szCs w:val="20"/>
                <w:highlight w:val="white"/>
              </w:rPr>
            </w:pPr>
            <w:r w:rsidDel="00000000" w:rsidR="00000000" w:rsidRPr="00000000">
              <w:rPr>
                <w:sz w:val="20"/>
                <w:szCs w:val="20"/>
                <w:highlight w:val="white"/>
                <w:rtl w:val="0"/>
              </w:rPr>
              <w:t xml:space="preserve">IMEI 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3B">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354000123456789 (IoT Enabled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3C">
            <w:pPr>
              <w:rPr>
                <w:sz w:val="20"/>
                <w:szCs w:val="20"/>
                <w:highlight w:val="white"/>
              </w:rPr>
            </w:pPr>
            <w:r w:rsidDel="00000000" w:rsidR="00000000" w:rsidRPr="00000000">
              <w:rPr>
                <w:sz w:val="20"/>
                <w:szCs w:val="20"/>
                <w:highlight w:val="white"/>
                <w:rtl w:val="0"/>
              </w:rPr>
              <w:t xml:space="preserve">IoT Enabled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3D">
            <w:pPr>
              <w:rPr>
                <w:sz w:val="20"/>
                <w:szCs w:val="20"/>
                <w:highlight w:val="white"/>
              </w:rPr>
            </w:pPr>
            <w:r w:rsidDel="00000000" w:rsidR="00000000" w:rsidRPr="00000000">
              <w:rPr>
                <w:sz w:val="20"/>
                <w:szCs w:val="20"/>
                <w:highlight w:val="white"/>
                <w:rtl w:val="0"/>
              </w:rPr>
              <w:t xml:space="preserve">Yes — device linked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3E">
            <w:pPr>
              <w:rPr>
                <w:sz w:val="20"/>
                <w:szCs w:val="20"/>
                <w:highlight w:val="white"/>
              </w:rPr>
            </w:pPr>
            <w:r w:rsidDel="00000000" w:rsidR="00000000" w:rsidRPr="00000000">
              <w:rPr>
                <w:sz w:val="20"/>
                <w:szCs w:val="20"/>
                <w:highlight w:val="white"/>
                <w:rtl w:val="0"/>
              </w:rPr>
              <w:t xml:space="preserve">Material Code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3F">
            <w:pPr>
              <w:rPr>
                <w:sz w:val="20"/>
                <w:szCs w:val="20"/>
                <w:highlight w:val="white"/>
              </w:rPr>
            </w:pPr>
            <w:r w:rsidDel="00000000" w:rsidR="00000000" w:rsidRPr="00000000">
              <w:rPr>
                <w:sz w:val="20"/>
                <w:szCs w:val="20"/>
                <w:highlight w:val="white"/>
                <w:rtl w:val="0"/>
              </w:rPr>
              <w:t xml:space="preserve">OEM-MAT-5V105-003 (OEM reference)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0">
            <w:pPr>
              <w:rPr>
                <w:sz w:val="20"/>
                <w:szCs w:val="20"/>
                <w:highlight w:val="white"/>
              </w:rPr>
            </w:pPr>
            <w:r w:rsidDel="00000000" w:rsidR="00000000" w:rsidRPr="00000000">
              <w:rPr>
                <w:sz w:val="20"/>
                <w:szCs w:val="20"/>
                <w:highlight w:val="white"/>
                <w:rtl w:val="0"/>
              </w:rPr>
              <w:t xml:space="preserve">Model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1">
            <w:pPr>
              <w:rPr>
                <w:sz w:val="20"/>
                <w:szCs w:val="20"/>
                <w:highlight w:val="white"/>
              </w:rPr>
            </w:pPr>
            <w:r w:rsidDel="00000000" w:rsidR="00000000" w:rsidRPr="00000000">
              <w:rPr>
                <w:sz w:val="20"/>
                <w:szCs w:val="20"/>
                <w:highlight w:val="white"/>
                <w:rtl w:val="0"/>
              </w:rPr>
              <w:t xml:space="preserve">51.2V-105AH  (Battery Model)</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2">
            <w:pPr>
              <w:rPr>
                <w:sz w:val="20"/>
                <w:szCs w:val="20"/>
                <w:highlight w:val="white"/>
              </w:rPr>
            </w:pPr>
            <w:r w:rsidDel="00000000" w:rsidR="00000000" w:rsidRPr="00000000">
              <w:rPr>
                <w:sz w:val="20"/>
                <w:szCs w:val="20"/>
                <w:highlight w:val="white"/>
                <w:rtl w:val="0"/>
              </w:rPr>
              <w:t xml:space="preserve">Product Category / Sub-Category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3">
            <w:pPr>
              <w:rPr>
                <w:sz w:val="20"/>
                <w:szCs w:val="20"/>
                <w:highlight w:val="white"/>
              </w:rPr>
            </w:pPr>
            <w:r w:rsidDel="00000000" w:rsidR="00000000" w:rsidRPr="00000000">
              <w:rPr>
                <w:sz w:val="20"/>
                <w:szCs w:val="20"/>
                <w:highlight w:val="white"/>
                <w:rtl w:val="0"/>
              </w:rPr>
              <w:t xml:space="preserve">3W / E-Rickshaw</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4">
            <w:pPr>
              <w:rPr>
                <w:sz w:val="20"/>
                <w:szCs w:val="20"/>
                <w:highlight w:val="white"/>
              </w:rPr>
            </w:pPr>
            <w:r w:rsidDel="00000000" w:rsidR="00000000" w:rsidRPr="00000000">
              <w:rPr>
                <w:sz w:val="20"/>
                <w:szCs w:val="20"/>
                <w:highlight w:val="white"/>
                <w:rtl w:val="0"/>
              </w:rPr>
              <w:t xml:space="preserve">Voltage / Capacity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5">
            <w:pPr>
              <w:rPr>
                <w:sz w:val="20"/>
                <w:szCs w:val="20"/>
                <w:highlight w:val="white"/>
              </w:rPr>
            </w:pPr>
            <w:r w:rsidDel="00000000" w:rsidR="00000000" w:rsidRPr="00000000">
              <w:rPr>
                <w:sz w:val="20"/>
                <w:szCs w:val="20"/>
                <w:highlight w:val="white"/>
                <w:rtl w:val="0"/>
              </w:rPr>
              <w:t xml:space="preserve">51.2 V | 105 AH</w:t>
            </w:r>
          </w:p>
        </w:tc>
      </w:tr>
      <w:tr>
        <w:trPr>
          <w:cantSplit w:val="0"/>
          <w:trHeight w:val="46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6">
            <w:pPr>
              <w:rPr>
                <w:sz w:val="20"/>
                <w:szCs w:val="20"/>
                <w:highlight w:val="white"/>
              </w:rPr>
            </w:pPr>
            <w:r w:rsidDel="00000000" w:rsidR="00000000" w:rsidRPr="00000000">
              <w:rPr>
                <w:sz w:val="20"/>
                <w:szCs w:val="20"/>
                <w:highlight w:val="white"/>
                <w:rtl w:val="0"/>
              </w:rPr>
              <w:t xml:space="preserve">Star Rating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7">
            <w:pPr>
              <w:rPr>
                <w:sz w:val="20"/>
                <w:szCs w:val="20"/>
                <w:highlight w:val="white"/>
              </w:rPr>
            </w:pPr>
            <w:r w:rsidDel="00000000" w:rsidR="00000000" w:rsidRPr="00000000">
              <w:rPr>
                <w:sz w:val="20"/>
                <w:szCs w:val="20"/>
                <w:highlight w:val="white"/>
                <w:rtl w:val="0"/>
              </w:rPr>
              <w:t xml:space="preserve">★★★★☆  (4 / 5)</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8">
            <w:pPr>
              <w:rPr>
                <w:sz w:val="20"/>
                <w:szCs w:val="20"/>
                <w:highlight w:val="white"/>
              </w:rPr>
            </w:pPr>
            <w:r w:rsidDel="00000000" w:rsidR="00000000" w:rsidRPr="00000000">
              <w:rPr>
                <w:sz w:val="20"/>
                <w:szCs w:val="20"/>
                <w:highlight w:val="white"/>
                <w:rtl w:val="0"/>
              </w:rPr>
              <w:t xml:space="preserve">Physical Condition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9">
            <w:pPr>
              <w:rPr>
                <w:sz w:val="20"/>
                <w:szCs w:val="20"/>
                <w:highlight w:val="white"/>
              </w:rPr>
            </w:pPr>
            <w:r w:rsidDel="00000000" w:rsidR="00000000" w:rsidRPr="00000000">
              <w:rPr>
                <w:sz w:val="20"/>
                <w:szCs w:val="20"/>
                <w:highlight w:val="white"/>
                <w:rtl w:val="0"/>
              </w:rPr>
              <w:t xml:space="preserve">New</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A">
            <w:pPr>
              <w:rPr>
                <w:sz w:val="20"/>
                <w:szCs w:val="20"/>
                <w:highlight w:val="white"/>
              </w:rPr>
            </w:pPr>
            <w:r w:rsidDel="00000000" w:rsidR="00000000" w:rsidRPr="00000000">
              <w:rPr>
                <w:sz w:val="20"/>
                <w:szCs w:val="20"/>
                <w:highlight w:val="white"/>
                <w:rtl w:val="0"/>
              </w:rPr>
              <w:t xml:space="preserve">Supplier / OEM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B">
            <w:pPr>
              <w:rPr>
                <w:sz w:val="20"/>
                <w:szCs w:val="20"/>
                <w:highlight w:val="white"/>
              </w:rPr>
            </w:pPr>
            <w:r w:rsidDel="00000000" w:rsidR="00000000" w:rsidRPr="00000000">
              <w:rPr>
                <w:sz w:val="20"/>
                <w:szCs w:val="20"/>
                <w:highlight w:val="white"/>
                <w:rtl w:val="0"/>
              </w:rPr>
              <w:t xml:space="preserve">XYZ Battery Co.</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C">
            <w:pPr>
              <w:rPr>
                <w:sz w:val="20"/>
                <w:szCs w:val="20"/>
                <w:highlight w:val="white"/>
              </w:rPr>
            </w:pPr>
            <w:r w:rsidDel="00000000" w:rsidR="00000000" w:rsidRPr="00000000">
              <w:rPr>
                <w:sz w:val="20"/>
                <w:szCs w:val="20"/>
                <w:highlight w:val="white"/>
                <w:rtl w:val="0"/>
              </w:rPr>
              <w:t xml:space="preserve">Invoice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D">
            <w:pPr>
              <w:rPr>
                <w:sz w:val="20"/>
                <w:szCs w:val="20"/>
                <w:highlight w:val="white"/>
              </w:rPr>
            </w:pPr>
            <w:r w:rsidDel="00000000" w:rsidR="00000000" w:rsidRPr="00000000">
              <w:rPr>
                <w:sz w:val="20"/>
                <w:szCs w:val="20"/>
                <w:highlight w:val="white"/>
                <w:rtl w:val="0"/>
              </w:rPr>
              <w:t xml:space="preserve">INV-2026-0045</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E">
            <w:pPr>
              <w:rPr>
                <w:sz w:val="20"/>
                <w:szCs w:val="20"/>
                <w:highlight w:val="white"/>
              </w:rPr>
            </w:pPr>
            <w:r w:rsidDel="00000000" w:rsidR="00000000" w:rsidRPr="00000000">
              <w:rPr>
                <w:sz w:val="20"/>
                <w:szCs w:val="20"/>
                <w:highlight w:val="white"/>
                <w:rtl w:val="0"/>
              </w:rPr>
              <w:t xml:space="preserve">Sold Date (to 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4F">
            <w:pPr>
              <w:rPr>
                <w:sz w:val="20"/>
                <w:szCs w:val="20"/>
                <w:highlight w:val="white"/>
              </w:rPr>
            </w:pPr>
            <w:r w:rsidDel="00000000" w:rsidR="00000000" w:rsidRPr="00000000">
              <w:rPr>
                <w:sz w:val="20"/>
                <w:szCs w:val="20"/>
                <w:highlight w:val="white"/>
                <w:rtl w:val="0"/>
              </w:rPr>
              <w:t xml:space="preserve">15-Jan-2026</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0">
            <w:pPr>
              <w:rPr>
                <w:sz w:val="20"/>
                <w:szCs w:val="20"/>
                <w:highlight w:val="white"/>
              </w:rPr>
            </w:pPr>
            <w:r w:rsidDel="00000000" w:rsidR="00000000" w:rsidRPr="00000000">
              <w:rPr>
                <w:sz w:val="20"/>
                <w:szCs w:val="20"/>
                <w:highlight w:val="white"/>
                <w:rtl w:val="0"/>
              </w:rPr>
              <w:t xml:space="preserve">Invoice Value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1">
            <w:pPr>
              <w:rPr>
                <w:sz w:val="20"/>
                <w:szCs w:val="20"/>
                <w:highlight w:val="white"/>
              </w:rPr>
            </w:pPr>
            <w:r w:rsidDel="00000000" w:rsidR="00000000" w:rsidRPr="00000000">
              <w:rPr>
                <w:sz w:val="20"/>
                <w:szCs w:val="20"/>
                <w:highlight w:val="white"/>
                <w:rtl w:val="0"/>
              </w:rPr>
              <w:t xml:space="preserve">₹ 62,000</w:t>
            </w:r>
          </w:p>
        </w:tc>
      </w:tr>
      <w:tr>
        <w:trPr>
          <w:cantSplit w:val="0"/>
          <w:trHeight w:val="5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2">
            <w:pPr>
              <w:rPr>
                <w:sz w:val="20"/>
                <w:szCs w:val="20"/>
                <w:highlight w:val="white"/>
              </w:rPr>
            </w:pPr>
            <w:r w:rsidDel="00000000" w:rsidR="00000000" w:rsidRPr="00000000">
              <w:rPr>
                <w:sz w:val="20"/>
                <w:szCs w:val="20"/>
                <w:highlight w:val="white"/>
                <w:rtl w:val="0"/>
              </w:rPr>
              <w:t xml:space="preserve">Inventory Age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3">
            <w:pPr>
              <w:rPr>
                <w:sz w:val="20"/>
                <w:szCs w:val="20"/>
                <w:highlight w:val="white"/>
              </w:rPr>
            </w:pPr>
            <w:r w:rsidDel="00000000" w:rsidR="00000000" w:rsidRPr="00000000">
              <w:rPr>
                <w:sz w:val="20"/>
                <w:szCs w:val="20"/>
                <w:highlight w:val="white"/>
                <w:rtl w:val="0"/>
              </w:rPr>
              <w:t xml:space="preserve">192 days  (&gt;180 days — prioritise dispatch)</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4">
            <w:pPr>
              <w:rPr>
                <w:sz w:val="20"/>
                <w:szCs w:val="20"/>
                <w:highlight w:val="white"/>
              </w:rPr>
            </w:pPr>
            <w:r w:rsidDel="00000000" w:rsidR="00000000" w:rsidRPr="00000000">
              <w:rPr>
                <w:sz w:val="20"/>
                <w:szCs w:val="20"/>
                <w:highlight w:val="white"/>
                <w:rtl w:val="0"/>
              </w:rPr>
              <w:t xml:space="preserve">Current SOC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5">
            <w:pPr>
              <w:rPr>
                <w:sz w:val="20"/>
                <w:szCs w:val="20"/>
                <w:highlight w:val="white"/>
              </w:rPr>
            </w:pPr>
            <w:r w:rsidDel="00000000" w:rsidR="00000000" w:rsidRPr="00000000">
              <w:rPr>
                <w:sz w:val="20"/>
                <w:szCs w:val="20"/>
                <w:highlight w:val="white"/>
                <w:rtl w:val="0"/>
              </w:rPr>
              <w:t xml:space="preserve">74% (last sync: 26-Jul-2026 10:30 AM)</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6">
            <w:pPr>
              <w:rPr>
                <w:sz w:val="20"/>
                <w:szCs w:val="20"/>
                <w:highlight w:val="white"/>
              </w:rPr>
            </w:pPr>
            <w:r w:rsidDel="00000000" w:rsidR="00000000" w:rsidRPr="00000000">
              <w:rPr>
                <w:sz w:val="20"/>
                <w:szCs w:val="20"/>
                <w:highlight w:val="white"/>
                <w:rtl w:val="0"/>
              </w:rPr>
              <w:t xml:space="preserve">OEM Warranty 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7">
            <w:pPr>
              <w:rPr>
                <w:sz w:val="20"/>
                <w:szCs w:val="20"/>
                <w:highlight w:val="white"/>
              </w:rPr>
            </w:pPr>
            <w:r w:rsidDel="00000000" w:rsidR="00000000" w:rsidRPr="00000000">
              <w:rPr>
                <w:sz w:val="20"/>
                <w:szCs w:val="20"/>
                <w:highlight w:val="white"/>
                <w:rtl w:val="0"/>
              </w:rPr>
              <w:t xml:space="preserve">15-Jan-2026</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8">
            <w:pPr>
              <w:rPr>
                <w:sz w:val="20"/>
                <w:szCs w:val="20"/>
                <w:highlight w:val="white"/>
              </w:rPr>
            </w:pPr>
            <w:r w:rsidDel="00000000" w:rsidR="00000000" w:rsidRPr="00000000">
              <w:rPr>
                <w:sz w:val="20"/>
                <w:szCs w:val="20"/>
                <w:highlight w:val="white"/>
                <w:rtl w:val="0"/>
              </w:rPr>
              <w:t xml:space="preserve">OEM Warranty Period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9">
            <w:pPr>
              <w:rPr>
                <w:sz w:val="20"/>
                <w:szCs w:val="20"/>
                <w:highlight w:val="white"/>
              </w:rPr>
            </w:pPr>
            <w:r w:rsidDel="00000000" w:rsidR="00000000" w:rsidRPr="00000000">
              <w:rPr>
                <w:sz w:val="20"/>
                <w:szCs w:val="20"/>
                <w:highlight w:val="white"/>
                <w:rtl w:val="0"/>
              </w:rPr>
              <w:t xml:space="preserve">24 months  (expires: 15-Jan-2028)</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A">
            <w:pPr>
              <w:rPr>
                <w:sz w:val="20"/>
                <w:szCs w:val="20"/>
                <w:highlight w:val="white"/>
              </w:rPr>
            </w:pPr>
            <w:r w:rsidDel="00000000" w:rsidR="00000000" w:rsidRPr="00000000">
              <w:rPr>
                <w:sz w:val="20"/>
                <w:szCs w:val="20"/>
                <w:highlight w:val="white"/>
                <w:rtl w:val="0"/>
              </w:rPr>
              <w:t xml:space="preserve">OEM Warranty Clauses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B">
            <w:pPr>
              <w:rPr>
                <w:sz w:val="20"/>
                <w:szCs w:val="20"/>
                <w:highlight w:val="white"/>
              </w:rPr>
            </w:pPr>
            <w:r w:rsidDel="00000000" w:rsidR="00000000" w:rsidRPr="00000000">
              <w:rPr>
                <w:sz w:val="20"/>
                <w:szCs w:val="20"/>
                <w:highlight w:val="white"/>
                <w:rtl w:val="0"/>
              </w:rPr>
              <w:t xml:space="preserve">Warranty void if water damage detected. Cell replacement only in year 1 — no full pack replacement. Claims must be routed through XYZ Battery Co. authorised service centre.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C">
            <w:pPr>
              <w:rPr>
                <w:sz w:val="20"/>
                <w:szCs w:val="20"/>
                <w:highlight w:val="white"/>
              </w:rPr>
            </w:pPr>
            <w:r w:rsidDel="00000000" w:rsidR="00000000" w:rsidRPr="00000000">
              <w:rPr>
                <w:sz w:val="20"/>
                <w:szCs w:val="20"/>
                <w:highlight w:val="white"/>
                <w:rtl w:val="0"/>
              </w:rPr>
              <w:t xml:space="preserve">Batch / PO Reference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D">
            <w:pPr>
              <w:rPr>
                <w:sz w:val="20"/>
                <w:szCs w:val="20"/>
                <w:highlight w:val="white"/>
              </w:rPr>
            </w:pPr>
            <w:r w:rsidDel="00000000" w:rsidR="00000000" w:rsidRPr="00000000">
              <w:rPr>
                <w:sz w:val="20"/>
                <w:szCs w:val="20"/>
                <w:highlight w:val="white"/>
                <w:rtl w:val="0"/>
              </w:rPr>
              <w:t xml:space="preserve">PO-2026-XYZ-011</w:t>
            </w:r>
          </w:p>
        </w:tc>
      </w:tr>
      <w:tr>
        <w:trPr>
          <w:cantSplit w:val="0"/>
          <w:trHeight w:val="5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E">
            <w:pPr>
              <w:rPr>
                <w:sz w:val="20"/>
                <w:szCs w:val="20"/>
                <w:highlight w:val="white"/>
              </w:rPr>
            </w:pPr>
            <w:r w:rsidDel="00000000" w:rsidR="00000000" w:rsidRPr="00000000">
              <w:rPr>
                <w:sz w:val="20"/>
                <w:szCs w:val="20"/>
                <w:highlight w:val="white"/>
                <w:rtl w:val="0"/>
              </w:rPr>
              <w:t xml:space="preserve">Current 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5F">
            <w:pPr>
              <w:rPr>
                <w:sz w:val="20"/>
                <w:szCs w:val="20"/>
                <w:highlight w:val="white"/>
              </w:rPr>
            </w:pPr>
            <w:r w:rsidDel="00000000" w:rsidR="00000000" w:rsidRPr="00000000">
              <w:rPr>
                <w:sz w:val="20"/>
                <w:szCs w:val="20"/>
                <w:highlight w:val="white"/>
                <w:rtl w:val="0"/>
              </w:rPr>
              <w:t xml:space="preserve">Available </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60">
            <w:pPr>
              <w:rPr>
                <w:sz w:val="20"/>
                <w:szCs w:val="20"/>
                <w:highlight w:val="white"/>
              </w:rPr>
            </w:pPr>
            <w:r w:rsidDel="00000000" w:rsidR="00000000" w:rsidRPr="00000000">
              <w:rPr>
                <w:sz w:val="20"/>
                <w:szCs w:val="20"/>
                <w:highlight w:val="white"/>
                <w:rtl w:val="0"/>
              </w:rPr>
              <w:t xml:space="preserve">Status History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61">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Uploaded 15-Jan-2026 by Admin (Kartik) | Reserved 20-Mar-2026 → Lead #IT-2026-0000031 | Released 25-Mar-2026 | Available since</w:t>
            </w:r>
          </w:p>
        </w:tc>
      </w:tr>
    </w:tbl>
    <w:p w:rsidR="00000000" w:rsidDel="00000000" w:rsidP="00000000" w:rsidRDefault="00000000" w:rsidRPr="00000000" w14:paraId="00001562">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563">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Charger Tab</w:t>
      </w:r>
    </w:p>
    <w:p w:rsidR="00000000" w:rsidDel="00000000" w:rsidP="00000000" w:rsidRDefault="00000000" w:rsidRPr="00000000" w14:paraId="00001564">
      <w:pPr>
        <w:spacing w:after="60" w:before="60" w:lineRule="auto"/>
        <w:rPr>
          <w:sz w:val="20"/>
          <w:szCs w:val="20"/>
          <w:highlight w:val="white"/>
        </w:rPr>
      </w:pPr>
      <w:r w:rsidDel="00000000" w:rsidR="00000000" w:rsidRPr="00000000">
        <w:rPr>
          <w:sz w:val="20"/>
          <w:szCs w:val="20"/>
          <w:highlight w:val="white"/>
          <w:rtl w:val="0"/>
        </w:rPr>
        <w:t xml:space="preserve">Identical structure to Battery Tab. Columns: Serial Number, Model, Compatible Battery Models, Invoice Date, Inventory Age, Status, Linked Lead.</w:t>
      </w:r>
    </w:p>
    <w:p w:rsidR="00000000" w:rsidDel="00000000" w:rsidP="00000000" w:rsidRDefault="00000000" w:rsidRPr="00000000" w14:paraId="00001565">
      <w:pPr>
        <w:spacing w:after="60" w:before="60" w:lineRule="auto"/>
        <w:rPr>
          <w:sz w:val="20"/>
          <w:szCs w:val="20"/>
          <w:highlight w:val="white"/>
        </w:rPr>
      </w:pPr>
      <w:r w:rsidDel="00000000" w:rsidR="00000000" w:rsidRPr="00000000">
        <w:rPr>
          <w:rtl w:val="0"/>
        </w:rPr>
      </w:r>
    </w:p>
    <w:tbl>
      <w:tblPr>
        <w:tblStyle w:val="Table17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566">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GET /api/inventory/dealer/:dealerId/chargers</w:t>
            </w:r>
          </w:p>
          <w:p w:rsidR="00000000" w:rsidDel="00000000" w:rsidP="00000000" w:rsidRDefault="00000000" w:rsidRPr="00000000" w14:paraId="00001567">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?status=available|reserved|sold|all</w:t>
            </w:r>
          </w:p>
          <w:p w:rsidR="00000000" w:rsidDel="00000000" w:rsidP="00000000" w:rsidRDefault="00000000" w:rsidRPr="00000000" w14:paraId="00001568">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&amp;compatibleModel=51.2V-105AH   (optional filter)</w:t>
            </w:r>
          </w:p>
        </w:tc>
      </w:tr>
    </w:tbl>
    <w:p w:rsidR="00000000" w:rsidDel="00000000" w:rsidP="00000000" w:rsidRDefault="00000000" w:rsidRPr="00000000" w14:paraId="00001569">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56A">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56B">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56C">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Paraphernalia Tab</w:t>
      </w:r>
    </w:p>
    <w:p w:rsidR="00000000" w:rsidDel="00000000" w:rsidP="00000000" w:rsidRDefault="00000000" w:rsidRPr="00000000" w14:paraId="0000156D">
      <w:pPr>
        <w:spacing w:after="60" w:before="60" w:lineRule="auto"/>
        <w:rPr>
          <w:sz w:val="20"/>
          <w:szCs w:val="20"/>
          <w:highlight w:val="white"/>
        </w:rPr>
      </w:pPr>
      <w:r w:rsidDel="00000000" w:rsidR="00000000" w:rsidRPr="00000000">
        <w:rPr>
          <w:sz w:val="20"/>
          <w:szCs w:val="20"/>
          <w:highlight w:val="white"/>
          <w:rtl w:val="0"/>
        </w:rPr>
        <w:t xml:space="preserve">Paraphernalia is shown as a stock summary (not individual serials).</w:t>
      </w:r>
    </w:p>
    <w:p w:rsidR="00000000" w:rsidDel="00000000" w:rsidP="00000000" w:rsidRDefault="00000000" w:rsidRPr="00000000" w14:paraId="0000156E">
      <w:pPr>
        <w:spacing w:after="60" w:before="60" w:lineRule="auto"/>
        <w:rPr>
          <w:sz w:val="20"/>
          <w:szCs w:val="20"/>
          <w:highlight w:val="white"/>
        </w:rPr>
      </w:pPr>
      <w:r w:rsidDel="00000000" w:rsidR="00000000" w:rsidRPr="00000000">
        <w:rPr>
          <w:rtl w:val="0"/>
        </w:rPr>
      </w:r>
    </w:p>
    <w:tbl>
      <w:tblPr>
        <w:tblStyle w:val="Table17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385"/>
        <w:gridCol w:w="2400"/>
        <w:gridCol w:w="2205"/>
        <w:tblGridChange w:id="0">
          <w:tblGrid>
            <w:gridCol w:w="2355"/>
            <w:gridCol w:w="2385"/>
            <w:gridCol w:w="2400"/>
            <w:gridCol w:w="220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56F">
            <w:pPr>
              <w:rPr>
                <w:b w:val="1"/>
                <w:bCs w:val="1"/>
                <w:color w:val="ffffff"/>
                <w:sz w:val="18"/>
                <w:szCs w:val="18"/>
                <w:highlight w:val="darkCyan"/>
              </w:rPr>
            </w:pPr>
            <w:r w:rsidDel="00000000" w:rsidR="00000000" w:rsidRPr="00000000">
              <w:rPr>
                <w:b w:val="1"/>
                <w:bCs w:val="1"/>
                <w:color w:val="ffffff"/>
                <w:sz w:val="18"/>
                <w:szCs w:val="18"/>
                <w:highlight w:val="darkCyan"/>
                <w:rtl w:val="0"/>
              </w:rPr>
              <w:t xml:space="preserve">Item</w:t>
            </w:r>
          </w:p>
        </w:tc>
        <w:tc>
          <w:tcPr>
            <w:tcBorders>
              <w:top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570">
            <w:pPr>
              <w:rPr>
                <w:b w:val="1"/>
                <w:bCs w:val="1"/>
                <w:color w:val="ffffff"/>
                <w:sz w:val="18"/>
                <w:szCs w:val="18"/>
                <w:highlight w:val="darkCyan"/>
              </w:rPr>
            </w:pPr>
            <w:r w:rsidDel="00000000" w:rsidR="00000000" w:rsidRPr="00000000">
              <w:rPr>
                <w:b w:val="1"/>
                <w:bCs w:val="1"/>
                <w:color w:val="ffffff"/>
                <w:sz w:val="18"/>
                <w:szCs w:val="18"/>
                <w:highlight w:val="darkCyan"/>
                <w:rtl w:val="0"/>
              </w:rPr>
              <w:t xml:space="preserve">Available Qty</w:t>
            </w:r>
          </w:p>
        </w:tc>
        <w:tc>
          <w:tcPr>
            <w:tcBorders>
              <w:top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571">
            <w:pPr>
              <w:rPr>
                <w:b w:val="1"/>
                <w:bCs w:val="1"/>
                <w:color w:val="ffffff"/>
                <w:sz w:val="18"/>
                <w:szCs w:val="18"/>
                <w:highlight w:val="darkCyan"/>
              </w:rPr>
            </w:pPr>
            <w:r w:rsidDel="00000000" w:rsidR="00000000" w:rsidRPr="00000000">
              <w:rPr>
                <w:b w:val="1"/>
                <w:bCs w:val="1"/>
                <w:color w:val="ffffff"/>
                <w:sz w:val="18"/>
                <w:szCs w:val="18"/>
                <w:highlight w:val="darkCyan"/>
                <w:rtl w:val="0"/>
              </w:rPr>
              <w:t xml:space="preserve">Reserved Qty</w:t>
            </w:r>
          </w:p>
        </w:tc>
        <w:tc>
          <w:tcPr>
            <w:tcBorders>
              <w:top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572">
            <w:pPr>
              <w:rPr>
                <w:b w:val="1"/>
                <w:bCs w:val="1"/>
                <w:color w:val="ffffff"/>
                <w:sz w:val="18"/>
                <w:szCs w:val="18"/>
                <w:highlight w:val="darkCyan"/>
              </w:rPr>
            </w:pPr>
            <w:r w:rsidDel="00000000" w:rsidR="00000000" w:rsidRPr="00000000">
              <w:rPr>
                <w:b w:val="1"/>
                <w:bCs w:val="1"/>
                <w:color w:val="ffffff"/>
                <w:sz w:val="18"/>
                <w:szCs w:val="18"/>
                <w:highlight w:val="darkCyan"/>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3">
            <w:pPr>
              <w:rPr>
                <w:sz w:val="20"/>
                <w:szCs w:val="20"/>
                <w:highlight w:val="white"/>
              </w:rPr>
            </w:pPr>
            <w:r w:rsidDel="00000000" w:rsidR="00000000" w:rsidRPr="00000000">
              <w:rPr>
                <w:sz w:val="20"/>
                <w:szCs w:val="20"/>
                <w:highlight w:val="white"/>
                <w:rtl w:val="0"/>
              </w:rPr>
              <w:t xml:space="preserve">Digital SOC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4">
            <w:pPr>
              <w:rPr>
                <w:sz w:val="20"/>
                <w:szCs w:val="20"/>
                <w:highlight w:val="white"/>
              </w:rPr>
            </w:pPr>
            <w:r w:rsidDel="00000000" w:rsidR="00000000" w:rsidRPr="00000000">
              <w:rPr>
                <w:sz w:val="20"/>
                <w:szCs w:val="20"/>
                <w:highlight w:val="white"/>
                <w:rtl w:val="0"/>
              </w:rPr>
              <w:t xml:space="preserve">12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5">
            <w:pPr>
              <w:rPr>
                <w:sz w:val="20"/>
                <w:szCs w:val="20"/>
                <w:highlight w:val="white"/>
              </w:rPr>
            </w:pPr>
            <w:r w:rsidDel="00000000" w:rsidR="00000000" w:rsidRPr="00000000">
              <w:rPr>
                <w:sz w:val="20"/>
                <w:szCs w:val="20"/>
                <w:highlight w:val="white"/>
                <w:rtl w:val="0"/>
              </w:rPr>
              <w:t xml:space="preserve">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6">
            <w:pPr>
              <w:rPr>
                <w:sz w:val="20"/>
                <w:szCs w:val="20"/>
                <w:highlight w:val="white"/>
              </w:rPr>
            </w:pPr>
            <w:r w:rsidDel="00000000" w:rsidR="00000000" w:rsidRPr="00000000">
              <w:rPr>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7">
            <w:pPr>
              <w:rPr>
                <w:sz w:val="20"/>
                <w:szCs w:val="20"/>
                <w:highlight w:val="white"/>
              </w:rPr>
            </w:pPr>
            <w:r w:rsidDel="00000000" w:rsidR="00000000" w:rsidRPr="00000000">
              <w:rPr>
                <w:sz w:val="20"/>
                <w:szCs w:val="20"/>
                <w:highlight w:val="white"/>
                <w:rtl w:val="0"/>
              </w:rPr>
              <w:t xml:space="preserve">Volt SOC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8">
            <w:pPr>
              <w:rPr>
                <w:sz w:val="20"/>
                <w:szCs w:val="20"/>
                <w:highlight w:val="white"/>
              </w:rPr>
            </w:pPr>
            <w:r w:rsidDel="00000000" w:rsidR="00000000" w:rsidRPr="00000000">
              <w:rPr>
                <w:sz w:val="20"/>
                <w:szCs w:val="20"/>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9">
            <w:pPr>
              <w:rPr>
                <w:sz w:val="20"/>
                <w:szCs w:val="20"/>
                <w:highlight w:val="white"/>
              </w:rPr>
            </w:pPr>
            <w:r w:rsidDel="00000000" w:rsidR="00000000" w:rsidRPr="00000000">
              <w:rPr>
                <w:sz w:val="20"/>
                <w:szCs w:val="20"/>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A">
            <w:pPr>
              <w:rPr>
                <w:sz w:val="20"/>
                <w:szCs w:val="20"/>
                <w:highlight w:val="white"/>
              </w:rPr>
            </w:pPr>
            <w:r w:rsidDel="00000000" w:rsidR="00000000" w:rsidRPr="00000000">
              <w:rPr>
                <w:sz w:val="20"/>
                <w:szCs w:val="20"/>
                <w:highlight w:val="white"/>
                <w:rtl w:val="0"/>
              </w:rPr>
              <w:t xml:space="preserve">2 units in active leads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B">
            <w:pPr>
              <w:rPr>
                <w:sz w:val="20"/>
                <w:szCs w:val="20"/>
                <w:highlight w:val="white"/>
              </w:rPr>
            </w:pPr>
            <w:r w:rsidDel="00000000" w:rsidR="00000000" w:rsidRPr="00000000">
              <w:rPr>
                <w:sz w:val="20"/>
                <w:szCs w:val="20"/>
                <w:highlight w:val="white"/>
                <w:rtl w:val="0"/>
              </w:rPr>
              <w:t xml:space="preserve">Harness Type 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C">
            <w:pPr>
              <w:rPr>
                <w:sz w:val="20"/>
                <w:szCs w:val="20"/>
                <w:highlight w:val="white"/>
              </w:rPr>
            </w:pPr>
            <w:r w:rsidDel="00000000" w:rsidR="00000000" w:rsidRPr="00000000">
              <w:rPr>
                <w:sz w:val="20"/>
                <w:szCs w:val="20"/>
                <w:highlight w:val="white"/>
                <w:rtl w:val="0"/>
              </w:rPr>
              <w:t xml:space="preserve">8</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D">
            <w:pPr>
              <w:rPr>
                <w:sz w:val="20"/>
                <w:szCs w:val="20"/>
                <w:highlight w:val="white"/>
              </w:rPr>
            </w:pPr>
            <w:r w:rsidDel="00000000" w:rsidR="00000000" w:rsidRPr="00000000">
              <w:rPr>
                <w:sz w:val="20"/>
                <w:szCs w:val="20"/>
                <w:highlight w:val="white"/>
                <w:rtl w:val="0"/>
              </w:rPr>
              <w:t xml:space="preserve">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E">
            <w:pPr>
              <w:rPr>
                <w:sz w:val="20"/>
                <w:szCs w:val="20"/>
                <w:highlight w:val="white"/>
              </w:rPr>
            </w:pPr>
            <w:r w:rsidDel="00000000" w:rsidR="00000000" w:rsidRPr="00000000">
              <w:rPr>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7F">
            <w:pPr>
              <w:rPr>
                <w:sz w:val="20"/>
                <w:szCs w:val="20"/>
                <w:highlight w:val="white"/>
              </w:rPr>
            </w:pPr>
            <w:r w:rsidDel="00000000" w:rsidR="00000000" w:rsidRPr="00000000">
              <w:rPr>
                <w:sz w:val="20"/>
                <w:szCs w:val="20"/>
                <w:highlight w:val="white"/>
                <w:rtl w:val="0"/>
              </w:rPr>
              <w:t xml:space="preserve">Harness Type B</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80">
            <w:pPr>
              <w:rPr>
                <w:sz w:val="20"/>
                <w:szCs w:val="20"/>
                <w:highlight w:val="white"/>
              </w:rPr>
            </w:pPr>
            <w:r w:rsidDel="00000000" w:rsidR="00000000" w:rsidRPr="00000000">
              <w:rPr>
                <w:sz w:val="20"/>
                <w:szCs w:val="20"/>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81">
            <w:pPr>
              <w:rPr>
                <w:sz w:val="20"/>
                <w:szCs w:val="20"/>
                <w:highlight w:val="white"/>
              </w:rPr>
            </w:pPr>
            <w:r w:rsidDel="00000000" w:rsidR="00000000" w:rsidRPr="00000000">
              <w:rPr>
                <w:sz w:val="20"/>
                <w:szCs w:val="20"/>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82">
            <w:pPr>
              <w:rPr>
                <w:sz w:val="20"/>
                <w:szCs w:val="20"/>
                <w:highlight w:val="white"/>
              </w:rPr>
            </w:pPr>
            <w:r w:rsidDel="00000000" w:rsidR="00000000" w:rsidRPr="00000000">
              <w:rPr>
                <w:sz w:val="20"/>
                <w:szCs w:val="20"/>
                <w:highlight w:val="white"/>
                <w:rtl w:val="0"/>
              </w:rPr>
              <w:t xml:space="preserve"> </w:t>
            </w:r>
          </w:p>
        </w:tc>
      </w:tr>
      <w:tr>
        <w:trPr>
          <w:cantSplit w:val="0"/>
          <w:trHeight w:val="51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83">
            <w:pPr>
              <w:rPr>
                <w:sz w:val="20"/>
                <w:szCs w:val="20"/>
                <w:highlight w:val="white"/>
              </w:rPr>
            </w:pPr>
            <w:r w:rsidDel="00000000" w:rsidR="00000000" w:rsidRPr="00000000">
              <w:rPr>
                <w:sz w:val="20"/>
                <w:szCs w:val="20"/>
                <w:highlight w:val="white"/>
                <w:rtl w:val="0"/>
              </w:rPr>
              <w:t xml:space="preserve">Harness Type 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84">
            <w:pPr>
              <w:rPr>
                <w:sz w:val="20"/>
                <w:szCs w:val="20"/>
                <w:highlight w:val="white"/>
              </w:rPr>
            </w:pPr>
            <w:r w:rsidDel="00000000" w:rsidR="00000000" w:rsidRPr="00000000">
              <w:rPr>
                <w:sz w:val="20"/>
                <w:szCs w:val="20"/>
                <w:highlight w:val="white"/>
                <w:rtl w:val="0"/>
              </w:rPr>
              <w:t xml:space="preserve">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85">
            <w:pPr>
              <w:rPr>
                <w:sz w:val="20"/>
                <w:szCs w:val="20"/>
                <w:highlight w:val="white"/>
              </w:rPr>
            </w:pPr>
            <w:r w:rsidDel="00000000" w:rsidR="00000000" w:rsidRPr="00000000">
              <w:rPr>
                <w:sz w:val="20"/>
                <w:szCs w:val="20"/>
                <w:highlight w:val="white"/>
                <w:rtl w:val="0"/>
              </w:rPr>
              <w:t xml:space="preserve">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86">
            <w:pPr>
              <w:rPr>
                <w:sz w:val="20"/>
                <w:szCs w:val="20"/>
                <w:highlight w:val="white"/>
              </w:rPr>
            </w:pPr>
            <w:r w:rsidDel="00000000" w:rsidR="00000000" w:rsidRPr="00000000">
              <w:rPr>
                <w:sz w:val="20"/>
                <w:szCs w:val="20"/>
                <w:highlight w:val="white"/>
                <w:rtl w:val="0"/>
              </w:rPr>
              <w:t xml:space="preserve">🔴 Out of stock</w:t>
            </w:r>
          </w:p>
        </w:tc>
      </w:tr>
    </w:tbl>
    <w:p w:rsidR="00000000" w:rsidDel="00000000" w:rsidP="00000000" w:rsidRDefault="00000000" w:rsidRPr="00000000" w14:paraId="00001587">
      <w:pPr>
        <w:spacing w:after="60" w:before="60" w:lineRule="auto"/>
        <w:rPr>
          <w:sz w:val="20"/>
          <w:szCs w:val="20"/>
          <w:highlight w:val="white"/>
        </w:rPr>
      </w:pPr>
      <w:r w:rsidDel="00000000" w:rsidR="00000000" w:rsidRPr="00000000">
        <w:rPr>
          <w:rtl w:val="0"/>
        </w:rPr>
      </w:r>
    </w:p>
    <w:tbl>
      <w:tblPr>
        <w:tblStyle w:val="Table17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08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588">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GET /api/inventory/dealer/:dealerId/paraphernalia</w:t>
            </w:r>
          </w:p>
          <w:p w:rsidR="00000000" w:rsidDel="00000000" w:rsidP="00000000" w:rsidRDefault="00000000" w:rsidRPr="00000000" w14:paraId="0000158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?category=3W   (optional — filters compatible items)</w:t>
            </w:r>
          </w:p>
          <w:p w:rsidR="00000000" w:rsidDel="00000000" w:rsidP="00000000" w:rsidRDefault="00000000" w:rsidRPr="00000000" w14:paraId="0000158A">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58B">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Response: [{ itemType, label, availableQty, reservedQty, unitCost }]</w:t>
            </w:r>
          </w:p>
        </w:tc>
      </w:tr>
    </w:tbl>
    <w:p w:rsidR="00000000" w:rsidDel="00000000" w:rsidP="00000000" w:rsidRDefault="00000000" w:rsidRPr="00000000" w14:paraId="0000158C">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58D">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Dealer Inventory Filters &amp; Search</w:t>
      </w:r>
    </w:p>
    <w:tbl>
      <w:tblPr>
        <w:tblStyle w:val="Table17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58E">
            <w:pPr>
              <w:rPr>
                <w:b w:val="1"/>
                <w:bCs w:val="1"/>
                <w:color w:val="ffffff"/>
                <w:sz w:val="18"/>
                <w:szCs w:val="18"/>
                <w:shd w:fill="1b7a8a" w:val="clear"/>
              </w:rPr>
            </w:pPr>
            <w:r w:rsidDel="00000000" w:rsidR="00000000" w:rsidRPr="00000000">
              <w:rPr>
                <w:b w:val="1"/>
                <w:bCs w:val="1"/>
                <w:color w:val="ffffff"/>
                <w:sz w:val="18"/>
                <w:szCs w:val="18"/>
                <w:shd w:fill="1b7a8a" w:val="clear"/>
                <w:rtl w:val="0"/>
              </w:rPr>
              <w:t xml:space="preserve">Filter / Control</w:t>
            </w:r>
          </w:p>
        </w:tc>
        <w:tc>
          <w:tcPr>
            <w:tcBorders>
              <w:top w:color="cccccc" w:space="0" w:sz="8" w:val="single"/>
              <w:bottom w:color="cccccc" w:space="0" w:sz="8" w:val="single"/>
              <w:right w:color="cccccc" w:space="0" w:sz="8" w:val="single"/>
            </w:tcBorders>
            <w:shd w:fill="1b7a8a" w:val="clear"/>
            <w:tcMar>
              <w:top w:w="80.0" w:type="dxa"/>
              <w:left w:w="120.0" w:type="dxa"/>
              <w:bottom w:w="80.0" w:type="dxa"/>
              <w:right w:w="120.0" w:type="dxa"/>
            </w:tcMar>
            <w:vAlign w:val="top"/>
          </w:tcPr>
          <w:p w:rsidR="00000000" w:rsidDel="00000000" w:rsidP="00000000" w:rsidRDefault="00000000" w:rsidRPr="00000000" w14:paraId="0000158F">
            <w:pPr>
              <w:rPr>
                <w:b w:val="1"/>
                <w:bCs w:val="1"/>
                <w:color w:val="ffffff"/>
                <w:sz w:val="18"/>
                <w:szCs w:val="18"/>
                <w:shd w:fill="1b7a8a" w:val="clear"/>
              </w:rPr>
            </w:pPr>
            <w:r w:rsidDel="00000000" w:rsidR="00000000" w:rsidRPr="00000000">
              <w:rPr>
                <w:b w:val="1"/>
                <w:bCs w:val="1"/>
                <w:color w:val="ffffff"/>
                <w:sz w:val="18"/>
                <w:szCs w:val="18"/>
                <w:shd w:fill="1b7a8a" w:val="clear"/>
                <w:rtl w:val="0"/>
              </w:rPr>
              <w:t xml:space="preserve">Options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90">
            <w:pPr>
              <w:rPr>
                <w:b w:val="1"/>
                <w:bCs w:val="1"/>
                <w:sz w:val="20"/>
                <w:szCs w:val="20"/>
                <w:highlight w:val="white"/>
              </w:rPr>
            </w:pPr>
            <w:r w:rsidDel="00000000" w:rsidR="00000000" w:rsidRPr="00000000">
              <w:rPr>
                <w:b w:val="1"/>
                <w:bCs w:val="1"/>
                <w:sz w:val="20"/>
                <w:szCs w:val="20"/>
                <w:highlight w:val="white"/>
                <w:rtl w:val="0"/>
              </w:rPr>
              <w:t xml:space="preserve">Search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91">
            <w:pPr>
              <w:rPr>
                <w:b w:val="1"/>
                <w:bCs w:val="1"/>
                <w:sz w:val="20"/>
                <w:szCs w:val="20"/>
                <w:highlight w:val="white"/>
              </w:rPr>
            </w:pPr>
            <w:r w:rsidDel="00000000" w:rsidR="00000000" w:rsidRPr="00000000">
              <w:rPr>
                <w:b w:val="1"/>
                <w:bCs w:val="1"/>
                <w:sz w:val="20"/>
                <w:szCs w:val="20"/>
                <w:highlight w:val="white"/>
                <w:rtl w:val="0"/>
              </w:rPr>
              <w:t xml:space="preserve">By serial number (partial match supported)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92">
            <w:pPr>
              <w:rPr>
                <w:b w:val="1"/>
                <w:bCs w:val="1"/>
                <w:sz w:val="20"/>
                <w:szCs w:val="20"/>
                <w:highlight w:val="white"/>
              </w:rPr>
            </w:pPr>
            <w:r w:rsidDel="00000000" w:rsidR="00000000" w:rsidRPr="00000000">
              <w:rPr>
                <w:b w:val="1"/>
                <w:bCs w:val="1"/>
                <w:sz w:val="20"/>
                <w:szCs w:val="20"/>
                <w:highlight w:val="white"/>
                <w:rtl w:val="0"/>
              </w:rPr>
              <w:t xml:space="preserve">Status filter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93">
            <w:pPr>
              <w:rPr>
                <w:b w:val="1"/>
                <w:bCs w:val="1"/>
                <w:sz w:val="20"/>
                <w:szCs w:val="20"/>
                <w:highlight w:val="white"/>
              </w:rPr>
            </w:pPr>
            <w:r w:rsidDel="00000000" w:rsidR="00000000" w:rsidRPr="00000000">
              <w:rPr>
                <w:b w:val="1"/>
                <w:bCs w:val="1"/>
                <w:sz w:val="20"/>
                <w:szCs w:val="20"/>
                <w:highlight w:val="white"/>
                <w:rtl w:val="0"/>
              </w:rPr>
              <w:t xml:space="preserve">All | Available | Reserved | Sold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94">
            <w:pPr>
              <w:rPr>
                <w:b w:val="1"/>
                <w:bCs w:val="1"/>
                <w:sz w:val="20"/>
                <w:szCs w:val="20"/>
                <w:highlight w:val="white"/>
              </w:rPr>
            </w:pPr>
            <w:r w:rsidDel="00000000" w:rsidR="00000000" w:rsidRPr="00000000">
              <w:rPr>
                <w:b w:val="1"/>
                <w:bCs w:val="1"/>
                <w:sz w:val="20"/>
                <w:szCs w:val="20"/>
                <w:highlight w:val="white"/>
                <w:rtl w:val="0"/>
              </w:rPr>
              <w:t xml:space="preserve">Category filter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95">
            <w:pPr>
              <w:rPr>
                <w:b w:val="1"/>
                <w:bCs w:val="1"/>
                <w:sz w:val="20"/>
                <w:szCs w:val="20"/>
                <w:highlight w:val="white"/>
              </w:rPr>
            </w:pPr>
            <w:r w:rsidDel="00000000" w:rsidR="00000000" w:rsidRPr="00000000">
              <w:rPr>
                <w:b w:val="1"/>
                <w:bCs w:val="1"/>
                <w:sz w:val="20"/>
                <w:szCs w:val="20"/>
                <w:highlight w:val="white"/>
                <w:rtl w:val="0"/>
              </w:rPr>
              <w:t xml:space="preserve">All | 3W | 2W | 4W | Inverter | Solar</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96">
            <w:pPr>
              <w:rPr>
                <w:b w:val="1"/>
                <w:bCs w:val="1"/>
                <w:sz w:val="20"/>
                <w:szCs w:val="20"/>
                <w:highlight w:val="white"/>
              </w:rPr>
            </w:pPr>
            <w:r w:rsidDel="00000000" w:rsidR="00000000" w:rsidRPr="00000000">
              <w:rPr>
                <w:b w:val="1"/>
                <w:bCs w:val="1"/>
                <w:sz w:val="20"/>
                <w:szCs w:val="20"/>
                <w:highlight w:val="white"/>
                <w:rtl w:val="0"/>
              </w:rPr>
              <w:t xml:space="preserve">Age filter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97">
            <w:pPr>
              <w:rPr>
                <w:b w:val="1"/>
                <w:bCs w:val="1"/>
                <w:sz w:val="20"/>
                <w:szCs w:val="20"/>
                <w:highlight w:val="white"/>
              </w:rPr>
            </w:pPr>
            <w:r w:rsidDel="00000000" w:rsidR="00000000" w:rsidRPr="00000000">
              <w:rPr>
                <w:b w:val="1"/>
                <w:bCs w:val="1"/>
                <w:sz w:val="20"/>
                <w:szCs w:val="20"/>
                <w:highlight w:val="white"/>
                <w:rtl w:val="0"/>
              </w:rPr>
              <w:t xml:space="preserve">All | &lt;90 days | 90–180 days | &gt;180 days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98">
            <w:pPr>
              <w:rPr>
                <w:b w:val="1"/>
                <w:bCs w:val="1"/>
                <w:sz w:val="20"/>
                <w:szCs w:val="20"/>
                <w:highlight w:val="white"/>
              </w:rPr>
            </w:pPr>
            <w:r w:rsidDel="00000000" w:rsidR="00000000" w:rsidRPr="00000000">
              <w:rPr>
                <w:b w:val="1"/>
                <w:bCs w:val="1"/>
                <w:sz w:val="20"/>
                <w:szCs w:val="20"/>
                <w:highlight w:val="white"/>
                <w:rtl w:val="0"/>
              </w:rPr>
              <w:t xml:space="preserve">Sort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99">
            <w:pPr>
              <w:rPr>
                <w:b w:val="1"/>
                <w:bCs w:val="1"/>
                <w:sz w:val="20"/>
                <w:szCs w:val="20"/>
                <w:highlight w:val="white"/>
              </w:rPr>
            </w:pPr>
            <w:r w:rsidDel="00000000" w:rsidR="00000000" w:rsidRPr="00000000">
              <w:rPr>
                <w:b w:val="1"/>
                <w:bCs w:val="1"/>
                <w:sz w:val="20"/>
                <w:szCs w:val="20"/>
                <w:highlight w:val="white"/>
                <w:rtl w:val="0"/>
              </w:rPr>
              <w:t xml:space="preserve">Invoice Date (oldest first — default) | Invoice Date (newest) | Status</w:t>
            </w:r>
          </w:p>
        </w:tc>
      </w:tr>
    </w:tbl>
    <w:p w:rsidR="00000000" w:rsidDel="00000000" w:rsidP="00000000" w:rsidRDefault="00000000" w:rsidRPr="00000000" w14:paraId="0000159A">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b w:val="1"/>
          <w:bCs w:val="1"/>
          <w:color w:val="003366"/>
          <w:sz w:val="38"/>
          <w:szCs w:val="38"/>
          <w:highlight w:val="white"/>
          <w:rtl w:val="0"/>
        </w:rPr>
        <w:t xml:space="preserve">ADMIN INVENTORY MANAGEMENT SCREEN</w:t>
      </w:r>
    </w:p>
    <w:p w:rsidR="00000000" w:rsidDel="00000000" w:rsidP="00000000" w:rsidRDefault="00000000" w:rsidRPr="00000000" w14:paraId="0000159C">
      <w:pPr>
        <w:spacing w:after="60" w:before="60" w:lineRule="auto"/>
        <w:rPr>
          <w:sz w:val="20"/>
          <w:szCs w:val="20"/>
          <w:highlight w:val="white"/>
        </w:rPr>
      </w:pPr>
      <w:r w:rsidDel="00000000" w:rsidR="00000000" w:rsidRPr="00000000">
        <w:rPr>
          <w:sz w:val="20"/>
          <w:szCs w:val="20"/>
          <w:highlight w:val="white"/>
          <w:rtl w:val="0"/>
        </w:rPr>
        <w:t xml:space="preserve">Admin has a full management view across all dealers. This is separate from the upload screen.</w:t>
      </w:r>
    </w:p>
    <w:p w:rsidR="00000000" w:rsidDel="00000000" w:rsidP="00000000" w:rsidRDefault="00000000" w:rsidRPr="00000000" w14:paraId="0000159D">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Admin Inventory Dashboard</w:t>
      </w:r>
    </w:p>
    <w:p w:rsidR="00000000" w:rsidDel="00000000" w:rsidP="00000000" w:rsidRDefault="00000000" w:rsidRPr="00000000" w14:paraId="0000159E">
      <w:pPr>
        <w:spacing w:after="60" w:before="6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Admin Panel → Inventory Management → Dashboard</w:t>
      </w:r>
    </w:p>
    <w:p w:rsidR="00000000" w:rsidDel="00000000" w:rsidP="00000000" w:rsidRDefault="00000000" w:rsidRPr="00000000" w14:paraId="0000159F">
      <w:pPr>
        <w:spacing w:after="60" w:before="60" w:lineRule="auto"/>
        <w:rPr>
          <w:sz w:val="20"/>
          <w:szCs w:val="20"/>
          <w:highlight w:val="white"/>
        </w:rPr>
      </w:pPr>
      <w:r w:rsidDel="00000000" w:rsidR="00000000" w:rsidRPr="00000000">
        <w:rPr>
          <w:rtl w:val="0"/>
        </w:rPr>
      </w:r>
    </w:p>
    <w:tbl>
      <w:tblPr>
        <w:tblStyle w:val="Table17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65"/>
        <w:gridCol w:w="4680"/>
        <w:tblGridChange w:id="0">
          <w:tblGrid>
            <w:gridCol w:w="4665"/>
            <w:gridCol w:w="46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5A0">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Panel</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5A1">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Content</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A2">
            <w:pPr>
              <w:rPr>
                <w:sz w:val="20"/>
                <w:szCs w:val="20"/>
                <w:highlight w:val="white"/>
              </w:rPr>
            </w:pPr>
            <w:r w:rsidDel="00000000" w:rsidR="00000000" w:rsidRPr="00000000">
              <w:rPr>
                <w:sz w:val="20"/>
                <w:szCs w:val="20"/>
                <w:highlight w:val="white"/>
                <w:rtl w:val="0"/>
              </w:rPr>
              <w:t xml:space="preserve">Network Summary Cards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A3">
            <w:pPr>
              <w:rPr>
                <w:sz w:val="20"/>
                <w:szCs w:val="20"/>
                <w:highlight w:val="white"/>
              </w:rPr>
            </w:pPr>
            <w:r w:rsidDel="00000000" w:rsidR="00000000" w:rsidRPr="00000000">
              <w:rPr>
                <w:sz w:val="20"/>
                <w:szCs w:val="20"/>
                <w:highlight w:val="white"/>
                <w:rtl w:val="0"/>
              </w:rPr>
              <w:t xml:space="preserve">Total available batteries | Total reserved | Total sold (this month) | Total written off</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A4">
            <w:pPr>
              <w:rPr>
                <w:sz w:val="20"/>
                <w:szCs w:val="20"/>
                <w:highlight w:val="white"/>
              </w:rPr>
            </w:pPr>
            <w:r w:rsidDel="00000000" w:rsidR="00000000" w:rsidRPr="00000000">
              <w:rPr>
                <w:sz w:val="20"/>
                <w:szCs w:val="20"/>
                <w:highlight w:val="white"/>
                <w:rtl w:val="0"/>
              </w:rPr>
              <w:t xml:space="preserve">Ageing Alert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A5">
            <w:pPr>
              <w:rPr>
                <w:sz w:val="20"/>
                <w:szCs w:val="20"/>
                <w:highlight w:val="white"/>
              </w:rPr>
            </w:pPr>
            <w:r w:rsidDel="00000000" w:rsidR="00000000" w:rsidRPr="00000000">
              <w:rPr>
                <w:sz w:val="20"/>
                <w:szCs w:val="20"/>
                <w:highlight w:val="white"/>
                <w:rtl w:val="0"/>
              </w:rPr>
              <w:t xml:space="preserve">Count of items &gt;90 days, &gt;180 days across all dealers. Drill-down to dealer-level list.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A6">
            <w:pPr>
              <w:rPr>
                <w:sz w:val="20"/>
                <w:szCs w:val="20"/>
                <w:highlight w:val="white"/>
              </w:rPr>
            </w:pPr>
            <w:r w:rsidDel="00000000" w:rsidR="00000000" w:rsidRPr="00000000">
              <w:rPr>
                <w:sz w:val="20"/>
                <w:szCs w:val="20"/>
                <w:highlight w:val="white"/>
                <w:rtl w:val="0"/>
              </w:rPr>
              <w:t xml:space="preserve">Dealer Stock Table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A7">
            <w:pPr>
              <w:rPr>
                <w:sz w:val="20"/>
                <w:szCs w:val="20"/>
                <w:highlight w:val="white"/>
              </w:rPr>
            </w:pPr>
            <w:r w:rsidDel="00000000" w:rsidR="00000000" w:rsidRPr="00000000">
              <w:rPr>
                <w:sz w:val="20"/>
                <w:szCs w:val="20"/>
                <w:highlight w:val="white"/>
                <w:rtl w:val="0"/>
              </w:rPr>
              <w:t xml:space="preserve">One row per dealer: Dealer Name, Available Batteries, Available Chargers, Paraphernalia items, Last Upload Date.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A8">
            <w:pPr>
              <w:rPr>
                <w:sz w:val="20"/>
                <w:szCs w:val="20"/>
                <w:highlight w:val="white"/>
              </w:rPr>
            </w:pPr>
            <w:r w:rsidDel="00000000" w:rsidR="00000000" w:rsidRPr="00000000">
              <w:rPr>
                <w:sz w:val="20"/>
                <w:szCs w:val="20"/>
                <w:highlight w:val="white"/>
                <w:rtl w:val="0"/>
              </w:rPr>
              <w:t xml:space="preserve">Quick Actions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A9">
            <w:pPr>
              <w:rPr>
                <w:sz w:val="20"/>
                <w:szCs w:val="20"/>
                <w:highlight w:val="white"/>
              </w:rPr>
            </w:pPr>
            <w:r w:rsidDel="00000000" w:rsidR="00000000" w:rsidRPr="00000000">
              <w:rPr>
                <w:sz w:val="20"/>
                <w:szCs w:val="20"/>
                <w:highlight w:val="white"/>
                <w:rtl w:val="0"/>
              </w:rPr>
              <w:t xml:space="preserve">[Upload Inventory] [View All Serials] [Download Ageing Report] [New Write-Off]</w:t>
            </w:r>
          </w:p>
        </w:tc>
      </w:tr>
    </w:tbl>
    <w:p w:rsidR="00000000" w:rsidDel="00000000" w:rsidP="00000000" w:rsidRDefault="00000000" w:rsidRPr="00000000" w14:paraId="000015AA">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5AB">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Admin — All Serials View</w:t>
      </w:r>
    </w:p>
    <w:p w:rsidR="00000000" w:rsidDel="00000000" w:rsidP="00000000" w:rsidRDefault="00000000" w:rsidRPr="00000000" w14:paraId="000015AC">
      <w:pPr>
        <w:spacing w:after="60" w:before="60" w:lineRule="auto"/>
        <w:rPr>
          <w:highlight w:val="white"/>
        </w:rPr>
      </w:pPr>
      <w:r w:rsidDel="00000000" w:rsidR="00000000" w:rsidRPr="00000000">
        <w:rPr>
          <w:highlight w:val="white"/>
          <w:rtl w:val="0"/>
        </w:rPr>
        <w:t xml:space="preserve">Admin can see every serial in the system across all dealers with full filtering:</w:t>
      </w:r>
    </w:p>
    <w:p w:rsidR="00000000" w:rsidDel="00000000" w:rsidP="00000000" w:rsidRDefault="00000000" w:rsidRPr="00000000" w14:paraId="000015AD">
      <w:pPr>
        <w:numPr>
          <w:ilvl w:val="0"/>
          <w:numId w:val="82"/>
        </w:numPr>
        <w:spacing w:after="0" w:afterAutospacing="0" w:before="40" w:lineRule="auto"/>
        <w:ind w:left="720" w:hanging="360"/>
        <w:rPr>
          <w:highlight w:val="white"/>
          <w:u w:val="none"/>
        </w:rPr>
      </w:pPr>
      <w:r w:rsidDel="00000000" w:rsidR="00000000" w:rsidRPr="00000000">
        <w:rPr>
          <w:highlight w:val="white"/>
          <w:rtl w:val="0"/>
        </w:rPr>
        <w:t xml:space="preserve">Filter by: Dealer | Status | Category | Sub-Category | Age bracket | Physical Condition | IoT Linked</w:t>
      </w:r>
    </w:p>
    <w:p w:rsidR="00000000" w:rsidDel="00000000" w:rsidP="00000000" w:rsidRDefault="00000000" w:rsidRPr="00000000" w14:paraId="000015AE">
      <w:pPr>
        <w:numPr>
          <w:ilvl w:val="0"/>
          <w:numId w:val="82"/>
        </w:numPr>
        <w:spacing w:after="0" w:afterAutospacing="0" w:before="0" w:beforeAutospacing="0" w:lineRule="auto"/>
        <w:ind w:left="720" w:hanging="360"/>
        <w:rPr>
          <w:highlight w:val="white"/>
          <w:u w:val="none"/>
        </w:rPr>
      </w:pPr>
      <w:r w:rsidDel="00000000" w:rsidR="00000000" w:rsidRPr="00000000">
        <w:rPr>
          <w:highlight w:val="white"/>
          <w:rtl w:val="0"/>
        </w:rPr>
        <w:t xml:space="preserve">Search by serial number</w:t>
      </w:r>
    </w:p>
    <w:p w:rsidR="00000000" w:rsidDel="00000000" w:rsidP="00000000" w:rsidRDefault="00000000" w:rsidRPr="00000000" w14:paraId="000015AF">
      <w:pPr>
        <w:numPr>
          <w:ilvl w:val="0"/>
          <w:numId w:val="82"/>
        </w:numPr>
        <w:spacing w:after="0" w:afterAutospacing="0" w:before="0" w:beforeAutospacing="0" w:lineRule="auto"/>
        <w:ind w:left="720" w:hanging="360"/>
        <w:rPr>
          <w:highlight w:val="white"/>
          <w:u w:val="none"/>
        </w:rPr>
      </w:pPr>
      <w:r w:rsidDel="00000000" w:rsidR="00000000" w:rsidRPr="00000000">
        <w:rPr>
          <w:highlight w:val="white"/>
          <w:rtl w:val="0"/>
        </w:rPr>
        <w:t xml:space="preserve">Sort by: Invoice Date | Status | Dealer</w:t>
      </w:r>
    </w:p>
    <w:p w:rsidR="00000000" w:rsidDel="00000000" w:rsidP="00000000" w:rsidRDefault="00000000" w:rsidRPr="00000000" w14:paraId="000015B0">
      <w:pPr>
        <w:numPr>
          <w:ilvl w:val="0"/>
          <w:numId w:val="82"/>
        </w:numPr>
        <w:spacing w:after="40" w:before="0" w:beforeAutospacing="0" w:lineRule="auto"/>
        <w:ind w:left="720" w:hanging="360"/>
        <w:rPr>
          <w:highlight w:val="white"/>
          <w:u w:val="none"/>
        </w:rPr>
      </w:pPr>
      <w:r w:rsidDel="00000000" w:rsidR="00000000" w:rsidRPr="00000000">
        <w:rPr>
          <w:highlight w:val="white"/>
          <w:rtl w:val="0"/>
        </w:rPr>
        <w:t xml:space="preserve">Export to CSV</w:t>
      </w:r>
    </w:p>
    <w:p w:rsidR="00000000" w:rsidDel="00000000" w:rsidP="00000000" w:rsidRDefault="00000000" w:rsidRPr="00000000" w14:paraId="000015B1">
      <w:pPr>
        <w:spacing w:after="40" w:before="40" w:lineRule="auto"/>
        <w:rPr>
          <w:highlight w:val="white"/>
        </w:rPr>
      </w:pPr>
      <w:r w:rsidDel="00000000" w:rsidR="00000000" w:rsidRPr="00000000">
        <w:rPr>
          <w:rtl w:val="0"/>
        </w:rPr>
      </w:r>
    </w:p>
    <w:tbl>
      <w:tblPr>
        <w:tblStyle w:val="Table17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27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5B2">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GET /api/admin/inventory/all</w:t>
            </w:r>
          </w:p>
          <w:p w:rsidR="00000000" w:rsidDel="00000000" w:rsidP="00000000" w:rsidRDefault="00000000" w:rsidRPr="00000000" w14:paraId="000015B3">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?dealerId=DLR-001&amp;status=available&amp;category=3W&amp;minAge=180</w:t>
            </w:r>
          </w:p>
          <w:p w:rsidR="00000000" w:rsidDel="00000000" w:rsidP="00000000" w:rsidRDefault="00000000" w:rsidRPr="00000000" w14:paraId="000015B4">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&amp;sort=invoice_date_asc&amp;page=1&amp;limit=50</w:t>
            </w:r>
          </w:p>
          <w:p w:rsidR="00000000" w:rsidDel="00000000" w:rsidP="00000000" w:rsidRDefault="00000000" w:rsidRPr="00000000" w14:paraId="000015B5">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5B6">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Response: { total, page, items: [ inventory rows ] }</w:t>
            </w:r>
          </w:p>
        </w:tc>
      </w:tr>
    </w:tbl>
    <w:p w:rsidR="00000000" w:rsidDel="00000000" w:rsidP="00000000" w:rsidRDefault="00000000" w:rsidRPr="00000000" w14:paraId="000015B7">
      <w:pPr>
        <w:spacing w:after="40" w:before="40" w:lineRule="auto"/>
        <w:rPr>
          <w:highlight w:val="white"/>
        </w:rPr>
      </w:pPr>
      <w:r w:rsidDel="00000000" w:rsidR="00000000" w:rsidRPr="00000000">
        <w:rPr>
          <w:rtl w:val="0"/>
        </w:rPr>
      </w:r>
    </w:p>
    <w:p w:rsidR="00000000" w:rsidDel="00000000" w:rsidP="00000000" w:rsidRDefault="00000000" w:rsidRPr="00000000" w14:paraId="000015B8">
      <w:pPr>
        <w:spacing w:after="40" w:before="4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Admin — Write-Off Workflow</w:t>
      </w:r>
    </w:p>
    <w:p w:rsidR="00000000" w:rsidDel="00000000" w:rsidP="00000000" w:rsidRDefault="00000000" w:rsidRPr="00000000" w14:paraId="000015B9">
      <w:pPr>
        <w:spacing w:after="60" w:before="60" w:lineRule="auto"/>
        <w:rPr>
          <w:sz w:val="20"/>
          <w:szCs w:val="20"/>
          <w:highlight w:val="white"/>
        </w:rPr>
      </w:pPr>
      <w:r w:rsidDel="00000000" w:rsidR="00000000" w:rsidRPr="00000000">
        <w:rPr>
          <w:sz w:val="20"/>
          <w:szCs w:val="20"/>
          <w:highlight w:val="white"/>
          <w:rtl w:val="0"/>
        </w:rPr>
        <w:t xml:space="preserve">Admin can write off a battery or charger when it is damaged, stolen, or defective. Write-offs require a supporting reason and, for high-value items, a second admin approval.</w:t>
      </w:r>
    </w:p>
    <w:p w:rsidR="00000000" w:rsidDel="00000000" w:rsidP="00000000" w:rsidRDefault="00000000" w:rsidRPr="00000000" w14:paraId="000015BA">
      <w:pPr>
        <w:spacing w:after="60" w:before="60" w:lineRule="auto"/>
        <w:rPr>
          <w:sz w:val="20"/>
          <w:szCs w:val="20"/>
          <w:highlight w:val="white"/>
        </w:rPr>
      </w:pPr>
      <w:r w:rsidDel="00000000" w:rsidR="00000000" w:rsidRPr="00000000">
        <w:rPr>
          <w:rtl w:val="0"/>
        </w:rPr>
      </w:r>
    </w:p>
    <w:tbl>
      <w:tblPr>
        <w:tblStyle w:val="Table17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50"/>
        <w:gridCol w:w="4695"/>
        <w:tblGridChange w:id="0">
          <w:tblGrid>
            <w:gridCol w:w="4650"/>
            <w:gridCol w:w="469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5BB">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5BC">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Specification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BD">
            <w:pPr>
              <w:rPr>
                <w:sz w:val="20"/>
                <w:szCs w:val="20"/>
                <w:highlight w:val="white"/>
              </w:rPr>
            </w:pPr>
            <w:r w:rsidDel="00000000" w:rsidR="00000000" w:rsidRPr="00000000">
              <w:rPr>
                <w:sz w:val="20"/>
                <w:szCs w:val="20"/>
                <w:highlight w:val="white"/>
                <w:rtl w:val="0"/>
              </w:rPr>
              <w:t xml:space="preserve">Serial 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BE">
            <w:pPr>
              <w:rPr>
                <w:sz w:val="20"/>
                <w:szCs w:val="20"/>
                <w:highlight w:val="white"/>
              </w:rPr>
            </w:pPr>
            <w:r w:rsidDel="00000000" w:rsidR="00000000" w:rsidRPr="00000000">
              <w:rPr>
                <w:sz w:val="20"/>
                <w:szCs w:val="20"/>
                <w:highlight w:val="white"/>
                <w:rtl w:val="0"/>
              </w:rPr>
              <w:t xml:space="preserve">Pre-filled. Read-only.</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BF">
            <w:pPr>
              <w:rPr>
                <w:sz w:val="20"/>
                <w:szCs w:val="20"/>
                <w:highlight w:val="white"/>
              </w:rPr>
            </w:pPr>
            <w:r w:rsidDel="00000000" w:rsidR="00000000" w:rsidRPr="00000000">
              <w:rPr>
                <w:sz w:val="20"/>
                <w:szCs w:val="20"/>
                <w:highlight w:val="white"/>
                <w:rtl w:val="0"/>
              </w:rPr>
              <w:t xml:space="preserve">Write-Off Reason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C0">
            <w:pPr>
              <w:rPr>
                <w:sz w:val="20"/>
                <w:szCs w:val="20"/>
                <w:highlight w:val="white"/>
              </w:rPr>
            </w:pPr>
            <w:r w:rsidDel="00000000" w:rsidR="00000000" w:rsidRPr="00000000">
              <w:rPr>
                <w:sz w:val="20"/>
                <w:szCs w:val="20"/>
                <w:highlight w:val="white"/>
                <w:rtl w:val="0"/>
              </w:rPr>
              <w:t xml:space="preserve">Dropdown: Damaged | Stolen | Defective (manufacturing) | Expired | Lost in Transit | Other. Required.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C1">
            <w:pPr>
              <w:rPr>
                <w:sz w:val="20"/>
                <w:szCs w:val="20"/>
                <w:highlight w:val="white"/>
              </w:rPr>
            </w:pPr>
            <w:r w:rsidDel="00000000" w:rsidR="00000000" w:rsidRPr="00000000">
              <w:rPr>
                <w:sz w:val="20"/>
                <w:szCs w:val="20"/>
                <w:highlight w:val="white"/>
                <w:rtl w:val="0"/>
              </w:rPr>
              <w:t xml:space="preserve">Reason Notes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C2">
            <w:pPr>
              <w:rPr>
                <w:sz w:val="20"/>
                <w:szCs w:val="20"/>
                <w:highlight w:val="white"/>
              </w:rPr>
            </w:pPr>
            <w:r w:rsidDel="00000000" w:rsidR="00000000" w:rsidRPr="00000000">
              <w:rPr>
                <w:sz w:val="20"/>
                <w:szCs w:val="20"/>
                <w:highlight w:val="white"/>
                <w:rtl w:val="0"/>
              </w:rPr>
              <w:t xml:space="preserve">Free text. Mandatory if reason = 'Other'. Min 20 chars.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C3">
            <w:pPr>
              <w:rPr>
                <w:sz w:val="20"/>
                <w:szCs w:val="20"/>
                <w:highlight w:val="white"/>
              </w:rPr>
            </w:pPr>
            <w:r w:rsidDel="00000000" w:rsidR="00000000" w:rsidRPr="00000000">
              <w:rPr>
                <w:sz w:val="20"/>
                <w:szCs w:val="20"/>
                <w:highlight w:val="white"/>
                <w:rtl w:val="0"/>
              </w:rPr>
              <w:t xml:space="preserve">Supporting Document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C4">
            <w:pPr>
              <w:rPr>
                <w:sz w:val="20"/>
                <w:szCs w:val="20"/>
                <w:highlight w:val="white"/>
              </w:rPr>
            </w:pPr>
            <w:r w:rsidDel="00000000" w:rsidR="00000000" w:rsidRPr="00000000">
              <w:rPr>
                <w:sz w:val="20"/>
                <w:szCs w:val="20"/>
                <w:highlight w:val="white"/>
                <w:rtl w:val="0"/>
              </w:rPr>
              <w:t xml:space="preserve">Optional file upload: police report (stolen), inspection report (defective), etc.</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C5">
            <w:pPr>
              <w:rPr>
                <w:sz w:val="20"/>
                <w:szCs w:val="20"/>
                <w:highlight w:val="white"/>
              </w:rPr>
            </w:pPr>
            <w:r w:rsidDel="00000000" w:rsidR="00000000" w:rsidRPr="00000000">
              <w:rPr>
                <w:sz w:val="20"/>
                <w:szCs w:val="20"/>
                <w:highlight w:val="white"/>
                <w:rtl w:val="0"/>
              </w:rPr>
              <w:t xml:space="preserve">Write-Off Value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C6">
            <w:pPr>
              <w:rPr>
                <w:sz w:val="20"/>
                <w:szCs w:val="20"/>
                <w:highlight w:val="white"/>
              </w:rPr>
            </w:pPr>
            <w:r w:rsidDel="00000000" w:rsidR="00000000" w:rsidRPr="00000000">
              <w:rPr>
                <w:sz w:val="20"/>
                <w:szCs w:val="20"/>
                <w:highlight w:val="white"/>
                <w:rtl w:val="0"/>
              </w:rPr>
              <w:t xml:space="preserve">Auto-filled from invoice_value. Editable. Used for financial reporting.</w:t>
            </w:r>
          </w:p>
        </w:tc>
      </w:tr>
    </w:tbl>
    <w:p w:rsidR="00000000" w:rsidDel="00000000" w:rsidP="00000000" w:rsidRDefault="00000000" w:rsidRPr="00000000" w14:paraId="000015C7">
      <w:pPr>
        <w:spacing w:after="60" w:before="60" w:lineRule="auto"/>
        <w:rPr>
          <w:sz w:val="20"/>
          <w:szCs w:val="20"/>
          <w:highlight w:val="white"/>
        </w:rPr>
      </w:pPr>
      <w:r w:rsidDel="00000000" w:rsidR="00000000" w:rsidRPr="00000000">
        <w:rPr>
          <w:rtl w:val="0"/>
        </w:rPr>
      </w:r>
    </w:p>
    <w:tbl>
      <w:tblPr>
        <w:tblStyle w:val="Table18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301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5C8">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POST /api/admin/inventory/:serialNumber/write-off</w:t>
            </w:r>
          </w:p>
          <w:p w:rsidR="00000000" w:rsidDel="00000000" w:rsidP="00000000" w:rsidRDefault="00000000" w:rsidRPr="00000000" w14:paraId="000015C9">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5CA">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Request: { reason, reasonNotes, supportingDocUrl, writeOffValue, writtenOffBy }</w:t>
            </w:r>
          </w:p>
          <w:p w:rsidR="00000000" w:rsidDel="00000000" w:rsidP="00000000" w:rsidRDefault="00000000" w:rsidRPr="00000000" w14:paraId="000015CB">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5CC">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Validation: item must be status = 'available'. Cannot write off reserved or sold items.</w:t>
            </w:r>
          </w:p>
          <w:p w:rsidR="00000000" w:rsidDel="00000000" w:rsidP="00000000" w:rsidRDefault="00000000" w:rsidRPr="00000000" w14:paraId="000015CD">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5CE">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Processing:</w:t>
            </w:r>
          </w:p>
          <w:p w:rsidR="00000000" w:rsidDel="00000000" w:rsidP="00000000" w:rsidRDefault="00000000" w:rsidRPr="00000000" w14:paraId="000015CF">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1. inventory.status = 'written_off'</w:t>
            </w:r>
          </w:p>
          <w:p w:rsidR="00000000" w:rsidDel="00000000" w:rsidP="00000000" w:rsidRDefault="00000000" w:rsidRPr="00000000" w14:paraId="000015D0">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2. Create inventory_write_off record</w:t>
            </w:r>
          </w:p>
          <w:p w:rsidR="00000000" w:rsidDel="00000000" w:rsidP="00000000" w:rsidRDefault="00000000" w:rsidRPr="00000000" w14:paraId="000015D1">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3. Log inventory_event</w:t>
            </w:r>
          </w:p>
          <w:p w:rsidR="00000000" w:rsidDel="00000000" w:rsidP="00000000" w:rsidRDefault="00000000" w:rsidRPr="00000000" w14:paraId="000015D2">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4. Notify dealer: 'Item [serial] has been written off by iTarang admin.'</w:t>
            </w:r>
          </w:p>
          <w:p w:rsidR="00000000" w:rsidDel="00000000" w:rsidP="00000000" w:rsidRDefault="00000000" w:rsidRPr="00000000" w14:paraId="000015D3">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5D4">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"success": true, "serialNumber": "BAT12345", "status": "written_off" }</w:t>
            </w:r>
          </w:p>
        </w:tc>
      </w:tr>
    </w:tbl>
    <w:p w:rsidR="00000000" w:rsidDel="00000000" w:rsidP="00000000" w:rsidRDefault="00000000" w:rsidRPr="00000000" w14:paraId="000015D5">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5D6">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Admin — Ageing Report</w:t>
      </w:r>
    </w:p>
    <w:p w:rsidR="00000000" w:rsidDel="00000000" w:rsidP="00000000" w:rsidRDefault="00000000" w:rsidRPr="00000000" w14:paraId="000015D7">
      <w:pPr>
        <w:spacing w:after="60" w:before="60" w:lineRule="auto"/>
        <w:rPr>
          <w:sz w:val="20"/>
          <w:szCs w:val="20"/>
          <w:highlight w:val="white"/>
        </w:rPr>
      </w:pPr>
      <w:r w:rsidDel="00000000" w:rsidR="00000000" w:rsidRPr="00000000">
        <w:rPr>
          <w:sz w:val="20"/>
          <w:szCs w:val="20"/>
          <w:highlight w:val="white"/>
          <w:rtl w:val="0"/>
        </w:rPr>
        <w:t xml:space="preserve">A purpose-built report showing all inventory items beyond configurable age thresholds.</w:t>
      </w:r>
    </w:p>
    <w:p w:rsidR="00000000" w:rsidDel="00000000" w:rsidP="00000000" w:rsidRDefault="00000000" w:rsidRPr="00000000" w14:paraId="000015D8">
      <w:pPr>
        <w:spacing w:after="60" w:before="60" w:lineRule="auto"/>
        <w:rPr>
          <w:sz w:val="20"/>
          <w:szCs w:val="20"/>
          <w:highlight w:val="white"/>
        </w:rPr>
      </w:pPr>
      <w:r w:rsidDel="00000000" w:rsidR="00000000" w:rsidRPr="00000000">
        <w:rPr>
          <w:rtl w:val="0"/>
        </w:rPr>
      </w:r>
    </w:p>
    <w:tbl>
      <w:tblPr>
        <w:tblStyle w:val="Table18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232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5D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GET /api/admin/inventory/ageing-report</w:t>
            </w:r>
          </w:p>
          <w:p w:rsidR="00000000" w:rsidDel="00000000" w:rsidP="00000000" w:rsidRDefault="00000000" w:rsidRPr="00000000" w14:paraId="000015DA">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?minAge=90&amp;dealerId=DLR-001&amp;category=3W&amp;format=json|csv</w:t>
            </w:r>
          </w:p>
          <w:p w:rsidR="00000000" w:rsidDel="00000000" w:rsidP="00000000" w:rsidRDefault="00000000" w:rsidRPr="00000000" w14:paraId="000015DB">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5DC">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Response columns: battery_id, material_code, dealer_name, category, sub_category,</w:t>
            </w:r>
          </w:p>
          <w:p w:rsidR="00000000" w:rsidDel="00000000" w:rsidP="00000000" w:rsidRDefault="00000000" w:rsidRPr="00000000" w14:paraId="000015DD">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model_number, sold_date, inventory_age_days, status, invoice_value,</w:t>
            </w:r>
          </w:p>
          <w:p w:rsidR="00000000" w:rsidDel="00000000" w:rsidP="00000000" w:rsidRDefault="00000000" w:rsidRPr="00000000" w14:paraId="000015DE">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star_rating, soc_percent, imei_id, iot_enabled,</w:t>
            </w:r>
          </w:p>
          <w:p w:rsidR="00000000" w:rsidDel="00000000" w:rsidP="00000000" w:rsidRDefault="00000000" w:rsidRPr="00000000" w14:paraId="000015DF">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oem_warranty_date, oem_warranty_expiry</w:t>
            </w:r>
          </w:p>
          <w:p w:rsidR="00000000" w:rsidDel="00000000" w:rsidP="00000000" w:rsidRDefault="00000000" w:rsidRPr="00000000" w14:paraId="000015E0">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5E1">
            <w:pPr>
              <w:spacing w:after="20" w:before="20" w:lineRule="auto"/>
              <w:rPr>
                <w:rFonts w:ascii="Courier New" w:cs="Courier New" w:eastAsia="Courier New" w:hAnsi="Courier New"/>
                <w:color w:val="1a1a2e"/>
                <w:sz w:val="16"/>
                <w:szCs w:val="16"/>
                <w:highlight w:val="white"/>
              </w:rPr>
            </w:pPr>
            <w:r w:rsidDel="00000000" w:rsidR="00000000" w:rsidRPr="00000000">
              <w:rPr>
                <w:rFonts w:ascii="Fira Mono" w:cs="Fira Mono" w:eastAsia="Fira Mono" w:hAnsi="Fira Mono"/>
                <w:color w:val="1a1a2e"/>
                <w:sz w:val="16"/>
                <w:szCs w:val="16"/>
                <w:highlight w:val="white"/>
                <w:rtl w:val="0"/>
              </w:rPr>
              <w:t xml:space="preserve">Scheduled job: Every Monday 09:00 → auto-send CSV to ops@itarang.com</w:t>
            </w:r>
          </w:p>
          <w:p w:rsidR="00000000" w:rsidDel="00000000" w:rsidP="00000000" w:rsidRDefault="00000000" w:rsidRPr="00000000" w14:paraId="000015E2">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for all items with inventory_age &gt; 180 days.</w:t>
            </w:r>
          </w:p>
        </w:tc>
      </w:tr>
    </w:tbl>
    <w:p w:rsidR="00000000" w:rsidDel="00000000" w:rsidP="00000000" w:rsidRDefault="00000000" w:rsidRPr="00000000" w14:paraId="000015E3">
      <w:pPr>
        <w:pStyle w:val="Heading1"/>
        <w:keepNext w:val="0"/>
        <w:keepLines w:val="0"/>
        <w:spacing w:after="160" w:lineRule="auto"/>
        <w:rPr>
          <w:b w:val="1"/>
          <w:bCs w:val="1"/>
          <w:color w:val="003366"/>
          <w:sz w:val="38"/>
          <w:szCs w:val="38"/>
          <w:highlight w:val="white"/>
        </w:rPr>
      </w:pPr>
      <w:bookmarkStart w:colFirst="0" w:colLast="0" w:name="_ob2j1zgujy3c" w:id="85"/>
      <w:bookmarkEnd w:id="85"/>
      <w:r w:rsidDel="00000000" w:rsidR="00000000" w:rsidRPr="00000000">
        <w:rPr>
          <w:b w:val="1"/>
          <w:bCs w:val="1"/>
          <w:color w:val="003366"/>
          <w:sz w:val="38"/>
          <w:szCs w:val="38"/>
          <w:highlight w:val="white"/>
          <w:rtl w:val="0"/>
        </w:rPr>
        <w:t xml:space="preserve">INTER-DEALER INVENTORY TRANSFER</w:t>
      </w:r>
    </w:p>
    <w:p w:rsidR="00000000" w:rsidDel="00000000" w:rsidP="00000000" w:rsidRDefault="00000000" w:rsidRPr="00000000" w14:paraId="000015E4">
      <w:pPr>
        <w:spacing w:after="60" w:before="60" w:lineRule="auto"/>
        <w:rPr>
          <w:sz w:val="20"/>
          <w:szCs w:val="20"/>
          <w:highlight w:val="white"/>
        </w:rPr>
      </w:pPr>
      <w:r w:rsidDel="00000000" w:rsidR="00000000" w:rsidRPr="00000000">
        <w:rPr>
          <w:sz w:val="20"/>
          <w:szCs w:val="20"/>
          <w:highlight w:val="white"/>
          <w:rtl w:val="0"/>
        </w:rPr>
        <w:t xml:space="preserve">iTarang admin can transfer available inventory from one dealer to another. This is used to redistribute slow-moving stock or supply a dealer temporarily out of a category.</w:t>
      </w:r>
    </w:p>
    <w:p w:rsidR="00000000" w:rsidDel="00000000" w:rsidP="00000000" w:rsidRDefault="00000000" w:rsidRPr="00000000" w14:paraId="000015E5">
      <w:pPr>
        <w:spacing w:after="60" w:before="60" w:lineRule="auto"/>
        <w:rPr>
          <w:sz w:val="20"/>
          <w:szCs w:val="20"/>
          <w:highlight w:val="white"/>
        </w:rPr>
      </w:pPr>
      <w:r w:rsidDel="00000000" w:rsidR="00000000" w:rsidRPr="00000000">
        <w:rPr>
          <w:rtl w:val="0"/>
        </w:rPr>
      </w:r>
    </w:p>
    <w:tbl>
      <w:tblPr>
        <w:tblStyle w:val="Table18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70"/>
        <w:gridCol w:w="3240"/>
        <w:gridCol w:w="3435"/>
        <w:tblGridChange w:id="0">
          <w:tblGrid>
            <w:gridCol w:w="2670"/>
            <w:gridCol w:w="3240"/>
            <w:gridCol w:w="343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5E6">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5E7">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Step</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5E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Detail</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E9">
            <w:pPr>
              <w:rPr>
                <w:sz w:val="20"/>
                <w:szCs w:val="20"/>
                <w:highlight w:val="white"/>
              </w:rPr>
            </w:pPr>
            <w:r w:rsidDel="00000000" w:rsidR="00000000" w:rsidRPr="00000000">
              <w:rPr>
                <w:sz w:val="20"/>
                <w:szCs w:val="20"/>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EA">
            <w:pPr>
              <w:rPr>
                <w:sz w:val="20"/>
                <w:szCs w:val="20"/>
                <w:highlight w:val="white"/>
              </w:rPr>
            </w:pPr>
            <w:r w:rsidDel="00000000" w:rsidR="00000000" w:rsidRPr="00000000">
              <w:rPr>
                <w:sz w:val="20"/>
                <w:szCs w:val="20"/>
                <w:highlight w:val="white"/>
                <w:rtl w:val="0"/>
              </w:rPr>
              <w:t xml:space="preserve">Admin initiates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EB">
            <w:pPr>
              <w:rPr>
                <w:sz w:val="20"/>
                <w:szCs w:val="20"/>
                <w:highlight w:val="white"/>
              </w:rPr>
            </w:pPr>
            <w:r w:rsidDel="00000000" w:rsidR="00000000" w:rsidRPr="00000000">
              <w:rPr>
                <w:sz w:val="20"/>
                <w:szCs w:val="20"/>
                <w:highlight w:val="white"/>
                <w:rtl w:val="0"/>
              </w:rPr>
              <w:t xml:space="preserve">Admin selects source dealer and target dealer. Selects serial numbers to transfer (only 'available' items). Enters transfer reason.</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EC">
            <w:pPr>
              <w:rPr>
                <w:sz w:val="20"/>
                <w:szCs w:val="20"/>
                <w:highlight w:val="white"/>
              </w:rPr>
            </w:pPr>
            <w:r w:rsidDel="00000000" w:rsidR="00000000" w:rsidRPr="00000000">
              <w:rPr>
                <w:sz w:val="20"/>
                <w:szCs w:val="20"/>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ED">
            <w:pPr>
              <w:rPr>
                <w:sz w:val="20"/>
                <w:szCs w:val="20"/>
                <w:highlight w:val="white"/>
              </w:rPr>
            </w:pPr>
            <w:r w:rsidDel="00000000" w:rsidR="00000000" w:rsidRPr="00000000">
              <w:rPr>
                <w:sz w:val="20"/>
                <w:szCs w:val="20"/>
                <w:highlight w:val="white"/>
                <w:rtl w:val="0"/>
              </w:rPr>
              <w:t xml:space="preserve">System locks source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EE">
            <w:pPr>
              <w:rPr>
                <w:sz w:val="20"/>
                <w:szCs w:val="20"/>
                <w:highlight w:val="white"/>
              </w:rPr>
            </w:pPr>
            <w:r w:rsidDel="00000000" w:rsidR="00000000" w:rsidRPr="00000000">
              <w:rPr>
                <w:sz w:val="20"/>
                <w:szCs w:val="20"/>
                <w:highlight w:val="white"/>
                <w:rtl w:val="0"/>
              </w:rPr>
              <w:t xml:space="preserve">Selected serials: inventory.status = 'transferred_out'. No longer appear in source dealer's available inventory.</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EF">
            <w:pPr>
              <w:rPr>
                <w:sz w:val="20"/>
                <w:szCs w:val="20"/>
                <w:highlight w:val="white"/>
              </w:rPr>
            </w:pPr>
            <w:r w:rsidDel="00000000" w:rsidR="00000000" w:rsidRPr="00000000">
              <w:rPr>
                <w:sz w:val="20"/>
                <w:szCs w:val="20"/>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F0">
            <w:pPr>
              <w:rPr>
                <w:sz w:val="20"/>
                <w:szCs w:val="20"/>
                <w:highlight w:val="white"/>
              </w:rPr>
            </w:pPr>
            <w:r w:rsidDel="00000000" w:rsidR="00000000" w:rsidRPr="00000000">
              <w:rPr>
                <w:sz w:val="20"/>
                <w:szCs w:val="20"/>
                <w:highlight w:val="white"/>
                <w:rtl w:val="0"/>
              </w:rPr>
              <w:t xml:space="preserve">Target dealer notified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F1">
            <w:pPr>
              <w:rPr>
                <w:sz w:val="20"/>
                <w:szCs w:val="20"/>
                <w:highlight w:val="white"/>
              </w:rPr>
            </w:pPr>
            <w:r w:rsidDel="00000000" w:rsidR="00000000" w:rsidRPr="00000000">
              <w:rPr>
                <w:sz w:val="20"/>
                <w:szCs w:val="20"/>
                <w:highlight w:val="white"/>
                <w:rtl w:val="0"/>
              </w:rPr>
              <w:t xml:space="preserve">SMS + dashboard push: 'X items are being transferred to you. Acknowledge receipt when stock arrives.'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F2">
            <w:pPr>
              <w:rPr>
                <w:sz w:val="20"/>
                <w:szCs w:val="20"/>
                <w:highlight w:val="white"/>
              </w:rPr>
            </w:pPr>
            <w:r w:rsidDel="00000000" w:rsidR="00000000" w:rsidRPr="00000000">
              <w:rPr>
                <w:sz w:val="20"/>
                <w:szCs w:val="20"/>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F3">
            <w:pPr>
              <w:rPr>
                <w:sz w:val="20"/>
                <w:szCs w:val="20"/>
                <w:highlight w:val="white"/>
              </w:rPr>
            </w:pPr>
            <w:r w:rsidDel="00000000" w:rsidR="00000000" w:rsidRPr="00000000">
              <w:rPr>
                <w:sz w:val="20"/>
                <w:szCs w:val="20"/>
                <w:highlight w:val="white"/>
                <w:rtl w:val="0"/>
              </w:rPr>
              <w:t xml:space="preserve">Target dealer acknowledges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F4">
            <w:pPr>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Dealer clicks 'Confirm Receipt' for each serial in their Inventory → Incoming Transfers tab. Optionally adds warehouse location.</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F5">
            <w:pPr>
              <w:rPr>
                <w:sz w:val="20"/>
                <w:szCs w:val="20"/>
                <w:highlight w:val="white"/>
              </w:rPr>
            </w:pPr>
            <w:r w:rsidDel="00000000" w:rsidR="00000000" w:rsidRPr="00000000">
              <w:rPr>
                <w:sz w:val="20"/>
                <w:szCs w:val="20"/>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F6">
            <w:pPr>
              <w:rPr>
                <w:sz w:val="20"/>
                <w:szCs w:val="20"/>
                <w:highlight w:val="white"/>
              </w:rPr>
            </w:pPr>
            <w:r w:rsidDel="00000000" w:rsidR="00000000" w:rsidRPr="00000000">
              <w:rPr>
                <w:sz w:val="20"/>
                <w:szCs w:val="20"/>
                <w:highlight w:val="white"/>
                <w:rtl w:val="0"/>
              </w:rPr>
              <w:t xml:space="preserve">System updates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5F7">
            <w:pPr>
              <w:rPr>
                <w:sz w:val="20"/>
                <w:szCs w:val="20"/>
                <w:highlight w:val="white"/>
              </w:rPr>
            </w:pPr>
            <w:r w:rsidDel="00000000" w:rsidR="00000000" w:rsidRPr="00000000">
              <w:rPr>
                <w:sz w:val="20"/>
                <w:szCs w:val="20"/>
                <w:highlight w:val="white"/>
                <w:rtl w:val="0"/>
              </w:rPr>
              <w:t xml:space="preserve">inventory.dealer_id = target_dealer_id. inventory.status = 'available'. Transfer record closed.</w:t>
            </w:r>
          </w:p>
        </w:tc>
      </w:tr>
    </w:tbl>
    <w:p w:rsidR="00000000" w:rsidDel="00000000" w:rsidP="00000000" w:rsidRDefault="00000000" w:rsidRPr="00000000" w14:paraId="000015F8">
      <w:pPr>
        <w:spacing w:after="60" w:before="60" w:lineRule="auto"/>
        <w:rPr>
          <w:b w:val="1"/>
          <w:bCs w:val="1"/>
          <w:color w:val="1b7a8a"/>
          <w:sz w:val="28"/>
          <w:szCs w:val="28"/>
          <w:highlight w:val="white"/>
        </w:rPr>
      </w:pPr>
      <w:r w:rsidDel="00000000" w:rsidR="00000000" w:rsidRPr="00000000">
        <w:rPr>
          <w:rtl w:val="0"/>
        </w:rPr>
      </w:r>
    </w:p>
    <w:tbl>
      <w:tblPr>
        <w:tblStyle w:val="Table18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72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5F9">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POST /api/admin/inventory/transfer</w:t>
            </w:r>
          </w:p>
          <w:p w:rsidR="00000000" w:rsidDel="00000000" w:rsidP="00000000" w:rsidRDefault="00000000" w:rsidRPr="00000000" w14:paraId="000015FA">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5F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Request: { sourceDealerId, targetDealerId, serials: ["BAT12345","BAT12346"],</w:t>
            </w:r>
          </w:p>
          <w:p w:rsidR="00000000" w:rsidDel="00000000" w:rsidP="00000000" w:rsidRDefault="00000000" w:rsidRPr="00000000" w14:paraId="000015F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reason: "Rebalancing stock", initiatedBy: admin_user_id }</w:t>
            </w:r>
          </w:p>
          <w:p w:rsidR="00000000" w:rsidDel="00000000" w:rsidP="00000000" w:rsidRDefault="00000000" w:rsidRPr="00000000" w14:paraId="000015FD">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5F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POST /api/dealer/inventory/acknowledge-transfer</w:t>
            </w:r>
          </w:p>
          <w:p w:rsidR="00000000" w:rsidDel="00000000" w:rsidP="00000000" w:rsidRDefault="00000000" w:rsidRPr="00000000" w14:paraId="000015F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Request: { transferId, serials: ["BAT12345"], confirmedBy: dealer_user_id }</w:t>
            </w:r>
          </w:p>
        </w:tc>
      </w:tr>
    </w:tbl>
    <w:p w:rsidR="00000000" w:rsidDel="00000000" w:rsidP="00000000" w:rsidRDefault="00000000" w:rsidRPr="00000000" w14:paraId="00001600">
      <w:pPr>
        <w:spacing w:after="60" w:before="60" w:lineRule="auto"/>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601">
      <w:pPr>
        <w:spacing w:after="60" w:before="60" w:lineRule="auto"/>
        <w:rPr>
          <w:b w:val="1"/>
          <w:bCs w:val="1"/>
          <w:color w:val="003366"/>
          <w:sz w:val="38"/>
          <w:szCs w:val="38"/>
          <w:highlight w:val="white"/>
        </w:rPr>
      </w:pPr>
      <w:r w:rsidDel="00000000" w:rsidR="00000000" w:rsidRPr="00000000">
        <w:rPr>
          <w:b w:val="1"/>
          <w:bCs w:val="1"/>
          <w:color w:val="003366"/>
          <w:sz w:val="38"/>
          <w:szCs w:val="38"/>
          <w:highlight w:val="white"/>
          <w:rtl w:val="0"/>
        </w:rPr>
        <w:t xml:space="preserve">DATABASE SCHEMA — INVENTORY</w:t>
      </w:r>
    </w:p>
    <w:p w:rsidR="00000000" w:rsidDel="00000000" w:rsidP="00000000" w:rsidRDefault="00000000" w:rsidRPr="00000000" w14:paraId="00001602">
      <w:pPr>
        <w:pStyle w:val="Heading2"/>
        <w:keepNext w:val="0"/>
        <w:keepLines w:val="0"/>
        <w:spacing w:before="300" w:lineRule="auto"/>
        <w:rPr>
          <w:b w:val="1"/>
          <w:bCs w:val="1"/>
          <w:color w:val="003366"/>
          <w:sz w:val="38"/>
          <w:szCs w:val="38"/>
          <w:highlight w:val="white"/>
        </w:rPr>
      </w:pPr>
      <w:bookmarkStart w:colFirst="0" w:colLast="0" w:name="_8c3w0yrd5um6" w:id="86"/>
      <w:bookmarkEnd w:id="86"/>
      <w:r w:rsidDel="00000000" w:rsidR="00000000" w:rsidRPr="00000000">
        <w:rPr>
          <w:b w:val="1"/>
          <w:bCs w:val="1"/>
          <w:color w:val="1b7a8a"/>
          <w:sz w:val="28"/>
          <w:szCs w:val="28"/>
          <w:highlight w:val="white"/>
          <w:rtl w:val="0"/>
        </w:rPr>
        <w:t xml:space="preserve">inventory</w:t>
      </w:r>
      <w:r w:rsidDel="00000000" w:rsidR="00000000" w:rsidRPr="00000000">
        <w:rPr>
          <w:rtl w:val="0"/>
        </w:rPr>
      </w:r>
    </w:p>
    <w:tbl>
      <w:tblPr>
        <w:tblStyle w:val="Table184"/>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2520"/>
        <w:gridCol w:w="3825"/>
        <w:tblGridChange w:id="0">
          <w:tblGrid>
            <w:gridCol w:w="2985"/>
            <w:gridCol w:w="2520"/>
            <w:gridCol w:w="382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03">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Column</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04">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05">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06">
            <w:pPr>
              <w:rPr>
                <w:b w:val="1"/>
                <w:bCs w:val="1"/>
                <w:sz w:val="20"/>
                <w:szCs w:val="20"/>
                <w:highlight w:val="white"/>
              </w:rPr>
            </w:pPr>
            <w:r w:rsidDel="00000000" w:rsidR="00000000" w:rsidRPr="00000000">
              <w:rPr>
                <w:b w:val="1"/>
                <w:bCs w:val="1"/>
                <w:sz w:val="20"/>
                <w:szCs w:val="20"/>
                <w:highlight w:val="white"/>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07">
            <w:pPr>
              <w:rPr>
                <w:b w:val="1"/>
                <w:bCs w:val="1"/>
                <w:sz w:val="20"/>
                <w:szCs w:val="20"/>
                <w:highlight w:val="white"/>
              </w:rPr>
            </w:pPr>
            <w:r w:rsidDel="00000000" w:rsidR="00000000" w:rsidRPr="00000000">
              <w:rPr>
                <w:b w:val="1"/>
                <w:bCs w:val="1"/>
                <w:sz w:val="20"/>
                <w:szCs w:val="20"/>
                <w:highlight w:val="white"/>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08">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09">
            <w:pPr>
              <w:rPr>
                <w:b w:val="1"/>
                <w:bCs w:val="1"/>
                <w:sz w:val="20"/>
                <w:szCs w:val="20"/>
                <w:highlight w:val="white"/>
              </w:rPr>
            </w:pPr>
            <w:r w:rsidDel="00000000" w:rsidR="00000000" w:rsidRPr="00000000">
              <w:rPr>
                <w:b w:val="1"/>
                <w:bCs w:val="1"/>
                <w:sz w:val="20"/>
                <w:szCs w:val="20"/>
                <w:highlight w:val="white"/>
                <w:rtl w:val="0"/>
              </w:rPr>
              <w:t xml:space="preserve">inventory_id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0A">
            <w:pPr>
              <w:rPr>
                <w:b w:val="1"/>
                <w:bCs w:val="1"/>
                <w:sz w:val="20"/>
                <w:szCs w:val="20"/>
                <w:highlight w:val="white"/>
              </w:rPr>
            </w:pPr>
            <w:r w:rsidDel="00000000" w:rsidR="00000000" w:rsidRPr="00000000">
              <w:rPr>
                <w:b w:val="1"/>
                <w:bCs w:val="1"/>
                <w:sz w:val="20"/>
                <w:szCs w:val="20"/>
                <w:highlight w:val="white"/>
                <w:rtl w:val="0"/>
              </w:rPr>
              <w:t xml:space="preserve">VARCHAR(50)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0B">
            <w:pPr>
              <w:rPr>
                <w:b w:val="1"/>
                <w:bCs w:val="1"/>
                <w:sz w:val="20"/>
                <w:szCs w:val="20"/>
                <w:highlight w:val="white"/>
              </w:rPr>
            </w:pPr>
            <w:r w:rsidDel="00000000" w:rsidR="00000000" w:rsidRPr="00000000">
              <w:rPr>
                <w:b w:val="1"/>
                <w:bCs w:val="1"/>
                <w:sz w:val="20"/>
                <w:szCs w:val="20"/>
                <w:highlight w:val="white"/>
                <w:rtl w:val="0"/>
              </w:rPr>
              <w:t xml:space="preserve">INV-YYYY-TYPE-SEQ e.g. INV-2026-BAT-001</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0C">
            <w:pPr>
              <w:rPr>
                <w:b w:val="1"/>
                <w:bCs w:val="1"/>
                <w:sz w:val="20"/>
                <w:szCs w:val="20"/>
                <w:highlight w:val="white"/>
              </w:rPr>
            </w:pPr>
            <w:r w:rsidDel="00000000" w:rsidR="00000000" w:rsidRPr="00000000">
              <w:rPr>
                <w:b w:val="1"/>
                <w:bCs w:val="1"/>
                <w:sz w:val="20"/>
                <w:szCs w:val="20"/>
                <w:highlight w:val="white"/>
                <w:rtl w:val="0"/>
              </w:rPr>
              <w:t xml:space="preserve">serial_number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0D">
            <w:pPr>
              <w:rPr>
                <w:b w:val="1"/>
                <w:bCs w:val="1"/>
                <w:sz w:val="20"/>
                <w:szCs w:val="20"/>
                <w:highlight w:val="white"/>
              </w:rPr>
            </w:pPr>
            <w:r w:rsidDel="00000000" w:rsidR="00000000" w:rsidRPr="00000000">
              <w:rPr>
                <w:b w:val="1"/>
                <w:bCs w:val="1"/>
                <w:sz w:val="20"/>
                <w:szCs w:val="20"/>
                <w:highlight w:val="white"/>
                <w:rtl w:val="0"/>
              </w:rPr>
              <w:t xml:space="preserve">VARCHAR(50)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0E">
            <w:pPr>
              <w:rPr>
                <w:b w:val="1"/>
                <w:bCs w:val="1"/>
                <w:sz w:val="20"/>
                <w:szCs w:val="20"/>
                <w:highlight w:val="white"/>
              </w:rPr>
            </w:pPr>
            <w:r w:rsidDel="00000000" w:rsidR="00000000" w:rsidRPr="00000000">
              <w:rPr>
                <w:b w:val="1"/>
                <w:bCs w:val="1"/>
                <w:sz w:val="20"/>
                <w:szCs w:val="20"/>
                <w:highlight w:val="white"/>
                <w:rtl w:val="0"/>
              </w:rPr>
              <w:t xml:space="preserve">DB name for Battery ID. Immutable after creation. Unique across entire table.</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0F">
            <w:pPr>
              <w:rPr>
                <w:b w:val="1"/>
                <w:bCs w:val="1"/>
                <w:sz w:val="20"/>
                <w:szCs w:val="20"/>
                <w:highlight w:val="white"/>
              </w:rPr>
            </w:pPr>
            <w:r w:rsidDel="00000000" w:rsidR="00000000" w:rsidRPr="00000000">
              <w:rPr>
                <w:b w:val="1"/>
                <w:bCs w:val="1"/>
                <w:sz w:val="20"/>
                <w:szCs w:val="20"/>
                <w:highlight w:val="white"/>
                <w:rtl w:val="0"/>
              </w:rPr>
              <w:t xml:space="preserve">imei_id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0">
            <w:pPr>
              <w:rPr>
                <w:b w:val="1"/>
                <w:bCs w:val="1"/>
                <w:sz w:val="20"/>
                <w:szCs w:val="20"/>
                <w:highlight w:val="white"/>
              </w:rPr>
            </w:pPr>
            <w:r w:rsidDel="00000000" w:rsidR="00000000" w:rsidRPr="00000000">
              <w:rPr>
                <w:b w:val="1"/>
                <w:bCs w:val="1"/>
                <w:sz w:val="20"/>
                <w:szCs w:val="20"/>
                <w:highlight w:val="white"/>
                <w:rtl w:val="0"/>
              </w:rPr>
              <w:t xml:space="preserve">VARCHAR(20)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1">
            <w:pPr>
              <w:rPr>
                <w:b w:val="1"/>
                <w:bCs w:val="1"/>
                <w:sz w:val="20"/>
                <w:szCs w:val="20"/>
                <w:highlight w:val="white"/>
              </w:rPr>
            </w:pPr>
            <w:r w:rsidDel="00000000" w:rsidR="00000000" w:rsidRPr="00000000">
              <w:rPr>
                <w:b w:val="1"/>
                <w:bCs w:val="1"/>
                <w:sz w:val="20"/>
                <w:szCs w:val="20"/>
                <w:highlight w:val="white"/>
                <w:rtl w:val="0"/>
              </w:rPr>
              <w:t xml:space="preserve">15-digit GSM IMEI of the IoT module. NULL for non-IoT batteries. UNIQUE when not null.</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2">
            <w:pPr>
              <w:rPr>
                <w:b w:val="1"/>
                <w:bCs w:val="1"/>
                <w:sz w:val="20"/>
                <w:szCs w:val="20"/>
                <w:highlight w:val="white"/>
              </w:rPr>
            </w:pPr>
            <w:r w:rsidDel="00000000" w:rsidR="00000000" w:rsidRPr="00000000">
              <w:rPr>
                <w:b w:val="1"/>
                <w:bCs w:val="1"/>
                <w:sz w:val="20"/>
                <w:szCs w:val="20"/>
                <w:highlight w:val="white"/>
                <w:rtl w:val="0"/>
              </w:rPr>
              <w:t xml:space="preserve">iot_enabled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3">
            <w:pPr>
              <w:rPr>
                <w:b w:val="1"/>
                <w:bCs w:val="1"/>
                <w:sz w:val="20"/>
                <w:szCs w:val="20"/>
                <w:highlight w:val="white"/>
              </w:rPr>
            </w:pPr>
            <w:r w:rsidDel="00000000" w:rsidR="00000000" w:rsidRPr="00000000">
              <w:rPr>
                <w:b w:val="1"/>
                <w:bCs w:val="1"/>
                <w:sz w:val="20"/>
                <w:szCs w:val="20"/>
                <w:highlight w:val="white"/>
                <w:rtl w:val="0"/>
              </w:rPr>
              <w:t xml:space="preserve">BOOLEAN DEFAULT FALSE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4">
            <w:pPr>
              <w:rPr>
                <w:b w:val="1"/>
                <w:bCs w:val="1"/>
                <w:sz w:val="20"/>
                <w:szCs w:val="20"/>
                <w:highlight w:val="white"/>
              </w:rPr>
            </w:pPr>
            <w:r w:rsidDel="00000000" w:rsidR="00000000" w:rsidRPr="00000000">
              <w:rPr>
                <w:b w:val="1"/>
                <w:bCs w:val="1"/>
                <w:sz w:val="20"/>
                <w:szCs w:val="20"/>
                <w:highlight w:val="white"/>
                <w:rtl w:val="0"/>
              </w:rPr>
              <w:t xml:space="preserve">TRUE when the battery has an IoT module. Drives SOC display and telemetry linkage.</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5">
            <w:pPr>
              <w:rPr>
                <w:b w:val="1"/>
                <w:bCs w:val="1"/>
                <w:sz w:val="20"/>
                <w:szCs w:val="20"/>
                <w:highlight w:val="white"/>
              </w:rPr>
            </w:pPr>
            <w:r w:rsidDel="00000000" w:rsidR="00000000" w:rsidRPr="00000000">
              <w:rPr>
                <w:b w:val="1"/>
                <w:bCs w:val="1"/>
                <w:sz w:val="20"/>
                <w:szCs w:val="20"/>
                <w:highlight w:val="white"/>
                <w:rtl w:val="0"/>
              </w:rPr>
              <w:t xml:space="preserve">material_code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6">
            <w:pPr>
              <w:rPr>
                <w:b w:val="1"/>
                <w:bCs w:val="1"/>
                <w:sz w:val="20"/>
                <w:szCs w:val="20"/>
                <w:highlight w:val="white"/>
              </w:rPr>
            </w:pPr>
            <w:r w:rsidDel="00000000" w:rsidR="00000000" w:rsidRPr="00000000">
              <w:rPr>
                <w:b w:val="1"/>
                <w:bCs w:val="1"/>
                <w:sz w:val="20"/>
                <w:szCs w:val="20"/>
                <w:highlight w:val="white"/>
                <w:rtl w:val="0"/>
              </w:rPr>
              <w:t xml:space="preserve">VARCHAR(100)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7">
            <w:pPr>
              <w:rPr>
                <w:b w:val="1"/>
                <w:bCs w:val="1"/>
                <w:sz w:val="20"/>
                <w:szCs w:val="20"/>
                <w:highlight w:val="white"/>
              </w:rPr>
            </w:pPr>
            <w:r w:rsidDel="00000000" w:rsidR="00000000" w:rsidRPr="00000000">
              <w:rPr>
                <w:b w:val="1"/>
                <w:bCs w:val="1"/>
                <w:sz w:val="20"/>
                <w:szCs w:val="20"/>
                <w:highlight w:val="white"/>
                <w:rtl w:val="0"/>
              </w:rPr>
              <w:t xml:space="preserve">OEM-supplied reference code. Required. Used for OEM warranty claims and future OEM portal integration.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8">
            <w:pPr>
              <w:rPr>
                <w:b w:val="1"/>
                <w:bCs w:val="1"/>
                <w:sz w:val="20"/>
                <w:szCs w:val="20"/>
                <w:highlight w:val="white"/>
              </w:rPr>
            </w:pPr>
            <w:r w:rsidDel="00000000" w:rsidR="00000000" w:rsidRPr="00000000">
              <w:rPr>
                <w:b w:val="1"/>
                <w:bCs w:val="1"/>
                <w:sz w:val="20"/>
                <w:szCs w:val="20"/>
                <w:highlight w:val="white"/>
                <w:rtl w:val="0"/>
              </w:rPr>
              <w:t xml:space="preserve">inventory_type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9">
            <w:pPr>
              <w:rPr>
                <w:b w:val="1"/>
                <w:bCs w:val="1"/>
                <w:sz w:val="20"/>
                <w:szCs w:val="20"/>
                <w:highlight w:val="white"/>
              </w:rPr>
            </w:pPr>
            <w:r w:rsidDel="00000000" w:rsidR="00000000" w:rsidRPr="00000000">
              <w:rPr>
                <w:b w:val="1"/>
                <w:bCs w:val="1"/>
                <w:sz w:val="20"/>
                <w:szCs w:val="20"/>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A">
            <w:pPr>
              <w:rPr>
                <w:b w:val="1"/>
                <w:bCs w:val="1"/>
                <w:sz w:val="20"/>
                <w:szCs w:val="20"/>
                <w:highlight w:val="white"/>
              </w:rPr>
            </w:pPr>
            <w:r w:rsidDel="00000000" w:rsidR="00000000" w:rsidRPr="00000000">
              <w:rPr>
                <w:b w:val="1"/>
                <w:bCs w:val="1"/>
                <w:sz w:val="20"/>
                <w:szCs w:val="20"/>
                <w:highlight w:val="white"/>
                <w:rtl w:val="0"/>
              </w:rPr>
              <w:t xml:space="preserve">'battery' | 'charger' | 'paraphernalia_lot'</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B">
            <w:pPr>
              <w:rPr>
                <w:b w:val="1"/>
                <w:bCs w:val="1"/>
                <w:sz w:val="20"/>
                <w:szCs w:val="20"/>
                <w:highlight w:val="white"/>
              </w:rPr>
            </w:pPr>
            <w:r w:rsidDel="00000000" w:rsidR="00000000" w:rsidRPr="00000000">
              <w:rPr>
                <w:b w:val="1"/>
                <w:bCs w:val="1"/>
                <w:sz w:val="20"/>
                <w:szCs w:val="20"/>
                <w:highlight w:val="white"/>
                <w:rtl w:val="0"/>
              </w:rPr>
              <w:t xml:space="preserve">dealer_id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C">
            <w:pPr>
              <w:rPr>
                <w:b w:val="1"/>
                <w:bCs w:val="1"/>
                <w:sz w:val="20"/>
                <w:szCs w:val="20"/>
                <w:highlight w:val="white"/>
              </w:rPr>
            </w:pPr>
            <w:r w:rsidDel="00000000" w:rsidR="00000000" w:rsidRPr="00000000">
              <w:rPr>
                <w:b w:val="1"/>
                <w:bCs w:val="1"/>
                <w:sz w:val="20"/>
                <w:szCs w:val="20"/>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D">
            <w:pPr>
              <w:rPr>
                <w:b w:val="1"/>
                <w:bCs w:val="1"/>
                <w:sz w:val="20"/>
                <w:szCs w:val="20"/>
                <w:highlight w:val="white"/>
              </w:rPr>
            </w:pPr>
            <w:r w:rsidDel="00000000" w:rsidR="00000000" w:rsidRPr="00000000">
              <w:rPr>
                <w:b w:val="1"/>
                <w:bCs w:val="1"/>
                <w:sz w:val="20"/>
                <w:szCs w:val="20"/>
                <w:highlight w:val="white"/>
                <w:rtl w:val="0"/>
              </w:rPr>
              <w:t xml:space="preserve">references dealers.id. Changes on inter-dealer transfer.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E">
            <w:pPr>
              <w:rPr>
                <w:b w:val="1"/>
                <w:bCs w:val="1"/>
                <w:sz w:val="20"/>
                <w:szCs w:val="20"/>
                <w:highlight w:val="white"/>
              </w:rPr>
            </w:pPr>
            <w:r w:rsidDel="00000000" w:rsidR="00000000" w:rsidRPr="00000000">
              <w:rPr>
                <w:b w:val="1"/>
                <w:bCs w:val="1"/>
                <w:sz w:val="20"/>
                <w:szCs w:val="20"/>
                <w:highlight w:val="white"/>
                <w:rtl w:val="0"/>
              </w:rPr>
              <w:t xml:space="preserve">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1F">
            <w:pPr>
              <w:rPr>
                <w:b w:val="1"/>
                <w:bCs w:val="1"/>
                <w:sz w:val="20"/>
                <w:szCs w:val="20"/>
                <w:highlight w:val="white"/>
              </w:rPr>
            </w:pPr>
            <w:r w:rsidDel="00000000" w:rsidR="00000000" w:rsidRPr="00000000">
              <w:rPr>
                <w:b w:val="1"/>
                <w:bCs w:val="1"/>
                <w:sz w:val="20"/>
                <w:szCs w:val="20"/>
                <w:highlight w:val="white"/>
                <w:rtl w:val="0"/>
              </w:rPr>
              <w:t xml:space="preserve">VARCHAR(50)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0">
            <w:pPr>
              <w:rPr>
                <w:b w:val="1"/>
                <w:bCs w:val="1"/>
                <w:sz w:val="20"/>
                <w:szCs w:val="20"/>
                <w:highlight w:val="white"/>
              </w:rPr>
            </w:pPr>
            <w:r w:rsidDel="00000000" w:rsidR="00000000" w:rsidRPr="00000000">
              <w:rPr>
                <w:b w:val="1"/>
                <w:bCs w:val="1"/>
                <w:sz w:val="20"/>
                <w:szCs w:val="20"/>
                <w:highlight w:val="white"/>
                <w:rtl w:val="0"/>
              </w:rPr>
              <w:t xml:space="preserve">'3W' | '2W' | '4W' | 'Inverter' | 'Solar' | 'Other'. Immutable.</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1">
            <w:pPr>
              <w:rPr>
                <w:b w:val="1"/>
                <w:bCs w:val="1"/>
                <w:sz w:val="20"/>
                <w:szCs w:val="20"/>
                <w:highlight w:val="white"/>
              </w:rPr>
            </w:pPr>
            <w:r w:rsidDel="00000000" w:rsidR="00000000" w:rsidRPr="00000000">
              <w:rPr>
                <w:b w:val="1"/>
                <w:bCs w:val="1"/>
                <w:sz w:val="20"/>
                <w:szCs w:val="20"/>
                <w:highlight w:val="white"/>
                <w:rtl w:val="0"/>
              </w:rPr>
              <w:t xml:space="preserve">sub_category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2">
            <w:pPr>
              <w:rPr>
                <w:b w:val="1"/>
                <w:bCs w:val="1"/>
                <w:sz w:val="20"/>
                <w:szCs w:val="20"/>
                <w:highlight w:val="white"/>
              </w:rPr>
            </w:pPr>
            <w:r w:rsidDel="00000000" w:rsidR="00000000" w:rsidRPr="00000000">
              <w:rPr>
                <w:b w:val="1"/>
                <w:bCs w:val="1"/>
                <w:sz w:val="20"/>
                <w:szCs w:val="20"/>
                <w:highlight w:val="white"/>
                <w:rtl w:val="0"/>
              </w:rPr>
              <w:t xml:space="preserve">VARCHAR(50)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3">
            <w:pPr>
              <w:rPr>
                <w:b w:val="1"/>
                <w:bCs w:val="1"/>
                <w:sz w:val="20"/>
                <w:szCs w:val="20"/>
                <w:highlight w:val="white"/>
              </w:rPr>
            </w:pPr>
            <w:r w:rsidDel="00000000" w:rsidR="00000000" w:rsidRPr="00000000">
              <w:rPr>
                <w:b w:val="1"/>
                <w:bCs w:val="1"/>
                <w:sz w:val="20"/>
                <w:szCs w:val="20"/>
                <w:highlight w:val="white"/>
                <w:rtl w:val="0"/>
              </w:rPr>
              <w:t xml:space="preserve">e.g. 'E-Rickshaw', 'E-Cart', 'E-Auto'. Immutable. Used as context label in lead model.</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4">
            <w:pPr>
              <w:rPr>
                <w:b w:val="1"/>
                <w:bCs w:val="1"/>
                <w:sz w:val="20"/>
                <w:szCs w:val="20"/>
                <w:highlight w:val="white"/>
              </w:rPr>
            </w:pPr>
            <w:r w:rsidDel="00000000" w:rsidR="00000000" w:rsidRPr="00000000">
              <w:rPr>
                <w:b w:val="1"/>
                <w:bCs w:val="1"/>
                <w:sz w:val="20"/>
                <w:szCs w:val="20"/>
                <w:highlight w:val="white"/>
                <w:rtl w:val="0"/>
              </w:rPr>
              <w:t xml:space="preserve">model_number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5">
            <w:pPr>
              <w:rPr>
                <w:b w:val="1"/>
                <w:bCs w:val="1"/>
                <w:sz w:val="20"/>
                <w:szCs w:val="20"/>
                <w:highlight w:val="white"/>
              </w:rPr>
            </w:pPr>
            <w:r w:rsidDel="00000000" w:rsidR="00000000" w:rsidRPr="00000000">
              <w:rPr>
                <w:b w:val="1"/>
                <w:bCs w:val="1"/>
                <w:sz w:val="20"/>
                <w:szCs w:val="20"/>
                <w:highlight w:val="white"/>
                <w:rtl w:val="0"/>
              </w:rPr>
              <w:t xml:space="preserve">VARCHAR(100)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6">
            <w:pPr>
              <w:rPr>
                <w:b w:val="1"/>
                <w:bCs w:val="1"/>
                <w:sz w:val="20"/>
                <w:szCs w:val="20"/>
                <w:highlight w:val="white"/>
              </w:rPr>
            </w:pPr>
            <w:r w:rsidDel="00000000" w:rsidR="00000000" w:rsidRPr="00000000">
              <w:rPr>
                <w:b w:val="1"/>
                <w:bCs w:val="1"/>
                <w:sz w:val="20"/>
                <w:szCs w:val="20"/>
                <w:highlight w:val="white"/>
                <w:rtl w:val="0"/>
              </w:rPr>
              <w:t xml:space="preserve">DB name for Battery Model / Model Number. FK-validated against product_master_batteries.model_id.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7">
            <w:pPr>
              <w:rPr>
                <w:b w:val="1"/>
                <w:bCs w:val="1"/>
                <w:sz w:val="20"/>
                <w:szCs w:val="20"/>
                <w:highlight w:val="white"/>
              </w:rPr>
            </w:pPr>
            <w:r w:rsidDel="00000000" w:rsidR="00000000" w:rsidRPr="00000000">
              <w:rPr>
                <w:b w:val="1"/>
                <w:bCs w:val="1"/>
                <w:sz w:val="20"/>
                <w:szCs w:val="20"/>
                <w:highlight w:val="white"/>
                <w:rtl w:val="0"/>
              </w:rPr>
              <w:t xml:space="preserve">voltage_v</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8">
            <w:pPr>
              <w:rPr>
                <w:b w:val="1"/>
                <w:bCs w:val="1"/>
                <w:sz w:val="20"/>
                <w:szCs w:val="20"/>
                <w:highlight w:val="white"/>
              </w:rPr>
            </w:pPr>
            <w:r w:rsidDel="00000000" w:rsidR="00000000" w:rsidRPr="00000000">
              <w:rPr>
                <w:b w:val="1"/>
                <w:bCs w:val="1"/>
                <w:sz w:val="20"/>
                <w:szCs w:val="20"/>
                <w:highlight w:val="white"/>
                <w:rtl w:val="0"/>
              </w:rPr>
              <w:t xml:space="preserve">DECIMAL(6,2)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9">
            <w:pPr>
              <w:rPr>
                <w:b w:val="1"/>
                <w:bCs w:val="1"/>
                <w:sz w:val="20"/>
                <w:szCs w:val="20"/>
                <w:highlight w:val="white"/>
              </w:rPr>
            </w:pPr>
            <w:r w:rsidDel="00000000" w:rsidR="00000000" w:rsidRPr="00000000">
              <w:rPr>
                <w:b w:val="1"/>
                <w:bCs w:val="1"/>
                <w:sz w:val="20"/>
                <w:szCs w:val="20"/>
                <w:highlight w:val="white"/>
                <w:rtl w:val="0"/>
              </w:rPr>
              <w:t xml:space="preserve">Batteries and chargers only. Auto-filled from product master.</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A">
            <w:pPr>
              <w:rPr>
                <w:b w:val="1"/>
                <w:bCs w:val="1"/>
                <w:sz w:val="20"/>
                <w:szCs w:val="20"/>
                <w:highlight w:val="white"/>
              </w:rPr>
            </w:pPr>
            <w:r w:rsidDel="00000000" w:rsidR="00000000" w:rsidRPr="00000000">
              <w:rPr>
                <w:b w:val="1"/>
                <w:bCs w:val="1"/>
                <w:sz w:val="20"/>
                <w:szCs w:val="20"/>
                <w:highlight w:val="white"/>
                <w:rtl w:val="0"/>
              </w:rPr>
              <w:t xml:space="preserve">capacity_ah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B">
            <w:pPr>
              <w:rPr>
                <w:b w:val="1"/>
                <w:bCs w:val="1"/>
                <w:sz w:val="20"/>
                <w:szCs w:val="20"/>
                <w:highlight w:val="white"/>
              </w:rPr>
            </w:pPr>
            <w:r w:rsidDel="00000000" w:rsidR="00000000" w:rsidRPr="00000000">
              <w:rPr>
                <w:b w:val="1"/>
                <w:bCs w:val="1"/>
                <w:sz w:val="20"/>
                <w:szCs w:val="20"/>
                <w:highlight w:val="white"/>
                <w:rtl w:val="0"/>
              </w:rPr>
              <w:t xml:space="preserve">DECIMAL(8,2)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C">
            <w:pPr>
              <w:rPr>
                <w:b w:val="1"/>
                <w:bCs w:val="1"/>
                <w:sz w:val="20"/>
                <w:szCs w:val="20"/>
                <w:highlight w:val="white"/>
              </w:rPr>
            </w:pPr>
            <w:r w:rsidDel="00000000" w:rsidR="00000000" w:rsidRPr="00000000">
              <w:rPr>
                <w:b w:val="1"/>
                <w:bCs w:val="1"/>
                <w:sz w:val="20"/>
                <w:szCs w:val="20"/>
                <w:highlight w:val="white"/>
                <w:rtl w:val="0"/>
              </w:rPr>
              <w:t xml:space="preserve">Batteries only.</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D">
            <w:pPr>
              <w:rPr>
                <w:b w:val="1"/>
                <w:bCs w:val="1"/>
                <w:sz w:val="20"/>
                <w:szCs w:val="20"/>
                <w:highlight w:val="white"/>
              </w:rPr>
            </w:pPr>
            <w:r w:rsidDel="00000000" w:rsidR="00000000" w:rsidRPr="00000000">
              <w:rPr>
                <w:b w:val="1"/>
                <w:bCs w:val="1"/>
                <w:sz w:val="20"/>
                <w:szCs w:val="20"/>
                <w:highlight w:val="white"/>
                <w:rtl w:val="0"/>
              </w:rPr>
              <w:t xml:space="preserve">compatible_models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E">
            <w:pPr>
              <w:rPr>
                <w:b w:val="1"/>
                <w:bCs w:val="1"/>
                <w:sz w:val="20"/>
                <w:szCs w:val="20"/>
                <w:highlight w:val="white"/>
              </w:rPr>
            </w:pPr>
            <w:r w:rsidDel="00000000" w:rsidR="00000000" w:rsidRPr="00000000">
              <w:rPr>
                <w:b w:val="1"/>
                <w:bCs w:val="1"/>
                <w:sz w:val="20"/>
                <w:szCs w:val="20"/>
                <w:highlight w:val="white"/>
                <w:rtl w:val="0"/>
              </w:rPr>
              <w:t xml:space="preserve">JSON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2F">
            <w:pPr>
              <w:rPr>
                <w:b w:val="1"/>
                <w:bCs w:val="1"/>
                <w:sz w:val="20"/>
                <w:szCs w:val="20"/>
                <w:highlight w:val="white"/>
              </w:rPr>
            </w:pPr>
            <w:r w:rsidDel="00000000" w:rsidR="00000000" w:rsidRPr="00000000">
              <w:rPr>
                <w:b w:val="1"/>
                <w:bCs w:val="1"/>
                <w:sz w:val="20"/>
                <w:szCs w:val="20"/>
                <w:highlight w:val="white"/>
                <w:rtl w:val="0"/>
              </w:rPr>
              <w:t xml:space="preserve">Chargers: array of compatible battery model_ids.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0">
            <w:pPr>
              <w:rPr>
                <w:b w:val="1"/>
                <w:bCs w:val="1"/>
                <w:sz w:val="20"/>
                <w:szCs w:val="20"/>
                <w:highlight w:val="white"/>
              </w:rPr>
            </w:pPr>
            <w:r w:rsidDel="00000000" w:rsidR="00000000" w:rsidRPr="00000000">
              <w:rPr>
                <w:b w:val="1"/>
                <w:bCs w:val="1"/>
                <w:sz w:val="20"/>
                <w:szCs w:val="20"/>
                <w:highlight w:val="white"/>
                <w:rtl w:val="0"/>
              </w:rPr>
              <w:t xml:space="preserve">star_rating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1">
            <w:pPr>
              <w:rPr>
                <w:b w:val="1"/>
                <w:bCs w:val="1"/>
                <w:sz w:val="20"/>
                <w:szCs w:val="20"/>
                <w:highlight w:val="white"/>
              </w:rPr>
            </w:pPr>
            <w:r w:rsidDel="00000000" w:rsidR="00000000" w:rsidRPr="00000000">
              <w:rPr>
                <w:b w:val="1"/>
                <w:bCs w:val="1"/>
                <w:sz w:val="20"/>
                <w:szCs w:val="20"/>
                <w:highlight w:val="white"/>
                <w:rtl w:val="0"/>
              </w:rPr>
              <w:t xml:space="preserve">TINYINT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2">
            <w:pPr>
              <w:rPr>
                <w:b w:val="1"/>
                <w:bCs w:val="1"/>
                <w:sz w:val="20"/>
                <w:szCs w:val="20"/>
                <w:highlight w:val="white"/>
              </w:rPr>
            </w:pPr>
            <w:r w:rsidDel="00000000" w:rsidR="00000000" w:rsidRPr="00000000">
              <w:rPr>
                <w:b w:val="1"/>
                <w:bCs w:val="1"/>
                <w:sz w:val="20"/>
                <w:szCs w:val="20"/>
                <w:highlight w:val="white"/>
                <w:rtl w:val="0"/>
              </w:rPr>
              <w:t xml:space="preserve">1–5. Quality/performance rating assigned at upload.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3">
            <w:pPr>
              <w:rPr>
                <w:b w:val="1"/>
                <w:bCs w:val="1"/>
                <w:sz w:val="20"/>
                <w:szCs w:val="20"/>
                <w:highlight w:val="white"/>
              </w:rPr>
            </w:pPr>
            <w:r w:rsidDel="00000000" w:rsidR="00000000" w:rsidRPr="00000000">
              <w:rPr>
                <w:b w:val="1"/>
                <w:bCs w:val="1"/>
                <w:sz w:val="20"/>
                <w:szCs w:val="20"/>
                <w:highlight w:val="white"/>
                <w:rtl w:val="0"/>
              </w:rPr>
              <w:t xml:space="preserve">invoice_number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4">
            <w:pPr>
              <w:rPr>
                <w:b w:val="1"/>
                <w:bCs w:val="1"/>
                <w:sz w:val="20"/>
                <w:szCs w:val="20"/>
                <w:highlight w:val="white"/>
              </w:rPr>
            </w:pPr>
            <w:r w:rsidDel="00000000" w:rsidR="00000000" w:rsidRPr="00000000">
              <w:rPr>
                <w:b w:val="1"/>
                <w:bCs w:val="1"/>
                <w:sz w:val="20"/>
                <w:szCs w:val="20"/>
                <w:highlight w:val="white"/>
                <w:rtl w:val="0"/>
              </w:rPr>
              <w:t xml:space="preserve">VARCHAR(100)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5">
            <w:pPr>
              <w:rPr>
                <w:b w:val="1"/>
                <w:bCs w:val="1"/>
                <w:sz w:val="20"/>
                <w:szCs w:val="20"/>
                <w:highlight w:val="white"/>
              </w:rPr>
            </w:pPr>
            <w:r w:rsidDel="00000000" w:rsidR="00000000" w:rsidRPr="00000000">
              <w:rPr>
                <w:b w:val="1"/>
                <w:bCs w:val="1"/>
                <w:sz w:val="20"/>
                <w:szCs w:val="20"/>
                <w:highlight w:val="white"/>
                <w:rtl w:val="0"/>
              </w:rPr>
              <w:t xml:space="preserve">OEM invoice reference.</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6">
            <w:pPr>
              <w:rPr>
                <w:b w:val="1"/>
                <w:bCs w:val="1"/>
                <w:sz w:val="20"/>
                <w:szCs w:val="20"/>
                <w:highlight w:val="white"/>
              </w:rPr>
            </w:pPr>
            <w:r w:rsidDel="00000000" w:rsidR="00000000" w:rsidRPr="00000000">
              <w:rPr>
                <w:b w:val="1"/>
                <w:bCs w:val="1"/>
                <w:sz w:val="20"/>
                <w:szCs w:val="20"/>
                <w:highlight w:val="white"/>
                <w:rtl w:val="0"/>
              </w:rPr>
              <w:t xml:space="preserve">invoice_date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7">
            <w:pPr>
              <w:rPr>
                <w:b w:val="1"/>
                <w:bCs w:val="1"/>
                <w:sz w:val="20"/>
                <w:szCs w:val="20"/>
                <w:highlight w:val="white"/>
              </w:rPr>
            </w:pPr>
            <w:r w:rsidDel="00000000" w:rsidR="00000000" w:rsidRPr="00000000">
              <w:rPr>
                <w:b w:val="1"/>
                <w:bCs w:val="1"/>
                <w:sz w:val="20"/>
                <w:szCs w:val="20"/>
                <w:highlight w:val="white"/>
                <w:rtl w:val="0"/>
              </w:rPr>
              <w:t xml:space="preserve">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8">
            <w:pPr>
              <w:rPr>
                <w:b w:val="1"/>
                <w:bCs w:val="1"/>
                <w:sz w:val="20"/>
                <w:szCs w:val="20"/>
                <w:highlight w:val="white"/>
              </w:rPr>
            </w:pPr>
            <w:r w:rsidDel="00000000" w:rsidR="00000000" w:rsidRPr="00000000">
              <w:rPr>
                <w:b w:val="1"/>
                <w:bCs w:val="1"/>
                <w:sz w:val="20"/>
                <w:szCs w:val="20"/>
                <w:highlight w:val="white"/>
                <w:rtl w:val="0"/>
              </w:rPr>
              <w:t xml:space="preserve">DB name for Sold Date. Immutable. Drives inventory_age = TODAY - invoice_date.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9">
            <w:pPr>
              <w:rPr>
                <w:b w:val="1"/>
                <w:bCs w:val="1"/>
                <w:sz w:val="20"/>
                <w:szCs w:val="20"/>
                <w:highlight w:val="white"/>
              </w:rPr>
            </w:pPr>
            <w:r w:rsidDel="00000000" w:rsidR="00000000" w:rsidRPr="00000000">
              <w:rPr>
                <w:b w:val="1"/>
                <w:bCs w:val="1"/>
                <w:sz w:val="20"/>
                <w:szCs w:val="20"/>
                <w:highlight w:val="white"/>
                <w:rtl w:val="0"/>
              </w:rPr>
              <w:t xml:space="preserve">invoice_value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A">
            <w:pPr>
              <w:rPr>
                <w:b w:val="1"/>
                <w:bCs w:val="1"/>
                <w:sz w:val="20"/>
                <w:szCs w:val="20"/>
                <w:highlight w:val="white"/>
              </w:rPr>
            </w:pPr>
            <w:r w:rsidDel="00000000" w:rsidR="00000000" w:rsidRPr="00000000">
              <w:rPr>
                <w:b w:val="1"/>
                <w:bCs w:val="1"/>
                <w:sz w:val="20"/>
                <w:szCs w:val="20"/>
                <w:highlight w:val="white"/>
                <w:rtl w:val="0"/>
              </w:rPr>
              <w:t xml:space="preserve">DECIMAL(12,2)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B">
            <w:pPr>
              <w:rPr>
                <w:b w:val="1"/>
                <w:bCs w:val="1"/>
                <w:sz w:val="20"/>
                <w:szCs w:val="20"/>
                <w:highlight w:val="white"/>
              </w:rPr>
            </w:pPr>
            <w:r w:rsidDel="00000000" w:rsidR="00000000" w:rsidRPr="00000000">
              <w:rPr>
                <w:b w:val="1"/>
                <w:bCs w:val="1"/>
                <w:sz w:val="20"/>
                <w:szCs w:val="20"/>
                <w:highlight w:val="white"/>
                <w:rtl w:val="0"/>
              </w:rPr>
              <w:t xml:space="preserve">Per-unit purchase value.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C">
            <w:pPr>
              <w:rPr>
                <w:b w:val="1"/>
                <w:bCs w:val="1"/>
                <w:sz w:val="20"/>
                <w:szCs w:val="20"/>
                <w:highlight w:val="white"/>
              </w:rPr>
            </w:pPr>
            <w:r w:rsidDel="00000000" w:rsidR="00000000" w:rsidRPr="00000000">
              <w:rPr>
                <w:b w:val="1"/>
                <w:bCs w:val="1"/>
                <w:sz w:val="20"/>
                <w:szCs w:val="20"/>
                <w:highlight w:val="white"/>
                <w:rtl w:val="0"/>
              </w:rPr>
              <w:t xml:space="preserve">supplier_name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D">
            <w:pPr>
              <w:rPr>
                <w:b w:val="1"/>
                <w:bCs w:val="1"/>
                <w:sz w:val="20"/>
                <w:szCs w:val="20"/>
                <w:highlight w:val="white"/>
              </w:rPr>
            </w:pPr>
            <w:r w:rsidDel="00000000" w:rsidR="00000000" w:rsidRPr="00000000">
              <w:rPr>
                <w:b w:val="1"/>
                <w:bCs w:val="1"/>
                <w:sz w:val="20"/>
                <w:szCs w:val="20"/>
                <w:highlight w:val="white"/>
                <w:rtl w:val="0"/>
              </w:rPr>
              <w:t xml:space="preserve">VARCHAR(200)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E">
            <w:pPr>
              <w:rPr>
                <w:b w:val="1"/>
                <w:bCs w:val="1"/>
                <w:sz w:val="20"/>
                <w:szCs w:val="20"/>
                <w:highlight w:val="white"/>
              </w:rPr>
            </w:pPr>
            <w:r w:rsidDel="00000000" w:rsidR="00000000" w:rsidRPr="00000000">
              <w:rPr>
                <w:b w:val="1"/>
                <w:bCs w:val="1"/>
                <w:sz w:val="20"/>
                <w:szCs w:val="20"/>
                <w:highlight w:val="white"/>
                <w:rtl w:val="0"/>
              </w:rPr>
              <w:t xml:space="preserve">OEM or supplier name.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3F">
            <w:pPr>
              <w:rPr>
                <w:b w:val="1"/>
                <w:bCs w:val="1"/>
                <w:sz w:val="20"/>
                <w:szCs w:val="20"/>
                <w:highlight w:val="white"/>
              </w:rPr>
            </w:pPr>
            <w:r w:rsidDel="00000000" w:rsidR="00000000" w:rsidRPr="00000000">
              <w:rPr>
                <w:b w:val="1"/>
                <w:bCs w:val="1"/>
                <w:sz w:val="20"/>
                <w:szCs w:val="20"/>
                <w:highlight w:val="white"/>
                <w:rtl w:val="0"/>
              </w:rPr>
              <w:t xml:space="preserve">oem_warranty_date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0">
            <w:pPr>
              <w:rPr>
                <w:b w:val="1"/>
                <w:bCs w:val="1"/>
                <w:sz w:val="20"/>
                <w:szCs w:val="20"/>
                <w:highlight w:val="white"/>
              </w:rPr>
            </w:pPr>
            <w:r w:rsidDel="00000000" w:rsidR="00000000" w:rsidRPr="00000000">
              <w:rPr>
                <w:b w:val="1"/>
                <w:bCs w:val="1"/>
                <w:sz w:val="20"/>
                <w:szCs w:val="20"/>
                <w:highlight w:val="white"/>
                <w:rtl w:val="0"/>
              </w:rPr>
              <w:t xml:space="preserve">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1">
            <w:pPr>
              <w:rPr>
                <w:b w:val="1"/>
                <w:bCs w:val="1"/>
                <w:sz w:val="20"/>
                <w:szCs w:val="20"/>
                <w:highlight w:val="white"/>
              </w:rPr>
            </w:pPr>
            <w:r w:rsidDel="00000000" w:rsidR="00000000" w:rsidRPr="00000000">
              <w:rPr>
                <w:b w:val="1"/>
                <w:bCs w:val="1"/>
                <w:sz w:val="20"/>
                <w:szCs w:val="20"/>
                <w:highlight w:val="white"/>
                <w:rtl w:val="0"/>
              </w:rPr>
              <w:t xml:space="preserve">OEM warranty start date for this unit. May differ from invoice_date.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2">
            <w:pPr>
              <w:rPr>
                <w:b w:val="1"/>
                <w:bCs w:val="1"/>
                <w:sz w:val="20"/>
                <w:szCs w:val="20"/>
                <w:highlight w:val="white"/>
              </w:rPr>
            </w:pPr>
            <w:r w:rsidDel="00000000" w:rsidR="00000000" w:rsidRPr="00000000">
              <w:rPr>
                <w:b w:val="1"/>
                <w:bCs w:val="1"/>
                <w:sz w:val="20"/>
                <w:szCs w:val="20"/>
                <w:highlight w:val="white"/>
                <w:rtl w:val="0"/>
              </w:rPr>
              <w:t xml:space="preserve">oem_warranty_months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3">
            <w:pPr>
              <w:rPr>
                <w:b w:val="1"/>
                <w:bCs w:val="1"/>
                <w:sz w:val="20"/>
                <w:szCs w:val="20"/>
                <w:highlight w:val="white"/>
              </w:rPr>
            </w:pPr>
            <w:r w:rsidDel="00000000" w:rsidR="00000000" w:rsidRPr="00000000">
              <w:rPr>
                <w:b w:val="1"/>
                <w:bCs w:val="1"/>
                <w:sz w:val="20"/>
                <w:szCs w:val="20"/>
                <w:highlight w:val="white"/>
                <w:rtl w:val="0"/>
              </w:rPr>
              <w:t xml:space="preserve">INT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4">
            <w:pPr>
              <w:rPr>
                <w:b w:val="1"/>
                <w:bCs w:val="1"/>
                <w:sz w:val="20"/>
                <w:szCs w:val="20"/>
                <w:highlight w:val="white"/>
              </w:rPr>
            </w:pPr>
            <w:r w:rsidDel="00000000" w:rsidR="00000000" w:rsidRPr="00000000">
              <w:rPr>
                <w:b w:val="1"/>
                <w:bCs w:val="1"/>
                <w:sz w:val="20"/>
                <w:szCs w:val="20"/>
                <w:highlight w:val="white"/>
                <w:rtl w:val="0"/>
              </w:rPr>
              <w:t xml:space="preserve">OEM warranty duration in months.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5">
            <w:pPr>
              <w:rPr>
                <w:b w:val="1"/>
                <w:bCs w:val="1"/>
                <w:sz w:val="20"/>
                <w:szCs w:val="20"/>
                <w:highlight w:val="white"/>
              </w:rPr>
            </w:pPr>
            <w:r w:rsidDel="00000000" w:rsidR="00000000" w:rsidRPr="00000000">
              <w:rPr>
                <w:b w:val="1"/>
                <w:bCs w:val="1"/>
                <w:sz w:val="20"/>
                <w:szCs w:val="20"/>
                <w:highlight w:val="white"/>
                <w:rtl w:val="0"/>
              </w:rPr>
              <w:t xml:space="preserve">oem_warranty_expiry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6">
            <w:pPr>
              <w:rPr>
                <w:b w:val="1"/>
                <w:bCs w:val="1"/>
                <w:sz w:val="20"/>
                <w:szCs w:val="20"/>
                <w:highlight w:val="white"/>
              </w:rPr>
            </w:pPr>
            <w:r w:rsidDel="00000000" w:rsidR="00000000" w:rsidRPr="00000000">
              <w:rPr>
                <w:b w:val="1"/>
                <w:bCs w:val="1"/>
                <w:sz w:val="20"/>
                <w:szCs w:val="20"/>
                <w:highlight w:val="white"/>
                <w:rtl w:val="0"/>
              </w:rPr>
              <w:t xml:space="preserve">DATE (computed)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7">
            <w:pPr>
              <w:rPr>
                <w:b w:val="1"/>
                <w:bCs w:val="1"/>
                <w:sz w:val="20"/>
                <w:szCs w:val="20"/>
                <w:highlight w:val="white"/>
              </w:rPr>
            </w:pPr>
            <w:r w:rsidDel="00000000" w:rsidR="00000000" w:rsidRPr="00000000">
              <w:rPr>
                <w:b w:val="1"/>
                <w:bCs w:val="1"/>
                <w:sz w:val="20"/>
                <w:szCs w:val="20"/>
                <w:highlight w:val="white"/>
                <w:rtl w:val="0"/>
              </w:rPr>
              <w:t xml:space="preserve">Calculated: oem_warranty_date + oem_warranty_months. Stored for query performance. Used for automated expiry alerts.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8">
            <w:pPr>
              <w:rPr>
                <w:b w:val="1"/>
                <w:bCs w:val="1"/>
                <w:sz w:val="20"/>
                <w:szCs w:val="20"/>
                <w:highlight w:val="white"/>
              </w:rPr>
            </w:pPr>
            <w:r w:rsidDel="00000000" w:rsidR="00000000" w:rsidRPr="00000000">
              <w:rPr>
                <w:b w:val="1"/>
                <w:bCs w:val="1"/>
                <w:sz w:val="20"/>
                <w:szCs w:val="20"/>
                <w:highlight w:val="white"/>
                <w:rtl w:val="0"/>
              </w:rPr>
              <w:t xml:space="preserve">oem_warranty_clauses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9">
            <w:pPr>
              <w:rPr>
                <w:b w:val="1"/>
                <w:bCs w:val="1"/>
                <w:sz w:val="20"/>
                <w:szCs w:val="20"/>
                <w:highlight w:val="white"/>
              </w:rPr>
            </w:pPr>
            <w:r w:rsidDel="00000000" w:rsidR="00000000" w:rsidRPr="00000000">
              <w:rPr>
                <w:b w:val="1"/>
                <w:bCs w:val="1"/>
                <w:sz w:val="20"/>
                <w:szCs w:val="20"/>
                <w:highlight w:val="white"/>
                <w:rtl w:val="0"/>
              </w:rPr>
              <w:t xml:space="preserve">TEXT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A">
            <w:pPr>
              <w:rPr>
                <w:b w:val="1"/>
                <w:bCs w:val="1"/>
                <w:sz w:val="20"/>
                <w:szCs w:val="20"/>
                <w:highlight w:val="white"/>
              </w:rPr>
            </w:pPr>
            <w:r w:rsidDel="00000000" w:rsidR="00000000" w:rsidRPr="00000000">
              <w:rPr>
                <w:b w:val="1"/>
                <w:bCs w:val="1"/>
                <w:sz w:val="20"/>
                <w:szCs w:val="20"/>
                <w:highlight w:val="white"/>
                <w:rtl w:val="0"/>
              </w:rPr>
              <w:t xml:space="preserve">Free-text OEM warranty terms and exclusions. Optional but important for after-sales claim processing.</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B">
            <w:pPr>
              <w:rPr>
                <w:b w:val="1"/>
                <w:bCs w:val="1"/>
                <w:sz w:val="20"/>
                <w:szCs w:val="20"/>
                <w:highlight w:val="white"/>
              </w:rPr>
            </w:pPr>
            <w:r w:rsidDel="00000000" w:rsidR="00000000" w:rsidRPr="00000000">
              <w:rPr>
                <w:b w:val="1"/>
                <w:bCs w:val="1"/>
                <w:sz w:val="20"/>
                <w:szCs w:val="20"/>
                <w:highlight w:val="white"/>
                <w:rtl w:val="0"/>
              </w:rPr>
              <w:t xml:space="preserve">batch_reference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C">
            <w:pPr>
              <w:rPr>
                <w:b w:val="1"/>
                <w:bCs w:val="1"/>
                <w:sz w:val="20"/>
                <w:szCs w:val="20"/>
                <w:highlight w:val="white"/>
              </w:rPr>
            </w:pPr>
            <w:r w:rsidDel="00000000" w:rsidR="00000000" w:rsidRPr="00000000">
              <w:rPr>
                <w:b w:val="1"/>
                <w:bCs w:val="1"/>
                <w:sz w:val="20"/>
                <w:szCs w:val="20"/>
                <w:highlight w:val="white"/>
                <w:rtl w:val="0"/>
              </w:rPr>
              <w:t xml:space="preserve">VARCHAR(100)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D">
            <w:pPr>
              <w:rPr>
                <w:b w:val="1"/>
                <w:bCs w:val="1"/>
                <w:sz w:val="20"/>
                <w:szCs w:val="20"/>
                <w:highlight w:val="white"/>
              </w:rPr>
            </w:pPr>
            <w:r w:rsidDel="00000000" w:rsidR="00000000" w:rsidRPr="00000000">
              <w:rPr>
                <w:b w:val="1"/>
                <w:bCs w:val="1"/>
                <w:sz w:val="20"/>
                <w:szCs w:val="20"/>
                <w:highlight w:val="white"/>
                <w:rtl w:val="0"/>
              </w:rPr>
              <w:t xml:space="preserve">PO or batch reference. Groups serials from same shipment.</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E">
            <w:pPr>
              <w:rPr>
                <w:b w:val="1"/>
                <w:bCs w:val="1"/>
                <w:sz w:val="20"/>
                <w:szCs w:val="20"/>
                <w:highlight w:val="white"/>
              </w:rPr>
            </w:pPr>
            <w:r w:rsidDel="00000000" w:rsidR="00000000" w:rsidRPr="00000000">
              <w:rPr>
                <w:b w:val="1"/>
                <w:bCs w:val="1"/>
                <w:sz w:val="20"/>
                <w:szCs w:val="20"/>
                <w:highlight w:val="white"/>
                <w:rtl w:val="0"/>
              </w:rPr>
              <w:t xml:space="preserve">physical_condition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4F">
            <w:pPr>
              <w:rPr>
                <w:b w:val="1"/>
                <w:bCs w:val="1"/>
                <w:sz w:val="20"/>
                <w:szCs w:val="20"/>
                <w:highlight w:val="white"/>
              </w:rPr>
            </w:pPr>
            <w:r w:rsidDel="00000000" w:rsidR="00000000" w:rsidRPr="00000000">
              <w:rPr>
                <w:b w:val="1"/>
                <w:bCs w:val="1"/>
                <w:sz w:val="20"/>
                <w:szCs w:val="20"/>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0">
            <w:pPr>
              <w:rPr>
                <w:b w:val="1"/>
                <w:bCs w:val="1"/>
                <w:sz w:val="20"/>
                <w:szCs w:val="20"/>
                <w:highlight w:val="white"/>
              </w:rPr>
            </w:pPr>
            <w:r w:rsidDel="00000000" w:rsidR="00000000" w:rsidRPr="00000000">
              <w:rPr>
                <w:b w:val="1"/>
                <w:bCs w:val="1"/>
                <w:sz w:val="20"/>
                <w:szCs w:val="20"/>
                <w:highlight w:val="white"/>
                <w:rtl w:val="0"/>
              </w:rPr>
              <w:t xml:space="preserve">'new' | 'refurbished' | 'demo'</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1">
            <w:pPr>
              <w:rPr>
                <w:b w:val="1"/>
                <w:bCs w:val="1"/>
                <w:sz w:val="20"/>
                <w:szCs w:val="20"/>
                <w:highlight w:val="white"/>
              </w:rPr>
            </w:pPr>
            <w:r w:rsidDel="00000000" w:rsidR="00000000" w:rsidRPr="00000000">
              <w:rPr>
                <w:b w:val="1"/>
                <w:bCs w:val="1"/>
                <w:sz w:val="20"/>
                <w:szCs w:val="20"/>
                <w:highlight w:val="white"/>
                <w:rtl w:val="0"/>
              </w:rPr>
              <w:t xml:space="preserve">warehouse_location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2">
            <w:pPr>
              <w:rPr>
                <w:b w:val="1"/>
                <w:bCs w:val="1"/>
                <w:sz w:val="20"/>
                <w:szCs w:val="20"/>
                <w:highlight w:val="white"/>
              </w:rPr>
            </w:pPr>
            <w:r w:rsidDel="00000000" w:rsidR="00000000" w:rsidRPr="00000000">
              <w:rPr>
                <w:b w:val="1"/>
                <w:bCs w:val="1"/>
                <w:sz w:val="20"/>
                <w:szCs w:val="20"/>
                <w:highlight w:val="white"/>
                <w:rtl w:val="0"/>
              </w:rPr>
              <w:t xml:space="preserve">VARCHAR(200)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3">
            <w:pPr>
              <w:rPr>
                <w:b w:val="1"/>
                <w:bCs w:val="1"/>
                <w:sz w:val="20"/>
                <w:szCs w:val="20"/>
                <w:highlight w:val="white"/>
              </w:rPr>
            </w:pPr>
            <w:r w:rsidDel="00000000" w:rsidR="00000000" w:rsidRPr="00000000">
              <w:rPr>
                <w:b w:val="1"/>
                <w:bCs w:val="1"/>
                <w:sz w:val="20"/>
                <w:szCs w:val="20"/>
                <w:highlight w:val="white"/>
                <w:rtl w:val="0"/>
              </w:rPr>
              <w:t xml:space="preserve">Dealer's storage location.</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4">
            <w:pPr>
              <w:rPr>
                <w:b w:val="1"/>
                <w:bCs w:val="1"/>
                <w:sz w:val="20"/>
                <w:szCs w:val="20"/>
                <w:highlight w:val="white"/>
              </w:rPr>
            </w:pPr>
            <w:r w:rsidDel="00000000" w:rsidR="00000000" w:rsidRPr="00000000">
              <w:rPr>
                <w:b w:val="1"/>
                <w:bCs w:val="1"/>
                <w:sz w:val="20"/>
                <w:szCs w:val="20"/>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5">
            <w:pPr>
              <w:rPr>
                <w:b w:val="1"/>
                <w:bCs w:val="1"/>
                <w:sz w:val="20"/>
                <w:szCs w:val="20"/>
                <w:highlight w:val="white"/>
              </w:rPr>
            </w:pPr>
            <w:r w:rsidDel="00000000" w:rsidR="00000000" w:rsidRPr="00000000">
              <w:rPr>
                <w:b w:val="1"/>
                <w:bCs w:val="1"/>
                <w:sz w:val="20"/>
                <w:szCs w:val="20"/>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6">
            <w:pPr>
              <w:rPr>
                <w:b w:val="1"/>
                <w:bCs w:val="1"/>
                <w:sz w:val="20"/>
                <w:szCs w:val="20"/>
                <w:highlight w:val="white"/>
              </w:rPr>
            </w:pPr>
            <w:r w:rsidDel="00000000" w:rsidR="00000000" w:rsidRPr="00000000">
              <w:rPr>
                <w:b w:val="1"/>
                <w:bCs w:val="1"/>
                <w:sz w:val="20"/>
                <w:szCs w:val="20"/>
                <w:highlight w:val="white"/>
                <w:rtl w:val="0"/>
              </w:rPr>
              <w:t xml:space="preserve">'available' | 'reserved' | 'sold' | 'written_off' | 'transferred_out' | 'transferred_in'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7">
            <w:pPr>
              <w:rPr>
                <w:b w:val="1"/>
                <w:bCs w:val="1"/>
                <w:sz w:val="20"/>
                <w:szCs w:val="20"/>
                <w:highlight w:val="white"/>
              </w:rPr>
            </w:pPr>
            <w:r w:rsidDel="00000000" w:rsidR="00000000" w:rsidRPr="00000000">
              <w:rPr>
                <w:b w:val="1"/>
                <w:bCs w:val="1"/>
                <w:sz w:val="20"/>
                <w:szCs w:val="20"/>
                <w:highlight w:val="white"/>
                <w:rtl w:val="0"/>
              </w:rPr>
              <w:t xml:space="preserve">linked_lead_id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8">
            <w:pPr>
              <w:rPr>
                <w:b w:val="1"/>
                <w:bCs w:val="1"/>
                <w:sz w:val="20"/>
                <w:szCs w:val="20"/>
                <w:highlight w:val="white"/>
              </w:rPr>
            </w:pPr>
            <w:r w:rsidDel="00000000" w:rsidR="00000000" w:rsidRPr="00000000">
              <w:rPr>
                <w:b w:val="1"/>
                <w:bCs w:val="1"/>
                <w:sz w:val="20"/>
                <w:szCs w:val="20"/>
                <w:highlight w:val="white"/>
                <w:rtl w:val="0"/>
              </w:rPr>
              <w:t xml:space="preserve">INT NULL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9">
            <w:pPr>
              <w:rPr>
                <w:b w:val="1"/>
                <w:bCs w:val="1"/>
                <w:sz w:val="20"/>
                <w:szCs w:val="20"/>
                <w:highlight w:val="white"/>
              </w:rPr>
            </w:pPr>
            <w:r w:rsidDel="00000000" w:rsidR="00000000" w:rsidRPr="00000000">
              <w:rPr>
                <w:b w:val="1"/>
                <w:bCs w:val="1"/>
                <w:sz w:val="20"/>
                <w:szCs w:val="20"/>
                <w:highlight w:val="white"/>
                <w:rtl w:val="0"/>
              </w:rPr>
              <w:t xml:space="preserve">Set when status = reserved or sold.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A">
            <w:pPr>
              <w:rPr>
                <w:b w:val="1"/>
                <w:bCs w:val="1"/>
                <w:sz w:val="20"/>
                <w:szCs w:val="20"/>
                <w:highlight w:val="white"/>
              </w:rPr>
            </w:pPr>
            <w:r w:rsidDel="00000000" w:rsidR="00000000" w:rsidRPr="00000000">
              <w:rPr>
                <w:b w:val="1"/>
                <w:bCs w:val="1"/>
                <w:sz w:val="20"/>
                <w:szCs w:val="20"/>
                <w:highlight w:val="white"/>
                <w:rtl w:val="0"/>
              </w:rPr>
              <w:t xml:space="preserve">upload_event_id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B">
            <w:pPr>
              <w:rPr>
                <w:b w:val="1"/>
                <w:bCs w:val="1"/>
                <w:sz w:val="20"/>
                <w:szCs w:val="20"/>
                <w:highlight w:val="white"/>
              </w:rPr>
            </w:pPr>
            <w:r w:rsidDel="00000000" w:rsidR="00000000" w:rsidRPr="00000000">
              <w:rPr>
                <w:b w:val="1"/>
                <w:bCs w:val="1"/>
                <w:sz w:val="20"/>
                <w:szCs w:val="20"/>
                <w:highlight w:val="white"/>
                <w:rtl w:val="0"/>
              </w:rPr>
              <w:t xml:space="preserve">VARCHAR(50) FK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C">
            <w:pPr>
              <w:rPr>
                <w:b w:val="1"/>
                <w:bCs w:val="1"/>
                <w:sz w:val="20"/>
                <w:szCs w:val="20"/>
                <w:highlight w:val="white"/>
              </w:rPr>
            </w:pPr>
            <w:r w:rsidDel="00000000" w:rsidR="00000000" w:rsidRPr="00000000">
              <w:rPr>
                <w:b w:val="1"/>
                <w:bCs w:val="1"/>
                <w:sz w:val="20"/>
                <w:szCs w:val="20"/>
                <w:highlight w:val="white"/>
                <w:rtl w:val="0"/>
              </w:rPr>
              <w:t xml:space="preserve">references inventory_upload_events.event_id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D">
            <w:pPr>
              <w:rPr>
                <w:b w:val="1"/>
                <w:bCs w:val="1"/>
                <w:sz w:val="20"/>
                <w:szCs w:val="20"/>
                <w:highlight w:val="white"/>
              </w:rPr>
            </w:pPr>
            <w:r w:rsidDel="00000000" w:rsidR="00000000" w:rsidRPr="00000000">
              <w:rPr>
                <w:b w:val="1"/>
                <w:bCs w:val="1"/>
                <w:sz w:val="20"/>
                <w:szCs w:val="20"/>
                <w:highlight w:val="white"/>
                <w:rtl w:val="0"/>
              </w:rPr>
              <w:t xml:space="preserve">created_by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E">
            <w:pPr>
              <w:rPr>
                <w:b w:val="1"/>
                <w:bCs w:val="1"/>
                <w:sz w:val="20"/>
                <w:szCs w:val="20"/>
                <w:highlight w:val="white"/>
              </w:rPr>
            </w:pPr>
            <w:r w:rsidDel="00000000" w:rsidR="00000000" w:rsidRPr="00000000">
              <w:rPr>
                <w:b w:val="1"/>
                <w:bCs w:val="1"/>
                <w:sz w:val="20"/>
                <w:szCs w:val="20"/>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5F">
            <w:pPr>
              <w:rPr>
                <w:b w:val="1"/>
                <w:bCs w:val="1"/>
                <w:sz w:val="20"/>
                <w:szCs w:val="20"/>
                <w:highlight w:val="white"/>
              </w:rPr>
            </w:pPr>
            <w:r w:rsidDel="00000000" w:rsidR="00000000" w:rsidRPr="00000000">
              <w:rPr>
                <w:b w:val="1"/>
                <w:bCs w:val="1"/>
                <w:sz w:val="20"/>
                <w:szCs w:val="20"/>
                <w:highlight w:val="white"/>
                <w:rtl w:val="0"/>
              </w:rPr>
              <w:t xml:space="preserve">admin_user_id who uploaded.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60">
            <w:pPr>
              <w:rPr>
                <w:b w:val="1"/>
                <w:bCs w:val="1"/>
                <w:sz w:val="20"/>
                <w:szCs w:val="20"/>
                <w:highlight w:val="white"/>
              </w:rPr>
            </w:pPr>
            <w:r w:rsidDel="00000000" w:rsidR="00000000" w:rsidRPr="00000000">
              <w:rPr>
                <w:b w:val="1"/>
                <w:bCs w:val="1"/>
                <w:sz w:val="20"/>
                <w:szCs w:val="20"/>
                <w:highlight w:val="white"/>
                <w:rtl w:val="0"/>
              </w:rPr>
              <w:t xml:space="preserve">created_at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61">
            <w:pPr>
              <w:rPr>
                <w:b w:val="1"/>
                <w:bCs w:val="1"/>
                <w:sz w:val="20"/>
                <w:szCs w:val="20"/>
                <w:highlight w:val="white"/>
              </w:rPr>
            </w:pPr>
            <w:r w:rsidDel="00000000" w:rsidR="00000000" w:rsidRPr="00000000">
              <w:rPr>
                <w:b w:val="1"/>
                <w:bCs w:val="1"/>
                <w:sz w:val="20"/>
                <w:szCs w:val="20"/>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62">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63">
            <w:pPr>
              <w:rPr>
                <w:b w:val="1"/>
                <w:bCs w:val="1"/>
                <w:sz w:val="20"/>
                <w:szCs w:val="20"/>
                <w:highlight w:val="white"/>
              </w:rPr>
            </w:pPr>
            <w:r w:rsidDel="00000000" w:rsidR="00000000" w:rsidRPr="00000000">
              <w:rPr>
                <w:b w:val="1"/>
                <w:bCs w:val="1"/>
                <w:sz w:val="20"/>
                <w:szCs w:val="20"/>
                <w:highlight w:val="white"/>
                <w:rtl w:val="0"/>
              </w:rPr>
              <w:t xml:space="preserve">updated_at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64">
            <w:pPr>
              <w:rPr>
                <w:b w:val="1"/>
                <w:bCs w:val="1"/>
                <w:sz w:val="20"/>
                <w:szCs w:val="20"/>
                <w:highlight w:val="white"/>
              </w:rPr>
            </w:pPr>
            <w:r w:rsidDel="00000000" w:rsidR="00000000" w:rsidRPr="00000000">
              <w:rPr>
                <w:b w:val="1"/>
                <w:bCs w:val="1"/>
                <w:sz w:val="20"/>
                <w:szCs w:val="20"/>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65">
            <w:pPr>
              <w:rPr>
                <w:b w:val="1"/>
                <w:bCs w:val="1"/>
                <w:sz w:val="20"/>
                <w:szCs w:val="20"/>
                <w:highlight w:val="white"/>
              </w:rPr>
            </w:pPr>
            <w:r w:rsidDel="00000000" w:rsidR="00000000" w:rsidRPr="00000000">
              <w:rPr>
                <w:b w:val="1"/>
                <w:bCs w:val="1"/>
                <w:sz w:val="20"/>
                <w:szCs w:val="20"/>
                <w:highlight w:val="white"/>
                <w:rtl w:val="0"/>
              </w:rPr>
              <w:t xml:space="preserve"> </w:t>
            </w:r>
          </w:p>
        </w:tc>
      </w:tr>
    </w:tbl>
    <w:p w:rsidR="00000000" w:rsidDel="00000000" w:rsidP="00000000" w:rsidRDefault="00000000" w:rsidRPr="00000000" w14:paraId="00001666">
      <w:pPr>
        <w:pStyle w:val="Heading2"/>
        <w:keepNext w:val="0"/>
        <w:keepLines w:val="0"/>
        <w:spacing w:before="300" w:lineRule="auto"/>
        <w:rPr>
          <w:b w:val="1"/>
          <w:bCs w:val="1"/>
          <w:color w:val="1b7a8a"/>
          <w:sz w:val="28"/>
          <w:szCs w:val="28"/>
          <w:highlight w:val="white"/>
        </w:rPr>
      </w:pPr>
      <w:bookmarkStart w:colFirst="0" w:colLast="0" w:name="_g8sh6dvh42p8" w:id="87"/>
      <w:bookmarkEnd w:id="87"/>
      <w:r w:rsidDel="00000000" w:rsidR="00000000" w:rsidRPr="00000000">
        <w:rPr>
          <w:b w:val="1"/>
          <w:bCs w:val="1"/>
          <w:color w:val="1b7a8a"/>
          <w:sz w:val="28"/>
          <w:szCs w:val="28"/>
          <w:highlight w:val="white"/>
          <w:rtl w:val="0"/>
        </w:rPr>
        <w:t xml:space="preserve">Paraphernalia_stock</w:t>
      </w:r>
    </w:p>
    <w:p w:rsidR="00000000" w:rsidDel="00000000" w:rsidP="00000000" w:rsidRDefault="00000000" w:rsidRPr="00000000" w14:paraId="00001667">
      <w:pPr>
        <w:spacing w:after="60" w:before="60" w:lineRule="auto"/>
        <w:rPr>
          <w:sz w:val="20"/>
          <w:szCs w:val="20"/>
        </w:rPr>
      </w:pPr>
      <w:r w:rsidDel="00000000" w:rsidR="00000000" w:rsidRPr="00000000">
        <w:rPr>
          <w:sz w:val="20"/>
          <w:szCs w:val="20"/>
          <w:rtl w:val="0"/>
        </w:rPr>
        <w:t xml:space="preserve">Paraphernalia is tracked at quantity level, not individual serials.</w:t>
      </w:r>
    </w:p>
    <w:p w:rsidR="00000000" w:rsidDel="00000000" w:rsidP="00000000" w:rsidRDefault="00000000" w:rsidRPr="00000000" w14:paraId="00001668">
      <w:pPr>
        <w:rPr/>
      </w:pPr>
      <w:r w:rsidDel="00000000" w:rsidR="00000000" w:rsidRPr="00000000">
        <w:rPr>
          <w:rtl w:val="0"/>
        </w:rPr>
      </w:r>
    </w:p>
    <w:tbl>
      <w:tblPr>
        <w:tblStyle w:val="Table18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05"/>
        <w:gridCol w:w="3090"/>
        <w:gridCol w:w="2850"/>
        <w:tblGridChange w:id="0">
          <w:tblGrid>
            <w:gridCol w:w="3405"/>
            <w:gridCol w:w="3090"/>
            <w:gridCol w:w="285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69">
            <w:pPr>
              <w:rPr>
                <w:b w:val="1"/>
                <w:bCs w:val="1"/>
                <w:color w:val="ffffff"/>
                <w:sz w:val="18"/>
                <w:szCs w:val="18"/>
              </w:rPr>
            </w:pPr>
            <w:r w:rsidDel="00000000" w:rsidR="00000000" w:rsidRPr="00000000">
              <w:rPr>
                <w:b w:val="1"/>
                <w:bCs w:val="1"/>
                <w:color w:val="ffffff"/>
                <w:sz w:val="18"/>
                <w:szCs w:val="18"/>
                <w:rtl w:val="0"/>
              </w:rPr>
              <w:t xml:space="preserve">Column</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6A">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6B">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6C">
            <w:pPr>
              <w:rPr>
                <w:sz w:val="20"/>
                <w:szCs w:val="20"/>
              </w:rPr>
            </w:pPr>
            <w:r w:rsidDel="00000000" w:rsidR="00000000" w:rsidRPr="00000000">
              <w:rPr>
                <w:sz w:val="20"/>
                <w:szCs w:val="20"/>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6D">
            <w:pPr>
              <w:rPr>
                <w:sz w:val="20"/>
                <w:szCs w:val="20"/>
              </w:rPr>
            </w:pPr>
            <w:r w:rsidDel="00000000" w:rsidR="00000000" w:rsidRPr="00000000">
              <w:rPr>
                <w:sz w:val="20"/>
                <w:szCs w:val="20"/>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6E">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6F">
            <w:pPr>
              <w:rPr>
                <w:sz w:val="20"/>
                <w:szCs w:val="20"/>
              </w:rPr>
            </w:pPr>
            <w:r w:rsidDel="00000000" w:rsidR="00000000" w:rsidRPr="00000000">
              <w:rPr>
                <w:sz w:val="20"/>
                <w:szCs w:val="20"/>
                <w:rtl w:val="0"/>
              </w:rPr>
              <w:t xml:space="preserve">dealer_id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0">
            <w:pPr>
              <w:rPr>
                <w:sz w:val="20"/>
                <w:szCs w:val="20"/>
              </w:rPr>
            </w:pPr>
            <w:r w:rsidDel="00000000" w:rsidR="00000000" w:rsidRPr="00000000">
              <w:rPr>
                <w:sz w:val="20"/>
                <w:szCs w:val="20"/>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1">
            <w:pPr>
              <w:rPr>
                <w:sz w:val="20"/>
                <w:szCs w:val="20"/>
              </w:rPr>
            </w:pPr>
            <w:r w:rsidDel="00000000" w:rsidR="00000000" w:rsidRPr="00000000">
              <w:rPr>
                <w:sz w:val="20"/>
                <w:szCs w:val="20"/>
                <w:rtl w:val="0"/>
              </w:rPr>
              <w:t xml:space="preserve">references dealers.id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2">
            <w:pPr>
              <w:rPr>
                <w:sz w:val="20"/>
                <w:szCs w:val="20"/>
              </w:rPr>
            </w:pPr>
            <w:r w:rsidDel="00000000" w:rsidR="00000000" w:rsidRPr="00000000">
              <w:rPr>
                <w:sz w:val="20"/>
                <w:szCs w:val="20"/>
                <w:rtl w:val="0"/>
              </w:rPr>
              <w:t xml:space="preserve">item_type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3">
            <w:pPr>
              <w:rPr>
                <w:sz w:val="20"/>
                <w:szCs w:val="20"/>
              </w:rPr>
            </w:pPr>
            <w:r w:rsidDel="00000000" w:rsidR="00000000" w:rsidRPr="00000000">
              <w:rPr>
                <w:sz w:val="20"/>
                <w:szCs w:val="20"/>
                <w:rtl w:val="0"/>
              </w:rPr>
              <w:t xml:space="preserve">VARCHAR(50)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4">
            <w:pPr>
              <w:rPr>
                <w:sz w:val="20"/>
                <w:szCs w:val="20"/>
              </w:rPr>
            </w:pPr>
            <w:r w:rsidDel="00000000" w:rsidR="00000000" w:rsidRPr="00000000">
              <w:rPr>
                <w:sz w:val="20"/>
                <w:szCs w:val="20"/>
                <w:rtl w:val="0"/>
              </w:rPr>
              <w:t xml:space="preserve">'digital_soc' | 'volt_soc' | 'harness_a' | 'harness_b' | 'harness_c' | 'other'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5">
            <w:pPr>
              <w:rPr>
                <w:sz w:val="20"/>
                <w:szCs w:val="20"/>
              </w:rPr>
            </w:pPr>
            <w:r w:rsidDel="00000000" w:rsidR="00000000" w:rsidRPr="00000000">
              <w:rPr>
                <w:sz w:val="20"/>
                <w:szCs w:val="20"/>
                <w:rtl w:val="0"/>
              </w:rPr>
              <w:t xml:space="preserve">item_label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6">
            <w:pPr>
              <w:rPr>
                <w:sz w:val="20"/>
                <w:szCs w:val="20"/>
              </w:rPr>
            </w:pPr>
            <w:r w:rsidDel="00000000" w:rsidR="00000000" w:rsidRPr="00000000">
              <w:rPr>
                <w:sz w:val="20"/>
                <w:szCs w:val="20"/>
                <w:rtl w:val="0"/>
              </w:rPr>
              <w:t xml:space="preserve">VARCHAR(100)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7">
            <w:pPr>
              <w:rPr>
                <w:sz w:val="20"/>
                <w:szCs w:val="20"/>
              </w:rPr>
            </w:pPr>
            <w:r w:rsidDel="00000000" w:rsidR="00000000" w:rsidRPr="00000000">
              <w:rPr>
                <w:sz w:val="20"/>
                <w:szCs w:val="20"/>
                <w:rtl w:val="0"/>
              </w:rPr>
              <w:t xml:space="preserve">Display name from product master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8">
            <w:pPr>
              <w:rPr>
                <w:sz w:val="20"/>
                <w:szCs w:val="20"/>
              </w:rPr>
            </w:pPr>
            <w:r w:rsidDel="00000000" w:rsidR="00000000" w:rsidRPr="00000000">
              <w:rPr>
                <w:sz w:val="20"/>
                <w:szCs w:val="20"/>
                <w:rtl w:val="0"/>
              </w:rPr>
              <w:t xml:space="preserve">compatible_categories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9">
            <w:pPr>
              <w:rPr>
                <w:sz w:val="20"/>
                <w:szCs w:val="20"/>
              </w:rPr>
            </w:pPr>
            <w:r w:rsidDel="00000000" w:rsidR="00000000" w:rsidRPr="00000000">
              <w:rPr>
                <w:sz w:val="20"/>
                <w:szCs w:val="20"/>
                <w:rtl w:val="0"/>
              </w:rPr>
              <w:t xml:space="preserve">JSON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A">
            <w:pPr>
              <w:rPr>
                <w:sz w:val="20"/>
                <w:szCs w:val="20"/>
              </w:rPr>
            </w:pPr>
            <w:r w:rsidDel="00000000" w:rsidR="00000000" w:rsidRPr="00000000">
              <w:rPr>
                <w:sz w:val="20"/>
                <w:szCs w:val="20"/>
                <w:rtl w:val="0"/>
              </w:rPr>
              <w:t xml:space="preserve">Array of categories this item supports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B">
            <w:pPr>
              <w:rPr>
                <w:sz w:val="20"/>
                <w:szCs w:val="20"/>
              </w:rPr>
            </w:pPr>
            <w:r w:rsidDel="00000000" w:rsidR="00000000" w:rsidRPr="00000000">
              <w:rPr>
                <w:sz w:val="20"/>
                <w:szCs w:val="20"/>
                <w:rtl w:val="0"/>
              </w:rPr>
              <w:t xml:space="preserve">available_qty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C">
            <w:pPr>
              <w:rPr>
                <w:sz w:val="20"/>
                <w:szCs w:val="20"/>
              </w:rPr>
            </w:pPr>
            <w:r w:rsidDel="00000000" w:rsidR="00000000" w:rsidRPr="00000000">
              <w:rPr>
                <w:sz w:val="20"/>
                <w:szCs w:val="20"/>
                <w:rtl w:val="0"/>
              </w:rPr>
              <w:t xml:space="preserve">INT DEFAULT 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D">
            <w:pPr>
              <w:rPr>
                <w:sz w:val="20"/>
                <w:szCs w:val="20"/>
              </w:rPr>
            </w:pPr>
            <w:r w:rsidDel="00000000" w:rsidR="00000000" w:rsidRPr="00000000">
              <w:rPr>
                <w:sz w:val="20"/>
                <w:szCs w:val="20"/>
                <w:rtl w:val="0"/>
              </w:rPr>
              <w:t xml:space="preserve">Current available units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E">
            <w:pPr>
              <w:rPr>
                <w:sz w:val="20"/>
                <w:szCs w:val="20"/>
              </w:rPr>
            </w:pPr>
            <w:r w:rsidDel="00000000" w:rsidR="00000000" w:rsidRPr="00000000">
              <w:rPr>
                <w:sz w:val="20"/>
                <w:szCs w:val="20"/>
                <w:rtl w:val="0"/>
              </w:rPr>
              <w:t xml:space="preserve">reserved_qty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7F">
            <w:pPr>
              <w:rPr>
                <w:sz w:val="20"/>
                <w:szCs w:val="20"/>
              </w:rPr>
            </w:pPr>
            <w:r w:rsidDel="00000000" w:rsidR="00000000" w:rsidRPr="00000000">
              <w:rPr>
                <w:sz w:val="20"/>
                <w:szCs w:val="20"/>
                <w:rtl w:val="0"/>
              </w:rPr>
              <w:t xml:space="preserve">INT DEFAULT 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0">
            <w:pPr>
              <w:rPr>
                <w:sz w:val="20"/>
                <w:szCs w:val="20"/>
              </w:rPr>
            </w:pPr>
            <w:r w:rsidDel="00000000" w:rsidR="00000000" w:rsidRPr="00000000">
              <w:rPr>
                <w:sz w:val="20"/>
                <w:szCs w:val="20"/>
                <w:rtl w:val="0"/>
              </w:rPr>
              <w:t xml:space="preserve">Units locked in active leads (not yet sold)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1">
            <w:pPr>
              <w:rPr>
                <w:sz w:val="20"/>
                <w:szCs w:val="20"/>
              </w:rPr>
            </w:pPr>
            <w:r w:rsidDel="00000000" w:rsidR="00000000" w:rsidRPr="00000000">
              <w:rPr>
                <w:sz w:val="20"/>
                <w:szCs w:val="20"/>
                <w:rtl w:val="0"/>
              </w:rPr>
              <w:t xml:space="preserve">sold_qty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2">
            <w:pPr>
              <w:rPr>
                <w:sz w:val="20"/>
                <w:szCs w:val="20"/>
              </w:rPr>
            </w:pPr>
            <w:r w:rsidDel="00000000" w:rsidR="00000000" w:rsidRPr="00000000">
              <w:rPr>
                <w:sz w:val="20"/>
                <w:szCs w:val="20"/>
                <w:rtl w:val="0"/>
              </w:rPr>
              <w:t xml:space="preserve">INT DEFAULT 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3">
            <w:pPr>
              <w:rPr>
                <w:sz w:val="20"/>
                <w:szCs w:val="20"/>
              </w:rPr>
            </w:pPr>
            <w:r w:rsidDel="00000000" w:rsidR="00000000" w:rsidRPr="00000000">
              <w:rPr>
                <w:sz w:val="20"/>
                <w:szCs w:val="20"/>
                <w:rtl w:val="0"/>
              </w:rPr>
              <w:t xml:space="preserve">Cumulative units sold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4">
            <w:pPr>
              <w:rPr>
                <w:sz w:val="20"/>
                <w:szCs w:val="20"/>
              </w:rPr>
            </w:pPr>
            <w:r w:rsidDel="00000000" w:rsidR="00000000" w:rsidRPr="00000000">
              <w:rPr>
                <w:sz w:val="20"/>
                <w:szCs w:val="20"/>
                <w:rtl w:val="0"/>
              </w:rPr>
              <w:t xml:space="preserve">unit_cost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5">
            <w:pPr>
              <w:rPr>
                <w:sz w:val="20"/>
                <w:szCs w:val="20"/>
              </w:rPr>
            </w:pPr>
            <w:r w:rsidDel="00000000" w:rsidR="00000000" w:rsidRPr="00000000">
              <w:rPr>
                <w:sz w:val="20"/>
                <w:szCs w:val="20"/>
                <w:rtl w:val="0"/>
              </w:rPr>
              <w:t xml:space="preserve">DECIMAL(10,2)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6">
            <w:pPr>
              <w:rPr>
                <w:sz w:val="20"/>
                <w:szCs w:val="20"/>
              </w:rPr>
            </w:pPr>
            <w:r w:rsidDel="00000000" w:rsidR="00000000" w:rsidRPr="00000000">
              <w:rPr>
                <w:sz w:val="20"/>
                <w:szCs w:val="20"/>
                <w:rtl w:val="0"/>
              </w:rPr>
              <w:t xml:space="preserve">Per-unit cost</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7">
            <w:pPr>
              <w:rPr>
                <w:sz w:val="20"/>
                <w:szCs w:val="20"/>
              </w:rPr>
            </w:pPr>
            <w:r w:rsidDel="00000000" w:rsidR="00000000" w:rsidRPr="00000000">
              <w:rPr>
                <w:sz w:val="20"/>
                <w:szCs w:val="20"/>
                <w:rtl w:val="0"/>
              </w:rPr>
              <w:t xml:space="preserve">last_upload_at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8">
            <w:pPr>
              <w:rPr>
                <w:sz w:val="20"/>
                <w:szCs w:val="20"/>
              </w:rPr>
            </w:pPr>
            <w:r w:rsidDel="00000000" w:rsidR="00000000" w:rsidRPr="00000000">
              <w:rPr>
                <w:sz w:val="20"/>
                <w:szCs w:val="20"/>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9">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A">
            <w:pPr>
              <w:rPr>
                <w:sz w:val="20"/>
                <w:szCs w:val="20"/>
              </w:rPr>
            </w:pPr>
            <w:r w:rsidDel="00000000" w:rsidR="00000000" w:rsidRPr="00000000">
              <w:rPr>
                <w:sz w:val="20"/>
                <w:szCs w:val="20"/>
                <w:rtl w:val="0"/>
              </w:rPr>
              <w:t xml:space="preserve">updated_at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B">
            <w:pPr>
              <w:rPr>
                <w:sz w:val="20"/>
                <w:szCs w:val="20"/>
              </w:rPr>
            </w:pPr>
            <w:r w:rsidDel="00000000" w:rsidR="00000000" w:rsidRPr="00000000">
              <w:rPr>
                <w:sz w:val="20"/>
                <w:szCs w:val="20"/>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8C">
            <w:pP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168D">
      <w:pPr>
        <w:pStyle w:val="Heading2"/>
        <w:keepNext w:val="0"/>
        <w:keepLines w:val="0"/>
        <w:spacing w:before="300" w:lineRule="auto"/>
        <w:rPr/>
      </w:pPr>
      <w:bookmarkStart w:colFirst="0" w:colLast="0" w:name="_gx46jidy51yk" w:id="88"/>
      <w:bookmarkEnd w:id="88"/>
      <w:r w:rsidDel="00000000" w:rsidR="00000000" w:rsidRPr="00000000">
        <w:rPr>
          <w:b w:val="1"/>
          <w:bCs w:val="1"/>
          <w:color w:val="1b7a8a"/>
          <w:sz w:val="28"/>
          <w:szCs w:val="28"/>
          <w:rtl w:val="0"/>
        </w:rPr>
        <w:t xml:space="preserve">inventory_events</w:t>
      </w:r>
      <w:r w:rsidDel="00000000" w:rsidR="00000000" w:rsidRPr="00000000">
        <w:rPr>
          <w:rtl w:val="0"/>
        </w:rPr>
      </w:r>
    </w:p>
    <w:tbl>
      <w:tblPr>
        <w:tblStyle w:val="Table18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40"/>
        <w:gridCol w:w="2970"/>
        <w:gridCol w:w="3435"/>
        <w:tblGridChange w:id="0">
          <w:tblGrid>
            <w:gridCol w:w="2940"/>
            <w:gridCol w:w="2970"/>
            <w:gridCol w:w="343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8E">
            <w:pPr>
              <w:rPr>
                <w:b w:val="1"/>
                <w:bCs w:val="1"/>
                <w:color w:val="ffffff"/>
                <w:sz w:val="18"/>
                <w:szCs w:val="18"/>
              </w:rPr>
            </w:pPr>
            <w:r w:rsidDel="00000000" w:rsidR="00000000" w:rsidRPr="00000000">
              <w:rPr>
                <w:b w:val="1"/>
                <w:bCs w:val="1"/>
                <w:color w:val="ffffff"/>
                <w:sz w:val="18"/>
                <w:szCs w:val="18"/>
                <w:rtl w:val="0"/>
              </w:rPr>
              <w:t xml:space="preserve">Column</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8F">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90">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1">
            <w:pPr>
              <w:rPr>
                <w:sz w:val="20"/>
                <w:szCs w:val="20"/>
              </w:rPr>
            </w:pPr>
            <w:r w:rsidDel="00000000" w:rsidR="00000000" w:rsidRPr="00000000">
              <w:rPr>
                <w:sz w:val="20"/>
                <w:szCs w:val="20"/>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2">
            <w:pPr>
              <w:rPr>
                <w:sz w:val="20"/>
                <w:szCs w:val="20"/>
              </w:rPr>
            </w:pPr>
            <w:r w:rsidDel="00000000" w:rsidR="00000000" w:rsidRPr="00000000">
              <w:rPr>
                <w:sz w:val="20"/>
                <w:szCs w:val="20"/>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3">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4">
            <w:pPr>
              <w:rPr>
                <w:sz w:val="20"/>
                <w:szCs w:val="20"/>
              </w:rPr>
            </w:pPr>
            <w:r w:rsidDel="00000000" w:rsidR="00000000" w:rsidRPr="00000000">
              <w:rPr>
                <w:sz w:val="20"/>
                <w:szCs w:val="20"/>
                <w:rtl w:val="0"/>
              </w:rPr>
              <w:t xml:space="preserve">serial_number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5">
            <w:pPr>
              <w:rPr>
                <w:sz w:val="20"/>
                <w:szCs w:val="20"/>
              </w:rPr>
            </w:pPr>
            <w:r w:rsidDel="00000000" w:rsidR="00000000" w:rsidRPr="00000000">
              <w:rPr>
                <w:sz w:val="20"/>
                <w:szCs w:val="20"/>
                <w:rtl w:val="0"/>
              </w:rPr>
              <w:t xml:space="preserve">VARCHAR(50)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6">
            <w:pPr>
              <w:rPr>
                <w:sz w:val="20"/>
                <w:szCs w:val="20"/>
              </w:rPr>
            </w:pPr>
            <w:r w:rsidDel="00000000" w:rsidR="00000000" w:rsidRPr="00000000">
              <w:rPr>
                <w:sz w:val="20"/>
                <w:szCs w:val="20"/>
                <w:rtl w:val="0"/>
              </w:rPr>
              <w:t xml:space="preserve">FK to inventory.serial_number</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7">
            <w:pPr>
              <w:rPr>
                <w:sz w:val="20"/>
                <w:szCs w:val="20"/>
              </w:rPr>
            </w:pPr>
            <w:r w:rsidDel="00000000" w:rsidR="00000000" w:rsidRPr="00000000">
              <w:rPr>
                <w:sz w:val="20"/>
                <w:szCs w:val="20"/>
                <w:rtl w:val="0"/>
              </w:rPr>
              <w:t xml:space="preserve">event_type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8">
            <w:pPr>
              <w:rPr>
                <w:sz w:val="20"/>
                <w:szCs w:val="20"/>
              </w:rPr>
            </w:pPr>
            <w:r w:rsidDel="00000000" w:rsidR="00000000" w:rsidRPr="00000000">
              <w:rPr>
                <w:sz w:val="20"/>
                <w:szCs w:val="20"/>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9">
            <w:pPr>
              <w:rPr>
                <w:sz w:val="20"/>
                <w:szCs w:val="20"/>
              </w:rPr>
            </w:pPr>
            <w:r w:rsidDel="00000000" w:rsidR="00000000" w:rsidRPr="00000000">
              <w:rPr>
                <w:sz w:val="20"/>
                <w:szCs w:val="20"/>
                <w:rtl w:val="0"/>
              </w:rPr>
              <w:t xml:space="preserve">'uploaded' | 'reserved' | 'released' | 'sold' | 'written_off' | 'transfer_initiated' | 'transfer_received' | 'iot_linked' | 'edited'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A">
            <w:pPr>
              <w:rPr>
                <w:sz w:val="20"/>
                <w:szCs w:val="20"/>
              </w:rPr>
            </w:pPr>
            <w:r w:rsidDel="00000000" w:rsidR="00000000" w:rsidRPr="00000000">
              <w:rPr>
                <w:sz w:val="20"/>
                <w:szCs w:val="20"/>
                <w:rtl w:val="0"/>
              </w:rPr>
              <w:t xml:space="preserve">from_status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B">
            <w:pPr>
              <w:rPr>
                <w:sz w:val="20"/>
                <w:szCs w:val="20"/>
              </w:rPr>
            </w:pPr>
            <w:r w:rsidDel="00000000" w:rsidR="00000000" w:rsidRPr="00000000">
              <w:rPr>
                <w:sz w:val="20"/>
                <w:szCs w:val="20"/>
                <w:rtl w:val="0"/>
              </w:rPr>
              <w:t xml:space="preserve">VARCHAR(50)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C">
            <w:pPr>
              <w:rPr>
                <w:sz w:val="20"/>
                <w:szCs w:val="20"/>
              </w:rPr>
            </w:pPr>
            <w:r w:rsidDel="00000000" w:rsidR="00000000" w:rsidRPr="00000000">
              <w:rPr>
                <w:sz w:val="20"/>
                <w:szCs w:val="20"/>
                <w:rtl w:val="0"/>
              </w:rPr>
              <w:t xml:space="preserve">Previous status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D">
            <w:pPr>
              <w:rPr>
                <w:sz w:val="20"/>
                <w:szCs w:val="20"/>
              </w:rPr>
            </w:pPr>
            <w:r w:rsidDel="00000000" w:rsidR="00000000" w:rsidRPr="00000000">
              <w:rPr>
                <w:sz w:val="20"/>
                <w:szCs w:val="20"/>
                <w:rtl w:val="0"/>
              </w:rPr>
              <w:t xml:space="preserve">to_status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E">
            <w:pPr>
              <w:rPr>
                <w:sz w:val="20"/>
                <w:szCs w:val="20"/>
              </w:rPr>
            </w:pPr>
            <w:r w:rsidDel="00000000" w:rsidR="00000000" w:rsidRPr="00000000">
              <w:rPr>
                <w:sz w:val="20"/>
                <w:szCs w:val="20"/>
                <w:rtl w:val="0"/>
              </w:rPr>
              <w:t xml:space="preserve">VARCHAR(50)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9F">
            <w:pPr>
              <w:rPr>
                <w:sz w:val="20"/>
                <w:szCs w:val="20"/>
              </w:rPr>
            </w:pPr>
            <w:r w:rsidDel="00000000" w:rsidR="00000000" w:rsidRPr="00000000">
              <w:rPr>
                <w:sz w:val="20"/>
                <w:szCs w:val="20"/>
                <w:rtl w:val="0"/>
              </w:rPr>
              <w:t xml:space="preserve">New status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0">
            <w:pPr>
              <w:rPr>
                <w:sz w:val="20"/>
                <w:szCs w:val="20"/>
              </w:rPr>
            </w:pPr>
            <w:r w:rsidDel="00000000" w:rsidR="00000000" w:rsidRPr="00000000">
              <w:rPr>
                <w:sz w:val="20"/>
                <w:szCs w:val="20"/>
                <w:rtl w:val="0"/>
              </w:rPr>
              <w:t xml:space="preserve">lead_id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1">
            <w:pPr>
              <w:rPr>
                <w:sz w:val="20"/>
                <w:szCs w:val="20"/>
              </w:rPr>
            </w:pPr>
            <w:r w:rsidDel="00000000" w:rsidR="00000000" w:rsidRPr="00000000">
              <w:rPr>
                <w:sz w:val="20"/>
                <w:szCs w:val="20"/>
                <w:rtl w:val="0"/>
              </w:rPr>
              <w:t xml:space="preserve">INT NULL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2">
            <w:pPr>
              <w:rPr>
                <w:sz w:val="20"/>
                <w:szCs w:val="20"/>
              </w:rPr>
            </w:pPr>
            <w:r w:rsidDel="00000000" w:rsidR="00000000" w:rsidRPr="00000000">
              <w:rPr>
                <w:sz w:val="20"/>
                <w:szCs w:val="20"/>
                <w:rtl w:val="0"/>
              </w:rPr>
              <w:t xml:space="preserve">Set for reserve/release/sold events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3">
            <w:pPr>
              <w:rPr>
                <w:sz w:val="20"/>
                <w:szCs w:val="20"/>
              </w:rPr>
            </w:pPr>
            <w:r w:rsidDel="00000000" w:rsidR="00000000" w:rsidRPr="00000000">
              <w:rPr>
                <w:sz w:val="20"/>
                <w:szCs w:val="20"/>
                <w:rtl w:val="0"/>
              </w:rPr>
              <w:t xml:space="preserve">performed_by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4">
            <w:pPr>
              <w:rPr>
                <w:sz w:val="20"/>
                <w:szCs w:val="20"/>
              </w:rPr>
            </w:pPr>
            <w:r w:rsidDel="00000000" w:rsidR="00000000" w:rsidRPr="00000000">
              <w:rPr>
                <w:sz w:val="20"/>
                <w:szCs w:val="20"/>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5">
            <w:pPr>
              <w:rPr>
                <w:sz w:val="20"/>
                <w:szCs w:val="20"/>
              </w:rPr>
            </w:pPr>
            <w:r w:rsidDel="00000000" w:rsidR="00000000" w:rsidRPr="00000000">
              <w:rPr>
                <w:sz w:val="20"/>
                <w:szCs w:val="20"/>
                <w:rtl w:val="0"/>
              </w:rPr>
              <w:t xml:space="preserve">admin_user_id or dealer_user_id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6">
            <w:pPr>
              <w:rPr>
                <w:sz w:val="20"/>
                <w:szCs w:val="20"/>
              </w:rPr>
            </w:pPr>
            <w:r w:rsidDel="00000000" w:rsidR="00000000" w:rsidRPr="00000000">
              <w:rPr>
                <w:sz w:val="20"/>
                <w:szCs w:val="20"/>
                <w:rtl w:val="0"/>
              </w:rPr>
              <w:t xml:space="preserve">performed_at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7">
            <w:pPr>
              <w:rPr>
                <w:sz w:val="20"/>
                <w:szCs w:val="20"/>
              </w:rPr>
            </w:pPr>
            <w:r w:rsidDel="00000000" w:rsidR="00000000" w:rsidRPr="00000000">
              <w:rPr>
                <w:sz w:val="20"/>
                <w:szCs w:val="20"/>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8">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9">
            <w:pPr>
              <w:rPr>
                <w:sz w:val="20"/>
                <w:szCs w:val="20"/>
              </w:rPr>
            </w:pPr>
            <w:r w:rsidDel="00000000" w:rsidR="00000000" w:rsidRPr="00000000">
              <w:rPr>
                <w:sz w:val="20"/>
                <w:szCs w:val="20"/>
                <w:rtl w:val="0"/>
              </w:rPr>
              <w:t xml:space="preserve">notes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A">
            <w:pPr>
              <w:rPr>
                <w:sz w:val="20"/>
                <w:szCs w:val="20"/>
              </w:rPr>
            </w:pPr>
            <w:r w:rsidDel="00000000" w:rsidR="00000000" w:rsidRPr="00000000">
              <w:rPr>
                <w:sz w:val="20"/>
                <w:szCs w:val="20"/>
                <w:rtl w:val="0"/>
              </w:rPr>
              <w:t xml:space="preserve">TEXT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AB">
            <w:pPr>
              <w:rPr>
                <w:sz w:val="20"/>
                <w:szCs w:val="20"/>
              </w:rPr>
            </w:pPr>
            <w:r w:rsidDel="00000000" w:rsidR="00000000" w:rsidRPr="00000000">
              <w:rPr>
                <w:sz w:val="20"/>
                <w:szCs w:val="20"/>
                <w:rtl w:val="0"/>
              </w:rPr>
              <w:t xml:space="preserve">Reason or context for the change</w:t>
            </w:r>
          </w:p>
        </w:tc>
      </w:tr>
    </w:tbl>
    <w:p w:rsidR="00000000" w:rsidDel="00000000" w:rsidP="00000000" w:rsidRDefault="00000000" w:rsidRPr="00000000" w14:paraId="000016AC">
      <w:pPr>
        <w:pStyle w:val="Heading2"/>
        <w:keepNext w:val="0"/>
        <w:keepLines w:val="0"/>
        <w:spacing w:before="300" w:lineRule="auto"/>
        <w:rPr>
          <w:b w:val="1"/>
          <w:bCs w:val="1"/>
          <w:color w:val="1b7a8a"/>
          <w:sz w:val="28"/>
          <w:szCs w:val="28"/>
          <w:highlight w:val="white"/>
        </w:rPr>
      </w:pPr>
      <w:bookmarkStart w:colFirst="0" w:colLast="0" w:name="_u56stt1b41r9" w:id="89"/>
      <w:bookmarkEnd w:id="89"/>
      <w:r w:rsidDel="00000000" w:rsidR="00000000" w:rsidRPr="00000000">
        <w:rPr>
          <w:b w:val="1"/>
          <w:bCs w:val="1"/>
          <w:color w:val="1b7a8a"/>
          <w:sz w:val="28"/>
          <w:szCs w:val="28"/>
          <w:highlight w:val="white"/>
          <w:rtl w:val="0"/>
        </w:rPr>
        <w:t xml:space="preserve">I</w:t>
      </w:r>
      <w:r w:rsidDel="00000000" w:rsidR="00000000" w:rsidRPr="00000000">
        <w:rPr>
          <w:b w:val="1"/>
          <w:bCs w:val="1"/>
          <w:color w:val="1b7a8a"/>
          <w:sz w:val="28"/>
          <w:szCs w:val="28"/>
          <w:highlight w:val="white"/>
          <w:rtl w:val="0"/>
        </w:rPr>
        <w:t xml:space="preserve">nventory_upload_events</w:t>
      </w:r>
    </w:p>
    <w:p w:rsidR="00000000" w:rsidDel="00000000" w:rsidP="00000000" w:rsidRDefault="00000000" w:rsidRPr="00000000" w14:paraId="000016AD">
      <w:pPr>
        <w:rPr/>
      </w:pPr>
      <w:r w:rsidDel="00000000" w:rsidR="00000000" w:rsidRPr="00000000">
        <w:rPr>
          <w:rtl w:val="0"/>
        </w:rPr>
      </w:r>
    </w:p>
    <w:tbl>
      <w:tblPr>
        <w:tblStyle w:val="Table18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35"/>
        <w:gridCol w:w="3105"/>
        <w:gridCol w:w="3105"/>
        <w:tblGridChange w:id="0">
          <w:tblGrid>
            <w:gridCol w:w="3135"/>
            <w:gridCol w:w="3105"/>
            <w:gridCol w:w="310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AE">
            <w:pPr>
              <w:rPr>
                <w:b w:val="1"/>
                <w:bCs w:val="1"/>
                <w:color w:val="ffffff"/>
                <w:sz w:val="18"/>
                <w:szCs w:val="18"/>
              </w:rPr>
            </w:pPr>
            <w:r w:rsidDel="00000000" w:rsidR="00000000" w:rsidRPr="00000000">
              <w:rPr>
                <w:b w:val="1"/>
                <w:bCs w:val="1"/>
                <w:color w:val="ffffff"/>
                <w:sz w:val="18"/>
                <w:szCs w:val="18"/>
                <w:rtl w:val="0"/>
              </w:rPr>
              <w:t xml:space="preserve">Column</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AF">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B0">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1">
            <w:pPr>
              <w:rPr>
                <w:sz w:val="20"/>
                <w:szCs w:val="20"/>
              </w:rPr>
            </w:pPr>
            <w:r w:rsidDel="00000000" w:rsidR="00000000" w:rsidRPr="00000000">
              <w:rPr>
                <w:sz w:val="20"/>
                <w:szCs w:val="20"/>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2">
            <w:pPr>
              <w:rPr>
                <w:sz w:val="20"/>
                <w:szCs w:val="20"/>
              </w:rPr>
            </w:pPr>
            <w:r w:rsidDel="00000000" w:rsidR="00000000" w:rsidRPr="00000000">
              <w:rPr>
                <w:sz w:val="20"/>
                <w:szCs w:val="20"/>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3">
            <w:pPr>
              <w:rPr>
                <w:sz w:val="20"/>
                <w:szCs w:val="20"/>
              </w:rPr>
            </w:pPr>
            <w:r w:rsidDel="00000000" w:rsidR="00000000" w:rsidRPr="00000000">
              <w:rPr>
                <w:sz w:val="20"/>
                <w:szCs w:val="20"/>
                <w:rtl w:val="0"/>
              </w:rPr>
              <w:t xml:space="preserve"> </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4">
            <w:pPr>
              <w:rPr>
                <w:sz w:val="20"/>
                <w:szCs w:val="20"/>
              </w:rPr>
            </w:pPr>
            <w:r w:rsidDel="00000000" w:rsidR="00000000" w:rsidRPr="00000000">
              <w:rPr>
                <w:sz w:val="20"/>
                <w:szCs w:val="20"/>
                <w:rtl w:val="0"/>
              </w:rPr>
              <w:t xml:space="preserve">event_id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5">
            <w:pPr>
              <w:rPr>
                <w:sz w:val="20"/>
                <w:szCs w:val="20"/>
              </w:rPr>
            </w:pPr>
            <w:r w:rsidDel="00000000" w:rsidR="00000000" w:rsidRPr="00000000">
              <w:rPr>
                <w:sz w:val="20"/>
                <w:szCs w:val="20"/>
                <w:rtl w:val="0"/>
              </w:rPr>
              <w:t xml:space="preserve">VARCHAR(50)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6">
            <w:pPr>
              <w:rPr>
                <w:sz w:val="20"/>
                <w:szCs w:val="20"/>
              </w:rPr>
            </w:pPr>
            <w:r w:rsidDel="00000000" w:rsidR="00000000" w:rsidRPr="00000000">
              <w:rPr>
                <w:sz w:val="20"/>
                <w:szCs w:val="20"/>
                <w:rtl w:val="0"/>
              </w:rPr>
              <w:t xml:space="preserve">UPL-YYYYMMDD-DLRXXX-SEQ</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7">
            <w:pPr>
              <w:rPr>
                <w:sz w:val="20"/>
                <w:szCs w:val="20"/>
              </w:rPr>
            </w:pPr>
            <w:r w:rsidDel="00000000" w:rsidR="00000000" w:rsidRPr="00000000">
              <w:rPr>
                <w:sz w:val="20"/>
                <w:szCs w:val="20"/>
                <w:rtl w:val="0"/>
              </w:rPr>
              <w:t xml:space="preserve">dealer_id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8">
            <w:pPr>
              <w:rPr>
                <w:sz w:val="20"/>
                <w:szCs w:val="20"/>
              </w:rPr>
            </w:pPr>
            <w:r w:rsidDel="00000000" w:rsidR="00000000" w:rsidRPr="00000000">
              <w:rPr>
                <w:sz w:val="20"/>
                <w:szCs w:val="20"/>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9">
            <w:pPr>
              <w:rPr>
                <w:sz w:val="20"/>
                <w:szCs w:val="20"/>
              </w:rPr>
            </w:pPr>
            <w:r w:rsidDel="00000000" w:rsidR="00000000" w:rsidRPr="00000000">
              <w:rPr>
                <w:sz w:val="20"/>
                <w:szCs w:val="20"/>
                <w:rtl w:val="0"/>
              </w:rPr>
              <w:t xml:space="preserve"> </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A">
            <w:pPr>
              <w:rPr>
                <w:sz w:val="20"/>
                <w:szCs w:val="20"/>
              </w:rPr>
            </w:pPr>
            <w:r w:rsidDel="00000000" w:rsidR="00000000" w:rsidRPr="00000000">
              <w:rPr>
                <w:sz w:val="20"/>
                <w:szCs w:val="20"/>
                <w:rtl w:val="0"/>
              </w:rPr>
              <w:t xml:space="preserve">inventory_type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B">
            <w:pPr>
              <w:rPr>
                <w:sz w:val="20"/>
                <w:szCs w:val="20"/>
              </w:rPr>
            </w:pPr>
            <w:r w:rsidDel="00000000" w:rsidR="00000000" w:rsidRPr="00000000">
              <w:rPr>
                <w:sz w:val="20"/>
                <w:szCs w:val="20"/>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C">
            <w:pPr>
              <w:rPr>
                <w:sz w:val="20"/>
                <w:szCs w:val="20"/>
              </w:rPr>
            </w:pPr>
            <w:r w:rsidDel="00000000" w:rsidR="00000000" w:rsidRPr="00000000">
              <w:rPr>
                <w:sz w:val="20"/>
                <w:szCs w:val="20"/>
                <w:rtl w:val="0"/>
              </w:rPr>
              <w:t xml:space="preserve">'battery' | 'charger' | 'paraphernalia'</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D">
            <w:pPr>
              <w:rPr>
                <w:sz w:val="20"/>
                <w:szCs w:val="20"/>
              </w:rPr>
            </w:pPr>
            <w:r w:rsidDel="00000000" w:rsidR="00000000" w:rsidRPr="00000000">
              <w:rPr>
                <w:sz w:val="20"/>
                <w:szCs w:val="20"/>
                <w:rtl w:val="0"/>
              </w:rPr>
              <w:t xml:space="preserve">upload_method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E">
            <w:pPr>
              <w:rPr>
                <w:sz w:val="20"/>
                <w:szCs w:val="20"/>
              </w:rPr>
            </w:pPr>
            <w:r w:rsidDel="00000000" w:rsidR="00000000" w:rsidRPr="00000000">
              <w:rPr>
                <w:sz w:val="20"/>
                <w:szCs w:val="20"/>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BF">
            <w:pPr>
              <w:rPr>
                <w:sz w:val="20"/>
                <w:szCs w:val="20"/>
              </w:rPr>
            </w:pPr>
            <w:r w:rsidDel="00000000" w:rsidR="00000000" w:rsidRPr="00000000">
              <w:rPr>
                <w:sz w:val="20"/>
                <w:szCs w:val="20"/>
                <w:rtl w:val="0"/>
              </w:rPr>
              <w:t xml:space="preserve">'csv' | 'manual'</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0">
            <w:pPr>
              <w:rPr>
                <w:sz w:val="20"/>
                <w:szCs w:val="20"/>
              </w:rPr>
            </w:pPr>
            <w:r w:rsidDel="00000000" w:rsidR="00000000" w:rsidRPr="00000000">
              <w:rPr>
                <w:sz w:val="20"/>
                <w:szCs w:val="20"/>
                <w:rtl w:val="0"/>
              </w:rPr>
              <w:t xml:space="preserve">rows_imported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1">
            <w:pPr>
              <w:rPr>
                <w:sz w:val="20"/>
                <w:szCs w:val="20"/>
              </w:rPr>
            </w:pPr>
            <w:r w:rsidDel="00000000" w:rsidR="00000000" w:rsidRPr="00000000">
              <w:rPr>
                <w:sz w:val="20"/>
                <w:szCs w:val="20"/>
                <w:rtl w:val="0"/>
              </w:rPr>
              <w:t xml:space="preserve">INT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2">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3">
            <w:pPr>
              <w:rPr>
                <w:sz w:val="20"/>
                <w:szCs w:val="20"/>
              </w:rPr>
            </w:pPr>
            <w:r w:rsidDel="00000000" w:rsidR="00000000" w:rsidRPr="00000000">
              <w:rPr>
                <w:sz w:val="20"/>
                <w:szCs w:val="20"/>
                <w:rtl w:val="0"/>
              </w:rPr>
              <w:t xml:space="preserve">rows_skipped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4">
            <w:pPr>
              <w:rPr>
                <w:sz w:val="20"/>
                <w:szCs w:val="20"/>
              </w:rPr>
            </w:pPr>
            <w:r w:rsidDel="00000000" w:rsidR="00000000" w:rsidRPr="00000000">
              <w:rPr>
                <w:sz w:val="20"/>
                <w:szCs w:val="20"/>
                <w:rtl w:val="0"/>
              </w:rPr>
              <w:t xml:space="preserve">INT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5">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6">
            <w:pPr>
              <w:rPr>
                <w:sz w:val="20"/>
                <w:szCs w:val="20"/>
              </w:rPr>
            </w:pPr>
            <w:r w:rsidDel="00000000" w:rsidR="00000000" w:rsidRPr="00000000">
              <w:rPr>
                <w:sz w:val="20"/>
                <w:szCs w:val="20"/>
                <w:rtl w:val="0"/>
              </w:rPr>
              <w:t xml:space="preserve">file_url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7">
            <w:pPr>
              <w:rPr>
                <w:sz w:val="20"/>
                <w:szCs w:val="20"/>
              </w:rPr>
            </w:pPr>
            <w:r w:rsidDel="00000000" w:rsidR="00000000" w:rsidRPr="00000000">
              <w:rPr>
                <w:sz w:val="20"/>
                <w:szCs w:val="20"/>
                <w:rtl w:val="0"/>
              </w:rPr>
              <w:t xml:space="preserve">TEXT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8">
            <w:pPr>
              <w:rPr>
                <w:sz w:val="20"/>
                <w:szCs w:val="20"/>
              </w:rPr>
            </w:pPr>
            <w:r w:rsidDel="00000000" w:rsidR="00000000" w:rsidRPr="00000000">
              <w:rPr>
                <w:sz w:val="20"/>
                <w:szCs w:val="20"/>
                <w:rtl w:val="0"/>
              </w:rPr>
              <w:t xml:space="preserve">Stored CSV file for audit</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9">
            <w:pPr>
              <w:rPr>
                <w:sz w:val="20"/>
                <w:szCs w:val="20"/>
              </w:rPr>
            </w:pPr>
            <w:r w:rsidDel="00000000" w:rsidR="00000000" w:rsidRPr="00000000">
              <w:rPr>
                <w:sz w:val="20"/>
                <w:szCs w:val="20"/>
                <w:rtl w:val="0"/>
              </w:rPr>
              <w:t xml:space="preserve">uploaded_by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A">
            <w:pPr>
              <w:rPr>
                <w:sz w:val="20"/>
                <w:szCs w:val="20"/>
              </w:rPr>
            </w:pPr>
            <w:r w:rsidDel="00000000" w:rsidR="00000000" w:rsidRPr="00000000">
              <w:rPr>
                <w:sz w:val="20"/>
                <w:szCs w:val="20"/>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B">
            <w:pPr>
              <w:rPr>
                <w:sz w:val="20"/>
                <w:szCs w:val="20"/>
              </w:rPr>
            </w:pPr>
            <w:r w:rsidDel="00000000" w:rsidR="00000000" w:rsidRPr="00000000">
              <w:rPr>
                <w:sz w:val="20"/>
                <w:szCs w:val="20"/>
                <w:rtl w:val="0"/>
              </w:rPr>
              <w:t xml:space="preserve">admin_user_id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C">
            <w:pPr>
              <w:rPr>
                <w:sz w:val="20"/>
                <w:szCs w:val="20"/>
              </w:rPr>
            </w:pPr>
            <w:r w:rsidDel="00000000" w:rsidR="00000000" w:rsidRPr="00000000">
              <w:rPr>
                <w:sz w:val="20"/>
                <w:szCs w:val="20"/>
                <w:rtl w:val="0"/>
              </w:rPr>
              <w:t xml:space="preserve">uploaded_at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D">
            <w:pPr>
              <w:rPr>
                <w:sz w:val="20"/>
                <w:szCs w:val="20"/>
              </w:rPr>
            </w:pPr>
            <w:r w:rsidDel="00000000" w:rsidR="00000000" w:rsidRPr="00000000">
              <w:rPr>
                <w:sz w:val="20"/>
                <w:szCs w:val="20"/>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E">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CF">
            <w:pPr>
              <w:rPr>
                <w:sz w:val="20"/>
                <w:szCs w:val="20"/>
              </w:rPr>
            </w:pPr>
            <w:r w:rsidDel="00000000" w:rsidR="00000000" w:rsidRPr="00000000">
              <w:rPr>
                <w:sz w:val="20"/>
                <w:szCs w:val="20"/>
                <w:rtl w:val="0"/>
              </w:rPr>
              <w:t xml:space="preserve">report_url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D0">
            <w:pPr>
              <w:rPr>
                <w:sz w:val="20"/>
                <w:szCs w:val="20"/>
              </w:rPr>
            </w:pPr>
            <w:r w:rsidDel="00000000" w:rsidR="00000000" w:rsidRPr="00000000">
              <w:rPr>
                <w:sz w:val="20"/>
                <w:szCs w:val="20"/>
                <w:rtl w:val="0"/>
              </w:rPr>
              <w:t xml:space="preserve">TEXT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D1">
            <w:pPr>
              <w:rPr>
                <w:sz w:val="20"/>
                <w:szCs w:val="20"/>
              </w:rPr>
            </w:pPr>
            <w:r w:rsidDel="00000000" w:rsidR="00000000" w:rsidRPr="00000000">
              <w:rPr>
                <w:sz w:val="20"/>
                <w:szCs w:val="20"/>
                <w:rtl w:val="0"/>
              </w:rPr>
              <w:t xml:space="preserve">Downloadable import report</w:t>
            </w:r>
          </w:p>
        </w:tc>
      </w:tr>
    </w:tbl>
    <w:p w:rsidR="00000000" w:rsidDel="00000000" w:rsidP="00000000" w:rsidRDefault="00000000" w:rsidRPr="00000000" w14:paraId="000016D2">
      <w:pPr>
        <w:pStyle w:val="Heading2"/>
        <w:keepNext w:val="0"/>
        <w:keepLines w:val="0"/>
        <w:spacing w:before="300" w:lineRule="auto"/>
        <w:rPr>
          <w:b w:val="1"/>
          <w:bCs w:val="1"/>
          <w:color w:val="1b7a8a"/>
          <w:sz w:val="28"/>
          <w:szCs w:val="28"/>
        </w:rPr>
      </w:pPr>
      <w:bookmarkStart w:colFirst="0" w:colLast="0" w:name="_od2ch8w3flqf" w:id="90"/>
      <w:bookmarkEnd w:id="90"/>
      <w:r w:rsidDel="00000000" w:rsidR="00000000" w:rsidRPr="00000000">
        <w:rPr>
          <w:b w:val="1"/>
          <w:bCs w:val="1"/>
          <w:color w:val="1b7a8a"/>
          <w:sz w:val="28"/>
          <w:szCs w:val="28"/>
          <w:rtl w:val="0"/>
        </w:rPr>
        <w:t xml:space="preserve">Inventory_transfers</w:t>
      </w:r>
    </w:p>
    <w:p w:rsidR="00000000" w:rsidDel="00000000" w:rsidP="00000000" w:rsidRDefault="00000000" w:rsidRPr="00000000" w14:paraId="000016D3">
      <w:pPr>
        <w:rPr/>
      </w:pPr>
      <w:r w:rsidDel="00000000" w:rsidR="00000000" w:rsidRPr="00000000">
        <w:rPr>
          <w:rtl w:val="0"/>
        </w:rPr>
      </w:r>
    </w:p>
    <w:tbl>
      <w:tblPr>
        <w:tblStyle w:val="Table18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2805"/>
        <w:gridCol w:w="3555"/>
        <w:tblGridChange w:id="0">
          <w:tblGrid>
            <w:gridCol w:w="2985"/>
            <w:gridCol w:w="2805"/>
            <w:gridCol w:w="355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D4">
            <w:pPr>
              <w:rPr>
                <w:b w:val="1"/>
                <w:bCs w:val="1"/>
                <w:color w:val="ffffff"/>
                <w:sz w:val="18"/>
                <w:szCs w:val="18"/>
              </w:rPr>
            </w:pPr>
            <w:r w:rsidDel="00000000" w:rsidR="00000000" w:rsidRPr="00000000">
              <w:rPr>
                <w:b w:val="1"/>
                <w:bCs w:val="1"/>
                <w:color w:val="ffffff"/>
                <w:sz w:val="18"/>
                <w:szCs w:val="18"/>
                <w:rtl w:val="0"/>
              </w:rPr>
              <w:t xml:space="preserve">Column</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D5">
            <w:pPr>
              <w:rPr>
                <w:b w:val="1"/>
                <w:bCs w:val="1"/>
                <w:color w:val="ffffff"/>
                <w:sz w:val="18"/>
                <w:szCs w:val="18"/>
              </w:rPr>
            </w:pPr>
            <w:r w:rsidDel="00000000" w:rsidR="00000000" w:rsidRPr="00000000">
              <w:rPr>
                <w:b w:val="1"/>
                <w:bCs w:val="1"/>
                <w:color w:val="ffffff"/>
                <w:sz w:val="18"/>
                <w:szCs w:val="18"/>
                <w:rtl w:val="0"/>
              </w:rPr>
              <w:t xml:space="preserve">Type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6D6">
            <w:pPr>
              <w:rPr>
                <w:b w:val="1"/>
                <w:bCs w:val="1"/>
                <w:color w:val="ffffff"/>
                <w:sz w:val="18"/>
                <w:szCs w:val="18"/>
              </w:rPr>
            </w:pPr>
            <w:r w:rsidDel="00000000" w:rsidR="00000000" w:rsidRPr="00000000">
              <w:rPr>
                <w:b w:val="1"/>
                <w:bCs w:val="1"/>
                <w:color w:val="ffffff"/>
                <w:sz w:val="18"/>
                <w:szCs w:val="18"/>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D7">
            <w:pPr>
              <w:rPr>
                <w:sz w:val="20"/>
                <w:szCs w:val="20"/>
              </w:rPr>
            </w:pPr>
            <w:r w:rsidDel="00000000" w:rsidR="00000000" w:rsidRPr="00000000">
              <w:rPr>
                <w:sz w:val="20"/>
                <w:szCs w:val="20"/>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D8">
            <w:pPr>
              <w:rPr>
                <w:sz w:val="20"/>
                <w:szCs w:val="20"/>
              </w:rPr>
            </w:pPr>
            <w:r w:rsidDel="00000000" w:rsidR="00000000" w:rsidRPr="00000000">
              <w:rPr>
                <w:sz w:val="20"/>
                <w:szCs w:val="20"/>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D9">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DA">
            <w:pPr>
              <w:rPr>
                <w:sz w:val="20"/>
                <w:szCs w:val="20"/>
              </w:rPr>
            </w:pPr>
            <w:r w:rsidDel="00000000" w:rsidR="00000000" w:rsidRPr="00000000">
              <w:rPr>
                <w:sz w:val="20"/>
                <w:szCs w:val="20"/>
                <w:rtl w:val="0"/>
              </w:rPr>
              <w:t xml:space="preserve">transfer_id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DB">
            <w:pPr>
              <w:rPr>
                <w:sz w:val="20"/>
                <w:szCs w:val="20"/>
              </w:rPr>
            </w:pPr>
            <w:r w:rsidDel="00000000" w:rsidR="00000000" w:rsidRPr="00000000">
              <w:rPr>
                <w:sz w:val="20"/>
                <w:szCs w:val="20"/>
                <w:rtl w:val="0"/>
              </w:rPr>
              <w:t xml:space="preserve">VARCHAR(50)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DC">
            <w:pPr>
              <w:rPr>
                <w:sz w:val="20"/>
                <w:szCs w:val="20"/>
              </w:rPr>
            </w:pPr>
            <w:r w:rsidDel="00000000" w:rsidR="00000000" w:rsidRPr="00000000">
              <w:rPr>
                <w:sz w:val="20"/>
                <w:szCs w:val="20"/>
                <w:rtl w:val="0"/>
              </w:rPr>
              <w:t xml:space="preserve">TRF-YYYYMMDD-SEQ</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DD">
            <w:pPr>
              <w:rPr>
                <w:sz w:val="20"/>
                <w:szCs w:val="20"/>
              </w:rPr>
            </w:pPr>
            <w:r w:rsidDel="00000000" w:rsidR="00000000" w:rsidRPr="00000000">
              <w:rPr>
                <w:sz w:val="20"/>
                <w:szCs w:val="20"/>
                <w:rtl w:val="0"/>
              </w:rPr>
              <w:t xml:space="preserve">source_dealer_id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DE">
            <w:pPr>
              <w:rPr>
                <w:sz w:val="20"/>
                <w:szCs w:val="20"/>
              </w:rPr>
            </w:pPr>
            <w:r w:rsidDel="00000000" w:rsidR="00000000" w:rsidRPr="00000000">
              <w:rPr>
                <w:sz w:val="20"/>
                <w:szCs w:val="20"/>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DF">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0">
            <w:pPr>
              <w:rPr>
                <w:sz w:val="20"/>
                <w:szCs w:val="20"/>
              </w:rPr>
            </w:pPr>
            <w:r w:rsidDel="00000000" w:rsidR="00000000" w:rsidRPr="00000000">
              <w:rPr>
                <w:sz w:val="20"/>
                <w:szCs w:val="20"/>
                <w:rtl w:val="0"/>
              </w:rPr>
              <w:t xml:space="preserve">target_dealer_id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1">
            <w:pPr>
              <w:rPr>
                <w:sz w:val="20"/>
                <w:szCs w:val="20"/>
              </w:rPr>
            </w:pPr>
            <w:r w:rsidDel="00000000" w:rsidR="00000000" w:rsidRPr="00000000">
              <w:rPr>
                <w:sz w:val="20"/>
                <w:szCs w:val="20"/>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2">
            <w:pPr>
              <w:rPr>
                <w:sz w:val="20"/>
                <w:szCs w:val="20"/>
              </w:rPr>
            </w:pPr>
            <w:r w:rsidDel="00000000" w:rsidR="00000000" w:rsidRPr="00000000">
              <w:rPr>
                <w:sz w:val="20"/>
                <w:szCs w:val="20"/>
                <w:rtl w:val="0"/>
              </w:rPr>
              <w:t xml:space="preserve"> </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3">
            <w:pPr>
              <w:rPr>
                <w:sz w:val="20"/>
                <w:szCs w:val="20"/>
              </w:rPr>
            </w:pPr>
            <w:r w:rsidDel="00000000" w:rsidR="00000000" w:rsidRPr="00000000">
              <w:rPr>
                <w:sz w:val="20"/>
                <w:szCs w:val="20"/>
                <w:rtl w:val="0"/>
              </w:rPr>
              <w:t xml:space="preserve">serials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4">
            <w:pPr>
              <w:rPr>
                <w:sz w:val="20"/>
                <w:szCs w:val="20"/>
              </w:rPr>
            </w:pPr>
            <w:r w:rsidDel="00000000" w:rsidR="00000000" w:rsidRPr="00000000">
              <w:rPr>
                <w:sz w:val="20"/>
                <w:szCs w:val="20"/>
                <w:rtl w:val="0"/>
              </w:rPr>
              <w:t xml:space="preserve">JSON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5">
            <w:pPr>
              <w:rPr>
                <w:sz w:val="20"/>
                <w:szCs w:val="20"/>
              </w:rPr>
            </w:pPr>
            <w:r w:rsidDel="00000000" w:rsidR="00000000" w:rsidRPr="00000000">
              <w:rPr>
                <w:sz w:val="20"/>
                <w:szCs w:val="20"/>
                <w:rtl w:val="0"/>
              </w:rPr>
              <w:t xml:space="preserve">Array of serial_numbers being transferred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6">
            <w:pPr>
              <w:rPr>
                <w:sz w:val="20"/>
                <w:szCs w:val="20"/>
              </w:rPr>
            </w:pPr>
            <w:r w:rsidDel="00000000" w:rsidR="00000000" w:rsidRPr="00000000">
              <w:rPr>
                <w:sz w:val="20"/>
                <w:szCs w:val="20"/>
                <w:rtl w:val="0"/>
              </w:rPr>
              <w:t xml:space="preserve">reason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7">
            <w:pPr>
              <w:rPr>
                <w:sz w:val="20"/>
                <w:szCs w:val="20"/>
              </w:rPr>
            </w:pPr>
            <w:r w:rsidDel="00000000" w:rsidR="00000000" w:rsidRPr="00000000">
              <w:rPr>
                <w:sz w:val="20"/>
                <w:szCs w:val="20"/>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8">
            <w:pPr>
              <w:rPr>
                <w:sz w:val="20"/>
                <w:szCs w:val="20"/>
              </w:rPr>
            </w:pPr>
            <w:r w:rsidDel="00000000" w:rsidR="00000000" w:rsidRPr="00000000">
              <w:rPr>
                <w:sz w:val="20"/>
                <w:szCs w:val="20"/>
                <w:rtl w:val="0"/>
              </w:rPr>
              <w:t xml:space="preserve"> </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9">
            <w:pPr>
              <w:rPr>
                <w:sz w:val="20"/>
                <w:szCs w:val="20"/>
              </w:rPr>
            </w:pPr>
            <w:r w:rsidDel="00000000" w:rsidR="00000000" w:rsidRPr="00000000">
              <w:rPr>
                <w:sz w:val="20"/>
                <w:szCs w:val="20"/>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A">
            <w:pPr>
              <w:rPr>
                <w:sz w:val="20"/>
                <w:szCs w:val="20"/>
              </w:rPr>
            </w:pPr>
            <w:r w:rsidDel="00000000" w:rsidR="00000000" w:rsidRPr="00000000">
              <w:rPr>
                <w:sz w:val="20"/>
                <w:szCs w:val="20"/>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B">
            <w:pPr>
              <w:rPr>
                <w:sz w:val="20"/>
                <w:szCs w:val="20"/>
              </w:rPr>
            </w:pPr>
            <w:r w:rsidDel="00000000" w:rsidR="00000000" w:rsidRPr="00000000">
              <w:rPr>
                <w:sz w:val="20"/>
                <w:szCs w:val="20"/>
                <w:rtl w:val="0"/>
              </w:rPr>
              <w:t xml:space="preserve">'pending_acknowledgement' | 'completed'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C">
            <w:pPr>
              <w:rPr>
                <w:sz w:val="20"/>
                <w:szCs w:val="20"/>
              </w:rPr>
            </w:pPr>
            <w:r w:rsidDel="00000000" w:rsidR="00000000" w:rsidRPr="00000000">
              <w:rPr>
                <w:sz w:val="20"/>
                <w:szCs w:val="20"/>
                <w:rtl w:val="0"/>
              </w:rPr>
              <w:t xml:space="preserve">initiated_by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D">
            <w:pPr>
              <w:rPr>
                <w:sz w:val="20"/>
                <w:szCs w:val="20"/>
              </w:rPr>
            </w:pPr>
            <w:r w:rsidDel="00000000" w:rsidR="00000000" w:rsidRPr="00000000">
              <w:rPr>
                <w:sz w:val="20"/>
                <w:szCs w:val="20"/>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E">
            <w:pPr>
              <w:rPr>
                <w:sz w:val="20"/>
                <w:szCs w:val="20"/>
              </w:rPr>
            </w:pPr>
            <w:r w:rsidDel="00000000" w:rsidR="00000000" w:rsidRPr="00000000">
              <w:rPr>
                <w:sz w:val="20"/>
                <w:szCs w:val="20"/>
                <w:rtl w:val="0"/>
              </w:rPr>
              <w:t xml:space="preserve">admin_user_id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EF">
            <w:pPr>
              <w:rPr>
                <w:sz w:val="20"/>
                <w:szCs w:val="20"/>
              </w:rPr>
            </w:pPr>
            <w:r w:rsidDel="00000000" w:rsidR="00000000" w:rsidRPr="00000000">
              <w:rPr>
                <w:sz w:val="20"/>
                <w:szCs w:val="20"/>
                <w:rtl w:val="0"/>
              </w:rPr>
              <w:t xml:space="preserve">initiated_at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F0">
            <w:pPr>
              <w:rPr>
                <w:sz w:val="20"/>
                <w:szCs w:val="20"/>
              </w:rPr>
            </w:pPr>
            <w:r w:rsidDel="00000000" w:rsidR="00000000" w:rsidRPr="00000000">
              <w:rPr>
                <w:sz w:val="20"/>
                <w:szCs w:val="20"/>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F1">
            <w:pPr>
              <w:rPr>
                <w:sz w:val="20"/>
                <w:szCs w:val="20"/>
              </w:rPr>
            </w:pPr>
            <w:r w:rsidDel="00000000" w:rsidR="00000000" w:rsidRPr="00000000">
              <w:rPr>
                <w:sz w:val="20"/>
                <w:szCs w:val="20"/>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F2">
            <w:pPr>
              <w:rPr>
                <w:sz w:val="20"/>
                <w:szCs w:val="20"/>
              </w:rPr>
            </w:pPr>
            <w:r w:rsidDel="00000000" w:rsidR="00000000" w:rsidRPr="00000000">
              <w:rPr>
                <w:sz w:val="20"/>
                <w:szCs w:val="20"/>
                <w:rtl w:val="0"/>
              </w:rPr>
              <w:t xml:space="preserve">acknowledged_by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F3">
            <w:pPr>
              <w:rPr>
                <w:sz w:val="20"/>
                <w:szCs w:val="20"/>
              </w:rPr>
            </w:pPr>
            <w:r w:rsidDel="00000000" w:rsidR="00000000" w:rsidRPr="00000000">
              <w:rPr>
                <w:sz w:val="20"/>
                <w:szCs w:val="20"/>
                <w:rtl w:val="0"/>
              </w:rPr>
              <w:t xml:space="preserve">INT NULL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F4">
            <w:pPr>
              <w:rPr>
                <w:sz w:val="20"/>
                <w:szCs w:val="20"/>
              </w:rPr>
            </w:pPr>
            <w:r w:rsidDel="00000000" w:rsidR="00000000" w:rsidRPr="00000000">
              <w:rPr>
                <w:sz w:val="20"/>
                <w:szCs w:val="20"/>
                <w:rtl w:val="0"/>
              </w:rPr>
              <w:t xml:space="preserve">dealer_user_id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F5">
            <w:pPr>
              <w:rPr>
                <w:sz w:val="20"/>
                <w:szCs w:val="20"/>
              </w:rPr>
            </w:pPr>
            <w:r w:rsidDel="00000000" w:rsidR="00000000" w:rsidRPr="00000000">
              <w:rPr>
                <w:sz w:val="20"/>
                <w:szCs w:val="20"/>
                <w:rtl w:val="0"/>
              </w:rPr>
              <w:t xml:space="preserve">acknowledged_at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F6">
            <w:pPr>
              <w:rPr>
                <w:sz w:val="20"/>
                <w:szCs w:val="20"/>
              </w:rPr>
            </w:pPr>
            <w:r w:rsidDel="00000000" w:rsidR="00000000" w:rsidRPr="00000000">
              <w:rPr>
                <w:sz w:val="20"/>
                <w:szCs w:val="20"/>
                <w:rtl w:val="0"/>
              </w:rPr>
              <w:t xml:space="preserve">TIMESTAMP NULL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6F7">
            <w:pP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b w:val="1"/>
          <w:bCs w:val="1"/>
          <w:color w:val="003366"/>
          <w:sz w:val="34"/>
          <w:szCs w:val="34"/>
        </w:rPr>
      </w:pPr>
      <w:r w:rsidDel="00000000" w:rsidR="00000000" w:rsidRPr="00000000">
        <w:rPr>
          <w:b w:val="1"/>
          <w:bCs w:val="1"/>
          <w:color w:val="003366"/>
          <w:sz w:val="34"/>
          <w:szCs w:val="34"/>
          <w:rtl w:val="0"/>
        </w:rPr>
        <w:t xml:space="preserve">Product Master &amp; Pricing</w:t>
      </w:r>
    </w:p>
    <w:p w:rsidR="00000000" w:rsidDel="00000000" w:rsidP="00000000" w:rsidRDefault="00000000" w:rsidRPr="00000000" w14:paraId="000016FA">
      <w:pPr>
        <w:spacing w:after="60" w:before="60" w:lineRule="auto"/>
        <w:rPr>
          <w:sz w:val="20"/>
          <w:szCs w:val="20"/>
        </w:rPr>
      </w:pPr>
      <w:r w:rsidDel="00000000" w:rsidR="00000000" w:rsidRPr="00000000">
        <w:rPr>
          <w:sz w:val="20"/>
          <w:szCs w:val="20"/>
          <w:rtl w:val="0"/>
        </w:rPr>
        <w:t xml:space="preserve">The Product Master is the central catalogue that defines every product type iTarang supports — its technical specifications, and warranty duration. It is the source of truth for inventory upload (which models exist), Step 4 product selection (which prices apply), and warranty creation (how long the warranty runs). No battery or charger can enter the inventory system without a matching product master entry.</w:t>
      </w:r>
    </w:p>
    <w:p w:rsidR="00000000" w:rsidDel="00000000" w:rsidP="00000000" w:rsidRDefault="00000000" w:rsidRPr="00000000" w14:paraId="000016FB">
      <w:pPr>
        <w:rPr>
          <w:b w:val="1"/>
          <w:bCs w:val="1"/>
          <w:color w:val="3c78d8"/>
          <w:sz w:val="34"/>
          <w:szCs w:val="34"/>
        </w:rPr>
      </w:pPr>
      <w:r w:rsidDel="00000000" w:rsidR="00000000" w:rsidRPr="00000000">
        <w:rPr>
          <w:rtl w:val="0"/>
        </w:rPr>
      </w:r>
    </w:p>
    <w:tbl>
      <w:tblPr>
        <w:tblStyle w:val="Table18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170" w:hRule="atLeast"/>
          <w:tblHeader w:val="0"/>
        </w:trPr>
        <w:tc>
          <w:tcPr>
            <w:tcBorders>
              <w:top w:color="cccccc" w:space="0" w:sz="8" w:val="single"/>
              <w:left w:color="cccccc" w:space="0" w:sz="8" w:val="single"/>
              <w:bottom w:color="cccccc" w:space="0" w:sz="8" w:val="single"/>
              <w:right w:color="cccccc" w:space="0" w:sz="8" w:val="single"/>
            </w:tcBorders>
            <w:shd w:fill="fff3cd" w:val="clear"/>
            <w:tcMar>
              <w:top w:w="120.0" w:type="dxa"/>
              <w:left w:w="160.0" w:type="dxa"/>
              <w:bottom w:w="120.0" w:type="dxa"/>
              <w:right w:w="160.0" w:type="dxa"/>
            </w:tcMar>
            <w:vAlign w:val="top"/>
          </w:tcPr>
          <w:p w:rsidR="00000000" w:rsidDel="00000000" w:rsidP="00000000" w:rsidRDefault="00000000" w:rsidRPr="00000000" w14:paraId="000016FC">
            <w:pPr>
              <w:rPr>
                <w:b w:val="1"/>
                <w:bCs w:val="1"/>
                <w:color w:val="b45309"/>
                <w:sz w:val="20"/>
                <w:szCs w:val="20"/>
              </w:rPr>
            </w:pPr>
            <w:r w:rsidDel="00000000" w:rsidR="00000000" w:rsidRPr="00000000">
              <w:rPr>
                <w:b w:val="1"/>
                <w:bCs w:val="1"/>
                <w:color w:val="b45309"/>
                <w:sz w:val="20"/>
                <w:szCs w:val="20"/>
                <w:rtl w:val="0"/>
              </w:rPr>
              <w:t xml:space="preserve">Why the Product Master Must Exist Before Inventory Upload</w:t>
            </w:r>
          </w:p>
          <w:p w:rsidR="00000000" w:rsidDel="00000000" w:rsidP="00000000" w:rsidRDefault="00000000" w:rsidRPr="00000000" w14:paraId="000016FD">
            <w:pPr>
              <w:spacing w:before="60" w:lineRule="auto"/>
              <w:rPr>
                <w:b w:val="1"/>
                <w:bCs w:val="1"/>
                <w:sz w:val="19"/>
                <w:szCs w:val="19"/>
              </w:rPr>
            </w:pPr>
            <w:r w:rsidDel="00000000" w:rsidR="00000000" w:rsidRPr="00000000">
              <w:rPr>
                <w:b w:val="1"/>
                <w:bCs w:val="1"/>
                <w:sz w:val="19"/>
                <w:szCs w:val="19"/>
                <w:rtl w:val="0"/>
              </w:rPr>
              <w:t xml:space="preserve">When an admin</w:t>
            </w:r>
            <w:r w:rsidDel="00000000" w:rsidR="00000000" w:rsidRPr="00000000">
              <w:rPr>
                <w:b w:val="1"/>
                <w:bCs w:val="1"/>
                <w:sz w:val="19"/>
                <w:szCs w:val="19"/>
                <w:rtl w:val="0"/>
              </w:rPr>
              <w:t xml:space="preserve"> uploads a battery CSV and selects 'Battery Model = 51.2V-105AH', the system must validate that model against the product master. If the model doesn't exist in the master, the upload is rejected. This prevents phantom products with no pricing from entering the system.</w:t>
            </w:r>
          </w:p>
        </w:tc>
      </w:tr>
    </w:tbl>
    <w:p w:rsidR="00000000" w:rsidDel="00000000" w:rsidP="00000000" w:rsidRDefault="00000000" w:rsidRPr="00000000" w14:paraId="000016FE">
      <w:pPr>
        <w:rPr>
          <w:b w:val="1"/>
          <w:bCs w:val="1"/>
          <w:color w:val="3c78d8"/>
          <w:sz w:val="34"/>
          <w:szCs w:val="34"/>
        </w:rPr>
      </w:pPr>
      <w:r w:rsidDel="00000000" w:rsidR="00000000" w:rsidRPr="00000000">
        <w:rPr>
          <w:rtl w:val="0"/>
        </w:rPr>
      </w:r>
    </w:p>
    <w:p w:rsidR="00000000" w:rsidDel="00000000" w:rsidP="00000000" w:rsidRDefault="00000000" w:rsidRPr="00000000" w14:paraId="000016FF">
      <w:pPr>
        <w:rPr/>
      </w:pPr>
      <w:r w:rsidDel="00000000" w:rsidR="00000000" w:rsidRPr="00000000">
        <w:rPr>
          <w:b w:val="1"/>
          <w:bCs w:val="1"/>
          <w:color w:val="003366"/>
          <w:sz w:val="38"/>
          <w:szCs w:val="38"/>
          <w:rtl w:val="0"/>
        </w:rPr>
        <w:t xml:space="preserve">CATEGORY &amp; SUB-CATEGORY MATRIX</w:t>
      </w:r>
      <w:r w:rsidDel="00000000" w:rsidR="00000000" w:rsidRPr="00000000">
        <w:rPr>
          <w:rtl w:val="0"/>
        </w:rPr>
      </w:r>
    </w:p>
    <w:p w:rsidR="00000000" w:rsidDel="00000000" w:rsidP="00000000" w:rsidRDefault="00000000" w:rsidRPr="00000000" w14:paraId="00001700">
      <w:pPr>
        <w:spacing w:after="60" w:before="60" w:lineRule="auto"/>
        <w:rPr>
          <w:sz w:val="20"/>
          <w:szCs w:val="20"/>
          <w:highlight w:val="white"/>
        </w:rPr>
      </w:pPr>
      <w:r w:rsidDel="00000000" w:rsidR="00000000" w:rsidRPr="00000000">
        <w:rPr>
          <w:sz w:val="20"/>
          <w:szCs w:val="20"/>
          <w:highlight w:val="white"/>
          <w:rtl w:val="0"/>
        </w:rPr>
        <w:t xml:space="preserve">The category and sub-category structure is used across lead creation (Step 1), inventory upload (Section 5.0), and Step 4 product selection. This matrix is the canonical reference.</w:t>
      </w:r>
    </w:p>
    <w:p w:rsidR="00000000" w:rsidDel="00000000" w:rsidP="00000000" w:rsidRDefault="00000000" w:rsidRPr="00000000" w14:paraId="00001701">
      <w:pPr>
        <w:spacing w:after="60" w:before="60" w:lineRule="auto"/>
        <w:rPr>
          <w:sz w:val="20"/>
          <w:szCs w:val="20"/>
          <w:highlight w:val="white"/>
        </w:rPr>
      </w:pPr>
      <w:r w:rsidDel="00000000" w:rsidR="00000000" w:rsidRPr="00000000">
        <w:rPr>
          <w:rtl w:val="0"/>
        </w:rPr>
      </w:r>
    </w:p>
    <w:tbl>
      <w:tblPr>
        <w:tblStyle w:val="Table19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60"/>
        <w:gridCol w:w="3195"/>
        <w:gridCol w:w="3105"/>
        <w:tblGridChange w:id="0">
          <w:tblGrid>
            <w:gridCol w:w="3060"/>
            <w:gridCol w:w="3195"/>
            <w:gridCol w:w="310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02">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Category (Code)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03">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Sub-Categories</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04">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05">
            <w:pPr>
              <w:rPr>
                <w:sz w:val="20"/>
                <w:szCs w:val="20"/>
                <w:highlight w:val="white"/>
              </w:rPr>
            </w:pPr>
            <w:r w:rsidDel="00000000" w:rsidR="00000000" w:rsidRPr="00000000">
              <w:rPr>
                <w:sz w:val="20"/>
                <w:szCs w:val="20"/>
                <w:highlight w:val="white"/>
                <w:rtl w:val="0"/>
              </w:rPr>
              <w:t xml:space="preserve">3-Wheeler (3W)</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06">
            <w:pPr>
              <w:ind w:left="0" w:firstLine="0"/>
              <w:rPr>
                <w:color w:val="38761d"/>
                <w:sz w:val="20"/>
                <w:szCs w:val="20"/>
              </w:rPr>
            </w:pPr>
            <w:r w:rsidDel="00000000" w:rsidR="00000000" w:rsidRPr="00000000">
              <w:rPr>
                <w:color w:val="38761d"/>
                <w:sz w:val="20"/>
                <w:szCs w:val="20"/>
                <w:rtl w:val="0"/>
              </w:rPr>
              <w:t xml:space="preserve"> 51.2 V-105AH, 51.2 V-140AH, 51.2 V-153AH,  60.8 V-105AH, 60.8 V-140AH, 60.8 V-153AH, 64 V-105AH, 64 V-140AH, 64 V-153AH,  </w:t>
            </w:r>
          </w:p>
          <w:p w:rsidR="00000000" w:rsidDel="00000000" w:rsidP="00000000" w:rsidRDefault="00000000" w:rsidRPr="00000000" w14:paraId="00001707">
            <w:pPr>
              <w:rPr>
                <w:sz w:val="20"/>
                <w:szCs w:val="20"/>
                <w:highlight w:val="white"/>
              </w:rPr>
            </w:pPr>
            <w:r w:rsidDel="00000000" w:rsidR="00000000" w:rsidRPr="00000000">
              <w:rPr>
                <w:rtl w:val="0"/>
              </w:rPr>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08">
            <w:pPr>
              <w:rPr>
                <w:sz w:val="20"/>
                <w:szCs w:val="20"/>
                <w:highlight w:val="white"/>
              </w:rPr>
            </w:pPr>
            <w:r w:rsidDel="00000000" w:rsidR="00000000" w:rsidRPr="00000000">
              <w:rPr>
                <w:sz w:val="20"/>
                <w:szCs w:val="20"/>
                <w:highlight w:val="white"/>
                <w:rtl w:val="0"/>
              </w:rPr>
              <w:t xml:space="preserve">RC document required at KYC. Most common category for iTarang.</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09">
            <w:pPr>
              <w:rPr>
                <w:sz w:val="20"/>
                <w:szCs w:val="20"/>
                <w:highlight w:val="white"/>
              </w:rPr>
            </w:pPr>
            <w:r w:rsidDel="00000000" w:rsidR="00000000" w:rsidRPr="00000000">
              <w:rPr>
                <w:sz w:val="20"/>
                <w:szCs w:val="20"/>
                <w:highlight w:val="white"/>
                <w:rtl w:val="0"/>
              </w:rPr>
              <w:t xml:space="preserve">2-Wheeler (2W)</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0A">
            <w:pPr>
              <w:rPr>
                <w:sz w:val="20"/>
                <w:szCs w:val="20"/>
                <w:highlight w:val="white"/>
              </w:rPr>
            </w:pPr>
            <w:r w:rsidDel="00000000" w:rsidR="00000000" w:rsidRPr="00000000">
              <w:rPr>
                <w:sz w:val="20"/>
                <w:szCs w:val="20"/>
                <w:highlight w:val="white"/>
                <w:rtl w:val="0"/>
              </w:rPr>
              <w:t xml:space="preserve">NA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0B">
            <w:pPr>
              <w:rPr>
                <w:sz w:val="20"/>
                <w:szCs w:val="20"/>
                <w:highlight w:val="white"/>
              </w:rPr>
            </w:pPr>
            <w:r w:rsidDel="00000000" w:rsidR="00000000" w:rsidRPr="00000000">
              <w:rPr>
                <w:sz w:val="20"/>
                <w:szCs w:val="20"/>
                <w:highlight w:val="white"/>
                <w:rtl w:val="0"/>
              </w:rPr>
              <w:t xml:space="preserve">RC document required.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0C">
            <w:pPr>
              <w:rPr>
                <w:sz w:val="20"/>
                <w:szCs w:val="20"/>
                <w:highlight w:val="white"/>
              </w:rPr>
            </w:pPr>
            <w:r w:rsidDel="00000000" w:rsidR="00000000" w:rsidRPr="00000000">
              <w:rPr>
                <w:sz w:val="20"/>
                <w:szCs w:val="20"/>
                <w:highlight w:val="white"/>
                <w:rtl w:val="0"/>
              </w:rPr>
              <w:t xml:space="preserve">4-Wheeler (4W)</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0D">
            <w:pPr>
              <w:rPr>
                <w:sz w:val="20"/>
                <w:szCs w:val="20"/>
                <w:highlight w:val="white"/>
              </w:rPr>
            </w:pPr>
            <w:r w:rsidDel="00000000" w:rsidR="00000000" w:rsidRPr="00000000">
              <w:rPr>
                <w:sz w:val="20"/>
                <w:szCs w:val="20"/>
                <w:highlight w:val="white"/>
                <w:rtl w:val="0"/>
              </w:rPr>
              <w:t xml:space="preserve">NA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0E">
            <w:pPr>
              <w:rPr>
                <w:sz w:val="20"/>
                <w:szCs w:val="20"/>
                <w:highlight w:val="white"/>
              </w:rPr>
            </w:pPr>
            <w:r w:rsidDel="00000000" w:rsidR="00000000" w:rsidRPr="00000000">
              <w:rPr>
                <w:sz w:val="20"/>
                <w:szCs w:val="20"/>
                <w:highlight w:val="white"/>
                <w:rtl w:val="0"/>
              </w:rPr>
              <w:t xml:space="preserve">RC document required.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0F">
            <w:pPr>
              <w:rPr>
                <w:sz w:val="20"/>
                <w:szCs w:val="20"/>
                <w:highlight w:val="white"/>
              </w:rPr>
            </w:pPr>
            <w:r w:rsidDel="00000000" w:rsidR="00000000" w:rsidRPr="00000000">
              <w:rPr>
                <w:sz w:val="20"/>
                <w:szCs w:val="20"/>
                <w:highlight w:val="white"/>
                <w:rtl w:val="0"/>
              </w:rPr>
              <w:t xml:space="preserve">Inverter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10">
            <w:pPr>
              <w:ind w:left="0" w:firstLine="0"/>
              <w:rPr>
                <w:color w:val="38761d"/>
                <w:sz w:val="20"/>
                <w:szCs w:val="20"/>
              </w:rPr>
            </w:pPr>
            <w:r w:rsidDel="00000000" w:rsidR="00000000" w:rsidRPr="00000000">
              <w:rPr>
                <w:color w:val="38761d"/>
                <w:sz w:val="20"/>
                <w:szCs w:val="20"/>
                <w:rtl w:val="0"/>
              </w:rPr>
              <w:t xml:space="preserve">Power Cube 1.4, </w:t>
            </w:r>
          </w:p>
          <w:p w:rsidR="00000000" w:rsidDel="00000000" w:rsidP="00000000" w:rsidRDefault="00000000" w:rsidRPr="00000000" w14:paraId="00001711">
            <w:pPr>
              <w:ind w:left="0" w:firstLine="0"/>
              <w:rPr>
                <w:color w:val="38761d"/>
                <w:sz w:val="20"/>
                <w:szCs w:val="20"/>
              </w:rPr>
            </w:pPr>
            <w:r w:rsidDel="00000000" w:rsidR="00000000" w:rsidRPr="00000000">
              <w:rPr>
                <w:color w:val="38761d"/>
                <w:sz w:val="20"/>
                <w:szCs w:val="20"/>
                <w:rtl w:val="0"/>
              </w:rPr>
              <w:t xml:space="preserve">Power Cube 1.4+, </w:t>
            </w:r>
          </w:p>
          <w:p w:rsidR="00000000" w:rsidDel="00000000" w:rsidP="00000000" w:rsidRDefault="00000000" w:rsidRPr="00000000" w14:paraId="00001712">
            <w:pPr>
              <w:ind w:left="0" w:firstLine="0"/>
              <w:rPr>
                <w:color w:val="38761d"/>
                <w:sz w:val="20"/>
                <w:szCs w:val="20"/>
              </w:rPr>
            </w:pPr>
            <w:r w:rsidDel="00000000" w:rsidR="00000000" w:rsidRPr="00000000">
              <w:rPr>
                <w:color w:val="38761d"/>
                <w:sz w:val="20"/>
                <w:szCs w:val="20"/>
                <w:rtl w:val="0"/>
              </w:rPr>
              <w:t xml:space="preserve">Power Cube 2.7, </w:t>
            </w:r>
          </w:p>
          <w:p w:rsidR="00000000" w:rsidDel="00000000" w:rsidP="00000000" w:rsidRDefault="00000000" w:rsidRPr="00000000" w14:paraId="00001713">
            <w:pPr>
              <w:ind w:left="0" w:firstLine="0"/>
              <w:rPr>
                <w:color w:val="38761d"/>
                <w:sz w:val="20"/>
                <w:szCs w:val="20"/>
              </w:rPr>
            </w:pPr>
            <w:r w:rsidDel="00000000" w:rsidR="00000000" w:rsidRPr="00000000">
              <w:rPr>
                <w:color w:val="38761d"/>
                <w:sz w:val="20"/>
                <w:szCs w:val="20"/>
                <w:rtl w:val="0"/>
              </w:rPr>
              <w:t xml:space="preserve">Power Cube 2.7+, </w:t>
            </w:r>
          </w:p>
          <w:p w:rsidR="00000000" w:rsidDel="00000000" w:rsidP="00000000" w:rsidRDefault="00000000" w:rsidRPr="00000000" w14:paraId="00001714">
            <w:pPr>
              <w:ind w:left="0" w:firstLine="0"/>
              <w:rPr>
                <w:color w:val="38761d"/>
                <w:sz w:val="20"/>
                <w:szCs w:val="20"/>
              </w:rPr>
            </w:pPr>
            <w:r w:rsidDel="00000000" w:rsidR="00000000" w:rsidRPr="00000000">
              <w:rPr>
                <w:color w:val="38761d"/>
                <w:sz w:val="20"/>
                <w:szCs w:val="20"/>
                <w:rtl w:val="0"/>
              </w:rPr>
              <w:t xml:space="preserve">5KWh </w:t>
            </w:r>
          </w:p>
          <w:p w:rsidR="00000000" w:rsidDel="00000000" w:rsidP="00000000" w:rsidRDefault="00000000" w:rsidRPr="00000000" w14:paraId="00001715">
            <w:pPr>
              <w:rPr>
                <w:sz w:val="20"/>
                <w:szCs w:val="20"/>
                <w:highlight w:val="white"/>
              </w:rPr>
            </w:pPr>
            <w:r w:rsidDel="00000000" w:rsidR="00000000" w:rsidRPr="00000000">
              <w:rPr>
                <w:rtl w:val="0"/>
              </w:rPr>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16">
            <w:pPr>
              <w:rPr>
                <w:sz w:val="20"/>
                <w:szCs w:val="20"/>
                <w:highlight w:val="white"/>
              </w:rPr>
            </w:pPr>
            <w:r w:rsidDel="00000000" w:rsidR="00000000" w:rsidRPr="00000000">
              <w:rPr>
                <w:sz w:val="20"/>
                <w:szCs w:val="20"/>
                <w:highlight w:val="white"/>
                <w:rtl w:val="0"/>
              </w:rPr>
              <w:t xml:space="preserve">No RC required. No vehicle details in lead.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17">
            <w:pPr>
              <w:rPr>
                <w:sz w:val="20"/>
                <w:szCs w:val="20"/>
                <w:highlight w:val="white"/>
              </w:rPr>
            </w:pPr>
            <w:r w:rsidDel="00000000" w:rsidR="00000000" w:rsidRPr="00000000">
              <w:rPr>
                <w:sz w:val="20"/>
                <w:szCs w:val="20"/>
                <w:highlight w:val="white"/>
                <w:rtl w:val="0"/>
              </w:rPr>
              <w:t xml:space="preserve">Solar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18">
            <w:pPr>
              <w:rPr>
                <w:sz w:val="20"/>
                <w:szCs w:val="20"/>
                <w:highlight w:val="white"/>
              </w:rPr>
            </w:pPr>
            <w:r w:rsidDel="00000000" w:rsidR="00000000" w:rsidRPr="00000000">
              <w:rPr>
                <w:sz w:val="20"/>
                <w:szCs w:val="20"/>
                <w:highlight w:val="white"/>
                <w:rtl w:val="0"/>
              </w:rPr>
              <w:t xml:space="preserve">NA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19">
            <w:pPr>
              <w:rPr>
                <w:sz w:val="20"/>
                <w:szCs w:val="20"/>
                <w:highlight w:val="white"/>
              </w:rPr>
            </w:pPr>
            <w:r w:rsidDel="00000000" w:rsidR="00000000" w:rsidRPr="00000000">
              <w:rPr>
                <w:sz w:val="20"/>
                <w:szCs w:val="20"/>
                <w:highlight w:val="white"/>
                <w:rtl w:val="0"/>
              </w:rPr>
              <w:t xml:space="preserve">No RC required.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1A">
            <w:pPr>
              <w:rPr>
                <w:sz w:val="20"/>
                <w:szCs w:val="20"/>
                <w:highlight w:val="white"/>
              </w:rPr>
            </w:pPr>
            <w:r w:rsidDel="00000000" w:rsidR="00000000" w:rsidRPr="00000000">
              <w:rPr>
                <w:sz w:val="20"/>
                <w:szCs w:val="20"/>
                <w:highlight w:val="white"/>
                <w:rtl w:val="0"/>
              </w:rPr>
              <w:t xml:space="preserve">Other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1B">
            <w:pPr>
              <w:rPr>
                <w:sz w:val="20"/>
                <w:szCs w:val="20"/>
                <w:highlight w:val="white"/>
              </w:rPr>
            </w:pPr>
            <w:r w:rsidDel="00000000" w:rsidR="00000000" w:rsidRPr="00000000">
              <w:rPr>
                <w:sz w:val="20"/>
                <w:szCs w:val="20"/>
                <w:highlight w:val="white"/>
                <w:rtl w:val="0"/>
              </w:rPr>
              <w:t xml:space="preserve">NA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1C">
            <w:pPr>
              <w:rPr>
                <w:sz w:val="20"/>
                <w:szCs w:val="20"/>
                <w:highlight w:val="white"/>
              </w:rPr>
            </w:pPr>
            <w:r w:rsidDel="00000000" w:rsidR="00000000" w:rsidRPr="00000000">
              <w:rPr>
                <w:sz w:val="20"/>
                <w:szCs w:val="20"/>
                <w:highlight w:val="white"/>
                <w:rtl w:val="0"/>
              </w:rPr>
              <w:t xml:space="preserve">Free-form sub-category entry allowed.</w:t>
            </w:r>
          </w:p>
        </w:tc>
      </w:tr>
    </w:tbl>
    <w:p w:rsidR="00000000" w:rsidDel="00000000" w:rsidP="00000000" w:rsidRDefault="00000000" w:rsidRPr="00000000" w14:paraId="0000171D">
      <w:pPr>
        <w:spacing w:after="40" w:before="40" w:lineRule="auto"/>
        <w:rPr>
          <w:b w:val="1"/>
          <w:bCs w:val="1"/>
          <w:color w:val="1b7a8a"/>
          <w:sz w:val="28"/>
          <w:szCs w:val="28"/>
          <w:highlight w:val="white"/>
        </w:rPr>
      </w:pPr>
      <w:r w:rsidDel="00000000" w:rsidR="00000000" w:rsidRPr="00000000">
        <w:rPr>
          <w:rtl w:val="0"/>
        </w:rPr>
      </w:r>
    </w:p>
    <w:tbl>
      <w:tblPr>
        <w:tblStyle w:val="Table19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127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71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GET /api/inventory/categories</w:t>
            </w:r>
          </w:p>
          <w:p w:rsidR="00000000" w:rsidDel="00000000" w:rsidP="00000000" w:rsidRDefault="00000000" w:rsidRPr="00000000" w14:paraId="0000171F">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720">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Response: [{ code: "3W", label: "3-Wheeler",</w:t>
            </w:r>
          </w:p>
          <w:p w:rsidR="00000000" w:rsidDel="00000000" w:rsidP="00000000" w:rsidRDefault="00000000" w:rsidRPr="00000000" w14:paraId="0000172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subCategories: ["51.2 V-105AH","51.2 V-140AH","51.2 V-153AH","60.8 V-105AH","60.8 V-140AH","60.8 V-153AH”, “64 V-105AH”,“64 V-140AH”,”6X4 V-153AH"] },</w:t>
            </w:r>
          </w:p>
          <w:p w:rsidR="00000000" w:rsidDel="00000000" w:rsidP="00000000" w:rsidRDefault="00000000" w:rsidRPr="00000000" w14:paraId="0000172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 code: "2W", label: "2-Wheeler", subCategories: [...] }, ...]</w:t>
            </w:r>
          </w:p>
        </w:tc>
      </w:tr>
    </w:tbl>
    <w:p w:rsidR="00000000" w:rsidDel="00000000" w:rsidP="00000000" w:rsidRDefault="00000000" w:rsidRPr="00000000" w14:paraId="00001723">
      <w:pPr>
        <w:spacing w:after="40" w:before="40" w:lineRule="auto"/>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724">
      <w:pPr>
        <w:spacing w:after="40" w:before="40" w:lineRule="auto"/>
        <w:rPr>
          <w:b w:val="1"/>
          <w:bCs w:val="1"/>
          <w:color w:val="003366"/>
          <w:sz w:val="38"/>
          <w:szCs w:val="38"/>
          <w:highlight w:val="white"/>
        </w:rPr>
      </w:pPr>
      <w:r w:rsidDel="00000000" w:rsidR="00000000" w:rsidRPr="00000000">
        <w:rPr>
          <w:b w:val="1"/>
          <w:bCs w:val="1"/>
          <w:color w:val="003366"/>
          <w:sz w:val="38"/>
          <w:szCs w:val="38"/>
          <w:highlight w:val="white"/>
          <w:rtl w:val="0"/>
        </w:rPr>
        <w:t xml:space="preserve">PRODUCT MASTER — BATTERY MODELS</w:t>
      </w:r>
    </w:p>
    <w:p w:rsidR="00000000" w:rsidDel="00000000" w:rsidP="00000000" w:rsidRDefault="00000000" w:rsidRPr="00000000" w14:paraId="00001725">
      <w:pPr>
        <w:spacing w:after="40" w:before="4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Admin Screen — Create / Edit Battery Model</w:t>
      </w:r>
    </w:p>
    <w:p w:rsidR="00000000" w:rsidDel="00000000" w:rsidP="00000000" w:rsidRDefault="00000000" w:rsidRPr="00000000" w14:paraId="00001726">
      <w:pPr>
        <w:spacing w:after="40" w:before="40" w:lineRule="auto"/>
        <w:rPr>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Admin Panel → Product Master → Batteries → Create New Model</w:t>
      </w:r>
    </w:p>
    <w:p w:rsidR="00000000" w:rsidDel="00000000" w:rsidP="00000000" w:rsidRDefault="00000000" w:rsidRPr="00000000" w14:paraId="00001727">
      <w:pPr>
        <w:spacing w:after="40" w:before="40" w:lineRule="auto"/>
        <w:rPr>
          <w:sz w:val="20"/>
          <w:szCs w:val="20"/>
          <w:highlight w:val="white"/>
        </w:rPr>
      </w:pPr>
      <w:r w:rsidDel="00000000" w:rsidR="00000000" w:rsidRPr="00000000">
        <w:rPr>
          <w:rtl w:val="0"/>
        </w:rPr>
      </w:r>
    </w:p>
    <w:tbl>
      <w:tblPr>
        <w:tblStyle w:val="Table192"/>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40"/>
        <w:gridCol w:w="1815"/>
        <w:gridCol w:w="1725"/>
        <w:gridCol w:w="1710"/>
        <w:gridCol w:w="2940"/>
        <w:tblGridChange w:id="0">
          <w:tblGrid>
            <w:gridCol w:w="1140"/>
            <w:gridCol w:w="1815"/>
            <w:gridCol w:w="1725"/>
            <w:gridCol w:w="1710"/>
            <w:gridCol w:w="294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2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29">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2A">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2B">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Required?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2C">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2D">
            <w:pPr>
              <w:rPr>
                <w:sz w:val="20"/>
                <w:szCs w:val="20"/>
                <w:highlight w:val="white"/>
              </w:rPr>
            </w:pPr>
            <w:r w:rsidDel="00000000" w:rsidR="00000000" w:rsidRPr="00000000">
              <w:rPr>
                <w:sz w:val="20"/>
                <w:szCs w:val="20"/>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2E">
            <w:pPr>
              <w:rPr>
                <w:sz w:val="20"/>
                <w:szCs w:val="20"/>
                <w:highlight w:val="white"/>
              </w:rPr>
            </w:pPr>
            <w:r w:rsidDel="00000000" w:rsidR="00000000" w:rsidRPr="00000000">
              <w:rPr>
                <w:sz w:val="20"/>
                <w:szCs w:val="20"/>
                <w:highlight w:val="white"/>
                <w:rtl w:val="0"/>
              </w:rPr>
              <w:t xml:space="preserve">Category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2F">
            <w:pPr>
              <w:rPr>
                <w:sz w:val="20"/>
                <w:szCs w:val="20"/>
                <w:highlight w:val="white"/>
              </w:rPr>
            </w:pPr>
            <w:r w:rsidDel="00000000" w:rsidR="00000000" w:rsidRPr="00000000">
              <w:rPr>
                <w:sz w:val="20"/>
                <w:szCs w:val="20"/>
                <w:highlight w:val="white"/>
                <w:rtl w:val="0"/>
              </w:rPr>
              <w:t xml:space="preserve">select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0">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1">
            <w:pPr>
              <w:rPr>
                <w:sz w:val="20"/>
                <w:szCs w:val="20"/>
                <w:highlight w:val="white"/>
              </w:rPr>
            </w:pPr>
            <w:r w:rsidDel="00000000" w:rsidR="00000000" w:rsidRPr="00000000">
              <w:rPr>
                <w:sz w:val="20"/>
                <w:szCs w:val="20"/>
                <w:highlight w:val="white"/>
                <w:rtl w:val="0"/>
              </w:rPr>
              <w:t xml:space="preserve">Unique. e.g. '3-Wheeler (3W)', '2-Wheeler (2W)',’4-Wheeler (4W)’,’Inverter’,’Solar’,’Other’  Used as the dropdown value in inventory upload.</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2">
            <w:pPr>
              <w:rPr>
                <w:sz w:val="20"/>
                <w:szCs w:val="20"/>
                <w:highlight w:val="white"/>
              </w:rPr>
            </w:pPr>
            <w:r w:rsidDel="00000000" w:rsidR="00000000" w:rsidRPr="00000000">
              <w:rPr>
                <w:sz w:val="20"/>
                <w:szCs w:val="20"/>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3">
            <w:pPr>
              <w:rPr>
                <w:sz w:val="20"/>
                <w:szCs w:val="20"/>
                <w:highlight w:val="white"/>
              </w:rPr>
            </w:pPr>
            <w:r w:rsidDel="00000000" w:rsidR="00000000" w:rsidRPr="00000000">
              <w:rPr>
                <w:sz w:val="20"/>
                <w:szCs w:val="20"/>
                <w:highlight w:val="white"/>
                <w:rtl w:val="0"/>
              </w:rPr>
              <w:t xml:space="preserve">Sub-Categories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4">
            <w:pPr>
              <w:rPr>
                <w:sz w:val="20"/>
                <w:szCs w:val="20"/>
                <w:highlight w:val="white"/>
              </w:rPr>
            </w:pPr>
            <w:r w:rsidDel="00000000" w:rsidR="00000000" w:rsidRPr="00000000">
              <w:rPr>
                <w:sz w:val="20"/>
                <w:szCs w:val="20"/>
                <w:highlight w:val="white"/>
                <w:rtl w:val="0"/>
              </w:rPr>
              <w:t xml:space="preserve">select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5">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6">
            <w:pPr>
              <w:rPr>
                <w:sz w:val="20"/>
                <w:szCs w:val="20"/>
                <w:highlight w:val="white"/>
              </w:rPr>
            </w:pPr>
            <w:r w:rsidDel="00000000" w:rsidR="00000000" w:rsidRPr="00000000">
              <w:rPr>
                <w:sz w:val="20"/>
                <w:szCs w:val="20"/>
                <w:highlight w:val="white"/>
                <w:rtl w:val="0"/>
              </w:rPr>
              <w:t xml:space="preserve">Which categories this model can be used for (e.g. 51.2V-105AH supports 3W/ Inverter, etc).</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7">
            <w:pPr>
              <w:rPr>
                <w:sz w:val="20"/>
                <w:szCs w:val="20"/>
                <w:highlight w:val="white"/>
              </w:rPr>
            </w:pPr>
            <w:r w:rsidDel="00000000" w:rsidR="00000000" w:rsidRPr="00000000">
              <w:rPr>
                <w:sz w:val="20"/>
                <w:szCs w:val="20"/>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8">
            <w:pPr>
              <w:rPr>
                <w:sz w:val="20"/>
                <w:szCs w:val="20"/>
                <w:highlight w:val="white"/>
              </w:rPr>
            </w:pPr>
            <w:r w:rsidDel="00000000" w:rsidR="00000000" w:rsidRPr="00000000">
              <w:rPr>
                <w:sz w:val="20"/>
                <w:szCs w:val="20"/>
                <w:highlight w:val="white"/>
                <w:rtl w:val="0"/>
              </w:rPr>
              <w:t xml:space="preserve">Voltage (V)</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9">
            <w:pPr>
              <w:rPr>
                <w:sz w:val="20"/>
                <w:szCs w:val="20"/>
                <w:highlight w:val="white"/>
              </w:rPr>
            </w:pPr>
            <w:r w:rsidDel="00000000" w:rsidR="00000000" w:rsidRPr="00000000">
              <w:rPr>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A">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B">
            <w:pPr>
              <w:rPr>
                <w:sz w:val="20"/>
                <w:szCs w:val="20"/>
                <w:highlight w:val="white"/>
              </w:rPr>
            </w:pPr>
            <w:r w:rsidDel="00000000" w:rsidR="00000000" w:rsidRPr="00000000">
              <w:rPr>
                <w:sz w:val="20"/>
                <w:szCs w:val="20"/>
                <w:highlight w:val="white"/>
                <w:rtl w:val="0"/>
              </w:rPr>
              <w:t xml:space="preserve">e.g. 51.2</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C">
            <w:pPr>
              <w:rPr>
                <w:sz w:val="20"/>
                <w:szCs w:val="20"/>
                <w:highlight w:val="white"/>
              </w:rPr>
            </w:pPr>
            <w:r w:rsidDel="00000000" w:rsidR="00000000" w:rsidRPr="00000000">
              <w:rPr>
                <w:sz w:val="20"/>
                <w:szCs w:val="20"/>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D">
            <w:pPr>
              <w:rPr>
                <w:sz w:val="20"/>
                <w:szCs w:val="20"/>
                <w:highlight w:val="white"/>
              </w:rPr>
            </w:pPr>
            <w:r w:rsidDel="00000000" w:rsidR="00000000" w:rsidRPr="00000000">
              <w:rPr>
                <w:sz w:val="20"/>
                <w:szCs w:val="20"/>
                <w:highlight w:val="white"/>
                <w:rtl w:val="0"/>
              </w:rPr>
              <w:t xml:space="preserve">Capacity (AH)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E">
            <w:pPr>
              <w:rPr>
                <w:sz w:val="20"/>
                <w:szCs w:val="20"/>
                <w:highlight w:val="white"/>
              </w:rPr>
            </w:pPr>
            <w:r w:rsidDel="00000000" w:rsidR="00000000" w:rsidRPr="00000000">
              <w:rPr>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3F">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0">
            <w:pPr>
              <w:rPr>
                <w:sz w:val="20"/>
                <w:szCs w:val="20"/>
                <w:highlight w:val="white"/>
              </w:rPr>
            </w:pPr>
            <w:r w:rsidDel="00000000" w:rsidR="00000000" w:rsidRPr="00000000">
              <w:rPr>
                <w:sz w:val="20"/>
                <w:szCs w:val="20"/>
                <w:highlight w:val="white"/>
                <w:rtl w:val="0"/>
              </w:rPr>
              <w:t xml:space="preserve">e.g. 105</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1">
            <w:pPr>
              <w:rPr>
                <w:sz w:val="20"/>
                <w:szCs w:val="20"/>
                <w:highlight w:val="white"/>
              </w:rPr>
            </w:pPr>
            <w:r w:rsidDel="00000000" w:rsidR="00000000" w:rsidRPr="00000000">
              <w:rPr>
                <w:sz w:val="20"/>
                <w:szCs w:val="20"/>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2">
            <w:pPr>
              <w:rPr>
                <w:sz w:val="20"/>
                <w:szCs w:val="20"/>
                <w:highlight w:val="white"/>
              </w:rPr>
            </w:pPr>
            <w:r w:rsidDel="00000000" w:rsidR="00000000" w:rsidRPr="00000000">
              <w:rPr>
                <w:sz w:val="20"/>
                <w:szCs w:val="20"/>
                <w:highlight w:val="white"/>
                <w:rtl w:val="0"/>
              </w:rPr>
              <w:t xml:space="preserve">Battery Chemistry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3">
            <w:pPr>
              <w:rPr>
                <w:sz w:val="20"/>
                <w:szCs w:val="20"/>
                <w:highlight w:val="white"/>
              </w:rPr>
            </w:pPr>
            <w:r w:rsidDel="00000000" w:rsidR="00000000" w:rsidRPr="00000000">
              <w:rPr>
                <w:sz w:val="20"/>
                <w:szCs w:val="20"/>
                <w:highlight w:val="white"/>
                <w:rtl w:val="0"/>
              </w:rPr>
              <w:t xml:space="preserve">Dropdown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4">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5">
            <w:pPr>
              <w:rPr>
                <w:sz w:val="20"/>
                <w:szCs w:val="20"/>
                <w:highlight w:val="white"/>
              </w:rPr>
            </w:pPr>
            <w:r w:rsidDel="00000000" w:rsidR="00000000" w:rsidRPr="00000000">
              <w:rPr>
                <w:sz w:val="20"/>
                <w:szCs w:val="20"/>
                <w:highlight w:val="white"/>
                <w:rtl w:val="0"/>
              </w:rPr>
              <w:t xml:space="preserve">LFP | NMC | Lead Acid | Other</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6">
            <w:pPr>
              <w:rPr>
                <w:sz w:val="20"/>
                <w:szCs w:val="20"/>
                <w:highlight w:val="white"/>
              </w:rPr>
            </w:pPr>
            <w:r w:rsidDel="00000000" w:rsidR="00000000" w:rsidRPr="00000000">
              <w:rPr>
                <w:sz w:val="20"/>
                <w:szCs w:val="20"/>
                <w:highlight w:val="white"/>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7">
            <w:pPr>
              <w:rPr>
                <w:sz w:val="20"/>
                <w:szCs w:val="20"/>
                <w:highlight w:val="white"/>
              </w:rPr>
            </w:pPr>
            <w:r w:rsidDel="00000000" w:rsidR="00000000" w:rsidRPr="00000000">
              <w:rPr>
                <w:sz w:val="20"/>
                <w:szCs w:val="20"/>
                <w:highlight w:val="white"/>
                <w:rtl w:val="0"/>
              </w:rPr>
              <w:t xml:space="preserve">Warranty (Months)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8">
            <w:pPr>
              <w:rPr>
                <w:sz w:val="20"/>
                <w:szCs w:val="20"/>
                <w:highlight w:val="white"/>
              </w:rPr>
            </w:pPr>
            <w:r w:rsidDel="00000000" w:rsidR="00000000" w:rsidRPr="00000000">
              <w:rPr>
                <w:sz w:val="20"/>
                <w:szCs w:val="20"/>
                <w:highlight w:val="white"/>
                <w:rtl w:val="0"/>
              </w:rPr>
              <w:t xml:space="preserve">Integer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9">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A">
            <w:pPr>
              <w:rPr>
                <w:sz w:val="20"/>
                <w:szCs w:val="20"/>
                <w:highlight w:val="white"/>
              </w:rPr>
            </w:pPr>
            <w:r w:rsidDel="00000000" w:rsidR="00000000" w:rsidRPr="00000000">
              <w:rPr>
                <w:sz w:val="20"/>
                <w:szCs w:val="20"/>
                <w:highlight w:val="white"/>
                <w:rtl w:val="0"/>
              </w:rPr>
              <w:t xml:space="preserve">Standard warranty period for this model. Written to warranty.warranty_months at sale.</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B">
            <w:pPr>
              <w:rPr>
                <w:sz w:val="20"/>
                <w:szCs w:val="20"/>
                <w:highlight w:val="white"/>
              </w:rPr>
            </w:pPr>
            <w:r w:rsidDel="00000000" w:rsidR="00000000" w:rsidRPr="00000000">
              <w:rPr>
                <w:sz w:val="20"/>
                <w:szCs w:val="20"/>
                <w:highlight w:val="white"/>
                <w:rtl w:val="0"/>
              </w:rPr>
              <w:t xml:space="preserve">7</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C">
            <w:pPr>
              <w:rPr>
                <w:sz w:val="20"/>
                <w:szCs w:val="20"/>
                <w:highlight w:val="white"/>
              </w:rPr>
            </w:pPr>
            <w:r w:rsidDel="00000000" w:rsidR="00000000" w:rsidRPr="00000000">
              <w:rPr>
                <w:sz w:val="20"/>
                <w:szCs w:val="20"/>
                <w:highlight w:val="white"/>
                <w:rtl w:val="0"/>
              </w:rPr>
              <w:t xml:space="preserve">IoT Compatible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D">
            <w:pPr>
              <w:rPr>
                <w:sz w:val="20"/>
                <w:szCs w:val="20"/>
                <w:highlight w:val="white"/>
              </w:rPr>
            </w:pPr>
            <w:r w:rsidDel="00000000" w:rsidR="00000000" w:rsidRPr="00000000">
              <w:rPr>
                <w:sz w:val="20"/>
                <w:szCs w:val="20"/>
                <w:highlight w:val="white"/>
                <w:rtl w:val="0"/>
              </w:rPr>
              <w:t xml:space="preserve">Boolean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E">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4F">
            <w:pPr>
              <w:rPr>
                <w:sz w:val="20"/>
                <w:szCs w:val="20"/>
                <w:highlight w:val="white"/>
              </w:rPr>
            </w:pPr>
            <w:r w:rsidDel="00000000" w:rsidR="00000000" w:rsidRPr="00000000">
              <w:rPr>
                <w:sz w:val="20"/>
                <w:szCs w:val="20"/>
                <w:highlight w:val="white"/>
                <w:rtl w:val="0"/>
              </w:rPr>
              <w:t xml:space="preserve">Does this model support an IoT module? If true, IoT Device ID is shown in inventory upload.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50">
            <w:pPr>
              <w:rPr>
                <w:sz w:val="20"/>
                <w:szCs w:val="20"/>
                <w:highlight w:val="white"/>
              </w:rPr>
            </w:pPr>
            <w:r w:rsidDel="00000000" w:rsidR="00000000" w:rsidRPr="00000000">
              <w:rPr>
                <w:sz w:val="20"/>
                <w:szCs w:val="20"/>
                <w:highlight w:val="white"/>
                <w:rtl w:val="0"/>
              </w:rPr>
              <w:t xml:space="preserve">8</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51">
            <w:pPr>
              <w:rPr>
                <w:sz w:val="20"/>
                <w:szCs w:val="20"/>
                <w:highlight w:val="white"/>
              </w:rPr>
            </w:pPr>
            <w:r w:rsidDel="00000000" w:rsidR="00000000" w:rsidRPr="00000000">
              <w:rPr>
                <w:sz w:val="20"/>
                <w:szCs w:val="20"/>
                <w:highlight w:val="white"/>
                <w:rtl w:val="0"/>
              </w:rPr>
              <w:t xml:space="preserve">Compatible Charger Models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52">
            <w:pPr>
              <w:rPr>
                <w:sz w:val="20"/>
                <w:szCs w:val="20"/>
                <w:highlight w:val="white"/>
              </w:rPr>
            </w:pPr>
            <w:r w:rsidDel="00000000" w:rsidR="00000000" w:rsidRPr="00000000">
              <w:rPr>
                <w:sz w:val="20"/>
                <w:szCs w:val="20"/>
                <w:highlight w:val="white"/>
                <w:rtl w:val="0"/>
              </w:rPr>
              <w:t xml:space="preserve">Multi-select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53">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54">
            <w:pPr>
              <w:rPr>
                <w:sz w:val="20"/>
                <w:szCs w:val="20"/>
                <w:highlight w:val="white"/>
              </w:rPr>
            </w:pPr>
            <w:r w:rsidDel="00000000" w:rsidR="00000000" w:rsidRPr="00000000">
              <w:rPr>
                <w:sz w:val="20"/>
                <w:szCs w:val="20"/>
                <w:highlight w:val="white"/>
                <w:rtl w:val="0"/>
              </w:rPr>
              <w:t xml:space="preserve">Which charger models work with this battery. Controls Step 4 charger dropdown.</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55">
            <w:pPr>
              <w:rPr>
                <w:sz w:val="20"/>
                <w:szCs w:val="20"/>
                <w:highlight w:val="white"/>
              </w:rPr>
            </w:pPr>
            <w:r w:rsidDel="00000000" w:rsidR="00000000" w:rsidRPr="00000000">
              <w:rPr>
                <w:sz w:val="20"/>
                <w:szCs w:val="20"/>
                <w:highlight w:val="white"/>
                <w:rtl w:val="0"/>
              </w:rPr>
              <w:t xml:space="preserve">9</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56">
            <w:pPr>
              <w:rPr>
                <w:sz w:val="20"/>
                <w:szCs w:val="20"/>
                <w:highlight w:val="white"/>
              </w:rPr>
            </w:pPr>
            <w:r w:rsidDel="00000000" w:rsidR="00000000" w:rsidRPr="00000000">
              <w:rPr>
                <w:sz w:val="20"/>
                <w:szCs w:val="20"/>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57">
            <w:pPr>
              <w:rPr>
                <w:sz w:val="20"/>
                <w:szCs w:val="20"/>
                <w:highlight w:val="white"/>
              </w:rPr>
            </w:pPr>
            <w:r w:rsidDel="00000000" w:rsidR="00000000" w:rsidRPr="00000000">
              <w:rPr>
                <w:sz w:val="20"/>
                <w:szCs w:val="20"/>
                <w:highlight w:val="white"/>
                <w:rtl w:val="0"/>
              </w:rPr>
              <w:t xml:space="preserve">Toggle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58">
            <w:pPr>
              <w:rPr>
                <w:sz w:val="20"/>
                <w:szCs w:val="20"/>
                <w:highlight w:val="white"/>
              </w:rPr>
            </w:pPr>
            <w:r w:rsidDel="00000000" w:rsidR="00000000" w:rsidRPr="00000000">
              <w:rPr>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59">
            <w:pPr>
              <w:rPr>
                <w:sz w:val="20"/>
                <w:szCs w:val="20"/>
                <w:highlight w:val="white"/>
              </w:rPr>
            </w:pPr>
            <w:r w:rsidDel="00000000" w:rsidR="00000000" w:rsidRPr="00000000">
              <w:rPr>
                <w:sz w:val="20"/>
                <w:szCs w:val="20"/>
                <w:highlight w:val="white"/>
                <w:rtl w:val="0"/>
              </w:rPr>
              <w:t xml:space="preserve">Active | Inactive. Inactive models cannot be used in new inventory uploads but existing inventory is not affected.</w:t>
            </w:r>
          </w:p>
        </w:tc>
      </w:tr>
    </w:tbl>
    <w:p w:rsidR="00000000" w:rsidDel="00000000" w:rsidP="00000000" w:rsidRDefault="00000000" w:rsidRPr="00000000" w14:paraId="0000175A">
      <w:pPr>
        <w:spacing w:after="40" w:before="40" w:lineRule="auto"/>
        <w:rPr>
          <w:sz w:val="20"/>
          <w:szCs w:val="20"/>
          <w:highlight w:val="white"/>
        </w:rPr>
      </w:pPr>
      <w:r w:rsidDel="00000000" w:rsidR="00000000" w:rsidRPr="00000000">
        <w:rPr>
          <w:rtl w:val="0"/>
        </w:rPr>
      </w:r>
    </w:p>
    <w:p w:rsidR="00000000" w:rsidDel="00000000" w:rsidP="00000000" w:rsidRDefault="00000000" w:rsidRPr="00000000" w14:paraId="0000175B">
      <w:pPr>
        <w:spacing w:after="60" w:before="60" w:lineRule="auto"/>
        <w:rPr>
          <w:b w:val="1"/>
          <w:bCs w:val="1"/>
          <w:color w:val="003366"/>
          <w:sz w:val="38"/>
          <w:szCs w:val="38"/>
          <w:highlight w:val="white"/>
        </w:rPr>
      </w:pPr>
      <w:r w:rsidDel="00000000" w:rsidR="00000000" w:rsidRPr="00000000">
        <w:rPr>
          <w:b w:val="1"/>
          <w:bCs w:val="1"/>
          <w:color w:val="003366"/>
          <w:sz w:val="38"/>
          <w:szCs w:val="38"/>
          <w:highlight w:val="white"/>
          <w:rtl w:val="0"/>
        </w:rPr>
        <w:t xml:space="preserve">PRODUCT MASTER — CHARGER MODELS</w:t>
      </w:r>
    </w:p>
    <w:p w:rsidR="00000000" w:rsidDel="00000000" w:rsidP="00000000" w:rsidRDefault="00000000" w:rsidRPr="00000000" w14:paraId="0000175C">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Admin Screen — Create / Edit Charger Model</w:t>
      </w:r>
    </w:p>
    <w:p w:rsidR="00000000" w:rsidDel="00000000" w:rsidP="00000000" w:rsidRDefault="00000000" w:rsidRPr="00000000" w14:paraId="0000175D">
      <w:pPr>
        <w:spacing w:after="60" w:before="60" w:lineRule="auto"/>
        <w:rPr>
          <w:b w:val="1"/>
          <w:bCs w:val="1"/>
          <w:color w:val="1b7a8a"/>
          <w:sz w:val="28"/>
          <w:szCs w:val="28"/>
          <w:highlight w:val="white"/>
        </w:rPr>
      </w:pPr>
      <w:r w:rsidDel="00000000" w:rsidR="00000000" w:rsidRPr="00000000">
        <w:rPr>
          <w:rtl w:val="0"/>
        </w:rPr>
      </w:r>
    </w:p>
    <w:tbl>
      <w:tblPr>
        <w:tblStyle w:val="Table19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20"/>
        <w:gridCol w:w="2040"/>
        <w:gridCol w:w="1950"/>
        <w:gridCol w:w="1935"/>
        <w:gridCol w:w="2100"/>
        <w:tblGridChange w:id="0">
          <w:tblGrid>
            <w:gridCol w:w="1320"/>
            <w:gridCol w:w="2040"/>
            <w:gridCol w:w="1950"/>
            <w:gridCol w:w="1935"/>
            <w:gridCol w:w="210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5E">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5F">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Field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60">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Type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61">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Required?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62">
            <w:pPr>
              <w:rPr>
                <w:b w:val="1"/>
                <w:bCs w:val="1"/>
                <w:color w:val="ffffff"/>
                <w:sz w:val="18"/>
                <w:szCs w:val="18"/>
                <w:shd w:fill="1f497d" w:val="clear"/>
              </w:rPr>
            </w:pPr>
            <w:r w:rsidDel="00000000" w:rsidR="00000000" w:rsidRPr="00000000">
              <w:rPr>
                <w:b w:val="1"/>
                <w:bCs w:val="1"/>
                <w:color w:val="ffffff"/>
                <w:sz w:val="18"/>
                <w:szCs w:val="18"/>
                <w:shd w:fill="1f497d" w:val="clear"/>
                <w:rtl w:val="0"/>
              </w:rPr>
              <w:t xml:space="preserve">Notes</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3">
            <w:pPr>
              <w:rPr>
                <w:b w:val="1"/>
                <w:bCs w:val="1"/>
                <w:sz w:val="20"/>
                <w:szCs w:val="20"/>
                <w:highlight w:val="white"/>
              </w:rPr>
            </w:pPr>
            <w:r w:rsidDel="00000000" w:rsidR="00000000" w:rsidRPr="00000000">
              <w:rPr>
                <w:b w:val="1"/>
                <w:bCs w:val="1"/>
                <w:sz w:val="20"/>
                <w:szCs w:val="20"/>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4">
            <w:pPr>
              <w:rPr>
                <w:b w:val="1"/>
                <w:bCs w:val="1"/>
                <w:sz w:val="20"/>
                <w:szCs w:val="20"/>
                <w:highlight w:val="white"/>
              </w:rPr>
            </w:pPr>
            <w:r w:rsidDel="00000000" w:rsidR="00000000" w:rsidRPr="00000000">
              <w:rPr>
                <w:b w:val="1"/>
                <w:bCs w:val="1"/>
                <w:sz w:val="20"/>
                <w:szCs w:val="20"/>
                <w:highlight w:val="white"/>
                <w:rtl w:val="0"/>
              </w:rPr>
              <w:t xml:space="preserve">Model Name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5">
            <w:pPr>
              <w:rPr>
                <w:b w:val="1"/>
                <w:bCs w:val="1"/>
                <w:sz w:val="20"/>
                <w:szCs w:val="20"/>
                <w:highlight w:val="white"/>
              </w:rPr>
            </w:pPr>
            <w:r w:rsidDel="00000000" w:rsidR="00000000" w:rsidRPr="00000000">
              <w:rPr>
                <w:b w:val="1"/>
                <w:bCs w:val="1"/>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6">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7">
            <w:pPr>
              <w:rPr>
                <w:b w:val="1"/>
                <w:bCs w:val="1"/>
                <w:sz w:val="20"/>
                <w:szCs w:val="20"/>
                <w:highlight w:val="white"/>
              </w:rPr>
            </w:pPr>
            <w:r w:rsidDel="00000000" w:rsidR="00000000" w:rsidRPr="00000000">
              <w:rPr>
                <w:b w:val="1"/>
                <w:bCs w:val="1"/>
                <w:sz w:val="20"/>
                <w:szCs w:val="20"/>
                <w:highlight w:val="white"/>
                <w:rtl w:val="0"/>
              </w:rPr>
              <w:t xml:space="preserve">Unique. e.g. 'Fast Charger 51.2V-20A'. Used in inventory upload charger dropdown.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8">
            <w:pPr>
              <w:rPr>
                <w:b w:val="1"/>
                <w:bCs w:val="1"/>
                <w:sz w:val="20"/>
                <w:szCs w:val="20"/>
                <w:highlight w:val="white"/>
              </w:rPr>
            </w:pPr>
            <w:r w:rsidDel="00000000" w:rsidR="00000000" w:rsidRPr="00000000">
              <w:rPr>
                <w:b w:val="1"/>
                <w:bCs w:val="1"/>
                <w:sz w:val="20"/>
                <w:szCs w:val="20"/>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9">
            <w:pPr>
              <w:rPr>
                <w:b w:val="1"/>
                <w:bCs w:val="1"/>
                <w:sz w:val="20"/>
                <w:szCs w:val="20"/>
                <w:highlight w:val="white"/>
              </w:rPr>
            </w:pPr>
            <w:r w:rsidDel="00000000" w:rsidR="00000000" w:rsidRPr="00000000">
              <w:rPr>
                <w:b w:val="1"/>
                <w:bCs w:val="1"/>
                <w:sz w:val="20"/>
                <w:szCs w:val="20"/>
                <w:highlight w:val="white"/>
                <w:rtl w:val="0"/>
              </w:rPr>
              <w:t xml:space="preserve">Output Voltage (V)</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A">
            <w:pPr>
              <w:rPr>
                <w:b w:val="1"/>
                <w:bCs w:val="1"/>
                <w:sz w:val="20"/>
                <w:szCs w:val="20"/>
                <w:highlight w:val="white"/>
              </w:rPr>
            </w:pPr>
            <w:r w:rsidDel="00000000" w:rsidR="00000000" w:rsidRPr="00000000">
              <w:rPr>
                <w:b w:val="1"/>
                <w:bCs w:val="1"/>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B">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C">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D">
            <w:pPr>
              <w:rPr>
                <w:b w:val="1"/>
                <w:bCs w:val="1"/>
                <w:sz w:val="20"/>
                <w:szCs w:val="20"/>
                <w:highlight w:val="white"/>
              </w:rPr>
            </w:pPr>
            <w:r w:rsidDel="00000000" w:rsidR="00000000" w:rsidRPr="00000000">
              <w:rPr>
                <w:b w:val="1"/>
                <w:bCs w:val="1"/>
                <w:sz w:val="20"/>
                <w:szCs w:val="20"/>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E">
            <w:pPr>
              <w:rPr>
                <w:b w:val="1"/>
                <w:bCs w:val="1"/>
                <w:sz w:val="20"/>
                <w:szCs w:val="20"/>
                <w:highlight w:val="white"/>
              </w:rPr>
            </w:pPr>
            <w:r w:rsidDel="00000000" w:rsidR="00000000" w:rsidRPr="00000000">
              <w:rPr>
                <w:b w:val="1"/>
                <w:bCs w:val="1"/>
                <w:sz w:val="20"/>
                <w:szCs w:val="20"/>
                <w:highlight w:val="white"/>
                <w:rtl w:val="0"/>
              </w:rPr>
              <w:t xml:space="preserve">Output Current (A)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6F">
            <w:pPr>
              <w:rPr>
                <w:b w:val="1"/>
                <w:bCs w:val="1"/>
                <w:sz w:val="20"/>
                <w:szCs w:val="20"/>
                <w:highlight w:val="white"/>
              </w:rPr>
            </w:pPr>
            <w:r w:rsidDel="00000000" w:rsidR="00000000" w:rsidRPr="00000000">
              <w:rPr>
                <w:b w:val="1"/>
                <w:bCs w:val="1"/>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0">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1">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2">
            <w:pPr>
              <w:rPr>
                <w:b w:val="1"/>
                <w:bCs w:val="1"/>
                <w:sz w:val="20"/>
                <w:szCs w:val="20"/>
                <w:highlight w:val="white"/>
              </w:rPr>
            </w:pPr>
            <w:r w:rsidDel="00000000" w:rsidR="00000000" w:rsidRPr="00000000">
              <w:rPr>
                <w:b w:val="1"/>
                <w:bCs w:val="1"/>
                <w:sz w:val="20"/>
                <w:szCs w:val="20"/>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3">
            <w:pPr>
              <w:rPr>
                <w:b w:val="1"/>
                <w:bCs w:val="1"/>
                <w:sz w:val="20"/>
                <w:szCs w:val="20"/>
                <w:highlight w:val="white"/>
              </w:rPr>
            </w:pPr>
            <w:r w:rsidDel="00000000" w:rsidR="00000000" w:rsidRPr="00000000">
              <w:rPr>
                <w:b w:val="1"/>
                <w:bCs w:val="1"/>
                <w:sz w:val="20"/>
                <w:szCs w:val="20"/>
                <w:highlight w:val="white"/>
                <w:rtl w:val="0"/>
              </w:rPr>
              <w:t xml:space="preserve">Charging Type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4">
            <w:pPr>
              <w:rPr>
                <w:b w:val="1"/>
                <w:bCs w:val="1"/>
                <w:sz w:val="20"/>
                <w:szCs w:val="20"/>
                <w:highlight w:val="white"/>
              </w:rPr>
            </w:pPr>
            <w:r w:rsidDel="00000000" w:rsidR="00000000" w:rsidRPr="00000000">
              <w:rPr>
                <w:b w:val="1"/>
                <w:bCs w:val="1"/>
                <w:sz w:val="20"/>
                <w:szCs w:val="20"/>
                <w:highlight w:val="white"/>
                <w:rtl w:val="0"/>
              </w:rPr>
              <w:t xml:space="preserve">Dropdown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5">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6">
            <w:pPr>
              <w:rPr>
                <w:b w:val="1"/>
                <w:bCs w:val="1"/>
                <w:sz w:val="20"/>
                <w:szCs w:val="20"/>
                <w:highlight w:val="white"/>
              </w:rPr>
            </w:pPr>
            <w:r w:rsidDel="00000000" w:rsidR="00000000" w:rsidRPr="00000000">
              <w:rPr>
                <w:b w:val="1"/>
                <w:bCs w:val="1"/>
                <w:sz w:val="20"/>
                <w:szCs w:val="20"/>
                <w:highlight w:val="white"/>
                <w:rtl w:val="0"/>
              </w:rPr>
              <w:t xml:space="preserve">Standard | Fast | Smart | Solar-Compatible</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7">
            <w:pPr>
              <w:rPr>
                <w:b w:val="1"/>
                <w:bCs w:val="1"/>
                <w:sz w:val="20"/>
                <w:szCs w:val="20"/>
                <w:highlight w:val="white"/>
              </w:rPr>
            </w:pPr>
            <w:r w:rsidDel="00000000" w:rsidR="00000000" w:rsidRPr="00000000">
              <w:rPr>
                <w:b w:val="1"/>
                <w:bCs w:val="1"/>
                <w:sz w:val="20"/>
                <w:szCs w:val="20"/>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8">
            <w:pPr>
              <w:rPr>
                <w:b w:val="1"/>
                <w:bCs w:val="1"/>
                <w:sz w:val="20"/>
                <w:szCs w:val="20"/>
                <w:highlight w:val="white"/>
              </w:rPr>
            </w:pPr>
            <w:r w:rsidDel="00000000" w:rsidR="00000000" w:rsidRPr="00000000">
              <w:rPr>
                <w:b w:val="1"/>
                <w:bCs w:val="1"/>
                <w:sz w:val="20"/>
                <w:szCs w:val="20"/>
                <w:highlight w:val="white"/>
                <w:rtl w:val="0"/>
              </w:rPr>
              <w:t xml:space="preserve">Compatible Battery Models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9">
            <w:pPr>
              <w:rPr>
                <w:b w:val="1"/>
                <w:bCs w:val="1"/>
                <w:sz w:val="20"/>
                <w:szCs w:val="20"/>
                <w:highlight w:val="white"/>
              </w:rPr>
            </w:pPr>
            <w:r w:rsidDel="00000000" w:rsidR="00000000" w:rsidRPr="00000000">
              <w:rPr>
                <w:b w:val="1"/>
                <w:bCs w:val="1"/>
                <w:sz w:val="20"/>
                <w:szCs w:val="20"/>
                <w:highlight w:val="white"/>
                <w:rtl w:val="0"/>
              </w:rPr>
              <w:t xml:space="preserve">Multi-select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A">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B">
            <w:pPr>
              <w:rPr>
                <w:b w:val="1"/>
                <w:bCs w:val="1"/>
                <w:sz w:val="20"/>
                <w:szCs w:val="20"/>
                <w:highlight w:val="white"/>
              </w:rPr>
            </w:pPr>
            <w:r w:rsidDel="00000000" w:rsidR="00000000" w:rsidRPr="00000000">
              <w:rPr>
                <w:b w:val="1"/>
                <w:bCs w:val="1"/>
                <w:sz w:val="20"/>
                <w:szCs w:val="20"/>
                <w:highlight w:val="white"/>
                <w:rtl w:val="0"/>
              </w:rPr>
              <w:t xml:space="preserve">Must match the compatibility set defined in the battery model record.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C">
            <w:pPr>
              <w:rPr>
                <w:b w:val="1"/>
                <w:bCs w:val="1"/>
                <w:sz w:val="20"/>
                <w:szCs w:val="20"/>
                <w:highlight w:val="white"/>
              </w:rPr>
            </w:pPr>
            <w:r w:rsidDel="00000000" w:rsidR="00000000" w:rsidRPr="00000000">
              <w:rPr>
                <w:b w:val="1"/>
                <w:bCs w:val="1"/>
                <w:sz w:val="20"/>
                <w:szCs w:val="20"/>
                <w:highlight w:val="white"/>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D">
            <w:pPr>
              <w:rPr>
                <w:b w:val="1"/>
                <w:bCs w:val="1"/>
                <w:sz w:val="20"/>
                <w:szCs w:val="20"/>
                <w:highlight w:val="white"/>
              </w:rPr>
            </w:pPr>
            <w:r w:rsidDel="00000000" w:rsidR="00000000" w:rsidRPr="00000000">
              <w:rPr>
                <w:b w:val="1"/>
                <w:bCs w:val="1"/>
                <w:sz w:val="20"/>
                <w:szCs w:val="20"/>
                <w:highlight w:val="white"/>
                <w:rtl w:val="0"/>
              </w:rPr>
              <w:t xml:space="preserve">Base Price (₹)</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E">
            <w:pPr>
              <w:rPr>
                <w:b w:val="1"/>
                <w:bCs w:val="1"/>
                <w:sz w:val="20"/>
                <w:szCs w:val="20"/>
                <w:highlight w:val="white"/>
              </w:rPr>
            </w:pPr>
            <w:r w:rsidDel="00000000" w:rsidR="00000000" w:rsidRPr="00000000">
              <w:rPr>
                <w:b w:val="1"/>
                <w:bCs w:val="1"/>
                <w:sz w:val="20"/>
                <w:szCs w:val="20"/>
                <w:highlight w:val="white"/>
                <w:rtl w:val="0"/>
              </w:rPr>
              <w:t xml:space="preserve">Decimal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7F">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80">
            <w:pPr>
              <w:rPr>
                <w:b w:val="1"/>
                <w:bCs w:val="1"/>
                <w:sz w:val="20"/>
                <w:szCs w:val="20"/>
                <w:highlight w:val="white"/>
              </w:rPr>
            </w:pPr>
            <w:r w:rsidDel="00000000" w:rsidR="00000000" w:rsidRPr="00000000">
              <w:rPr>
                <w:b w:val="1"/>
                <w:bCs w:val="1"/>
                <w:sz w:val="20"/>
                <w:szCs w:val="20"/>
                <w:highlight w:val="white"/>
                <w:rtl w:val="0"/>
              </w:rPr>
              <w:t xml:space="preserve">Used in Step 4 price calculation.</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81">
            <w:pPr>
              <w:rPr>
                <w:b w:val="1"/>
                <w:bCs w:val="1"/>
                <w:sz w:val="20"/>
                <w:szCs w:val="20"/>
                <w:highlight w:val="white"/>
              </w:rPr>
            </w:pPr>
            <w:r w:rsidDel="00000000" w:rsidR="00000000" w:rsidRPr="00000000">
              <w:rPr>
                <w:b w:val="1"/>
                <w:bCs w:val="1"/>
                <w:sz w:val="20"/>
                <w:szCs w:val="20"/>
                <w:highlight w:val="white"/>
                <w:rtl w:val="0"/>
              </w:rPr>
              <w:t xml:space="preserve">7</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82">
            <w:pPr>
              <w:rPr>
                <w:b w:val="1"/>
                <w:bCs w:val="1"/>
                <w:sz w:val="20"/>
                <w:szCs w:val="20"/>
                <w:highlight w:val="white"/>
              </w:rPr>
            </w:pPr>
            <w:r w:rsidDel="00000000" w:rsidR="00000000" w:rsidRPr="00000000">
              <w:rPr>
                <w:b w:val="1"/>
                <w:bCs w:val="1"/>
                <w:sz w:val="20"/>
                <w:szCs w:val="20"/>
                <w:highlight w:val="white"/>
                <w:rtl w:val="0"/>
              </w:rPr>
              <w:t xml:space="preserve">Warranty (Months)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83">
            <w:pPr>
              <w:rPr>
                <w:b w:val="1"/>
                <w:bCs w:val="1"/>
                <w:sz w:val="20"/>
                <w:szCs w:val="20"/>
                <w:highlight w:val="white"/>
              </w:rPr>
            </w:pPr>
            <w:r w:rsidDel="00000000" w:rsidR="00000000" w:rsidRPr="00000000">
              <w:rPr>
                <w:b w:val="1"/>
                <w:bCs w:val="1"/>
                <w:sz w:val="20"/>
                <w:szCs w:val="20"/>
                <w:highlight w:val="white"/>
                <w:rtl w:val="0"/>
              </w:rPr>
              <w:t xml:space="preserve">Integer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84">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85">
            <w:pPr>
              <w:rPr>
                <w:b w:val="1"/>
                <w:bCs w:val="1"/>
                <w:sz w:val="20"/>
                <w:szCs w:val="20"/>
                <w:highlight w:val="white"/>
              </w:rPr>
            </w:pPr>
            <w:r w:rsidDel="00000000" w:rsidR="00000000" w:rsidRPr="00000000">
              <w:rPr>
                <w:b w:val="1"/>
                <w:bCs w:val="1"/>
                <w:sz w:val="20"/>
                <w:szCs w:val="20"/>
                <w:highlight w:val="white"/>
                <w:rtl w:val="0"/>
              </w:rPr>
              <w:t xml:space="preserve">Charger warranty period. Separate from battery warranty.</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86">
            <w:pPr>
              <w:rPr>
                <w:b w:val="1"/>
                <w:bCs w:val="1"/>
                <w:sz w:val="20"/>
                <w:szCs w:val="20"/>
                <w:highlight w:val="white"/>
              </w:rPr>
            </w:pPr>
            <w:r w:rsidDel="00000000" w:rsidR="00000000" w:rsidRPr="00000000">
              <w:rPr>
                <w:b w:val="1"/>
                <w:bCs w:val="1"/>
                <w:sz w:val="20"/>
                <w:szCs w:val="20"/>
                <w:highlight w:val="white"/>
                <w:rtl w:val="0"/>
              </w:rPr>
              <w:t xml:space="preserve">8</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87">
            <w:pPr>
              <w:rPr>
                <w:b w:val="1"/>
                <w:bCs w:val="1"/>
                <w:sz w:val="20"/>
                <w:szCs w:val="20"/>
                <w:highlight w:val="white"/>
              </w:rPr>
            </w:pPr>
            <w:r w:rsidDel="00000000" w:rsidR="00000000" w:rsidRPr="00000000">
              <w:rPr>
                <w:b w:val="1"/>
                <w:bCs w:val="1"/>
                <w:sz w:val="20"/>
                <w:szCs w:val="20"/>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88">
            <w:pPr>
              <w:rPr>
                <w:b w:val="1"/>
                <w:bCs w:val="1"/>
                <w:sz w:val="20"/>
                <w:szCs w:val="20"/>
                <w:highlight w:val="white"/>
              </w:rPr>
            </w:pPr>
            <w:r w:rsidDel="00000000" w:rsidR="00000000" w:rsidRPr="00000000">
              <w:rPr>
                <w:b w:val="1"/>
                <w:bCs w:val="1"/>
                <w:sz w:val="20"/>
                <w:szCs w:val="20"/>
                <w:highlight w:val="white"/>
                <w:rtl w:val="0"/>
              </w:rPr>
              <w:t xml:space="preserve">Toggle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89">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8A">
            <w:pPr>
              <w:rPr>
                <w:b w:val="1"/>
                <w:bCs w:val="1"/>
                <w:sz w:val="20"/>
                <w:szCs w:val="20"/>
                <w:highlight w:val="white"/>
              </w:rPr>
            </w:pPr>
            <w:r w:rsidDel="00000000" w:rsidR="00000000" w:rsidRPr="00000000">
              <w:rPr>
                <w:b w:val="1"/>
                <w:bCs w:val="1"/>
                <w:sz w:val="20"/>
                <w:szCs w:val="20"/>
                <w:highlight w:val="white"/>
                <w:rtl w:val="0"/>
              </w:rPr>
              <w:t xml:space="preserve">Active | Inactive</w:t>
            </w:r>
          </w:p>
        </w:tc>
      </w:tr>
    </w:tbl>
    <w:p w:rsidR="00000000" w:rsidDel="00000000" w:rsidP="00000000" w:rsidRDefault="00000000" w:rsidRPr="00000000" w14:paraId="0000178B">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b w:val="1"/>
          <w:bCs w:val="1"/>
          <w:color w:val="003366"/>
          <w:sz w:val="38"/>
          <w:szCs w:val="38"/>
          <w:highlight w:val="white"/>
          <w:rtl w:val="0"/>
        </w:rPr>
        <w:t xml:space="preserve">PRODUCT MASTER — PARAPHERNALIA</w:t>
      </w:r>
    </w:p>
    <w:p w:rsidR="00000000" w:rsidDel="00000000" w:rsidP="00000000" w:rsidRDefault="00000000" w:rsidRPr="00000000" w14:paraId="00001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b w:val="1"/>
          <w:bCs w:val="1"/>
          <w:color w:val="1b7a8a"/>
          <w:sz w:val="28"/>
          <w:szCs w:val="28"/>
          <w:highlight w:val="white"/>
          <w:rtl w:val="0"/>
        </w:rPr>
        <w:t xml:space="preserve">Admin Screen — Create / Edit Paraphernalia Item</w:t>
      </w:r>
    </w:p>
    <w:p w:rsidR="00000000" w:rsidDel="00000000" w:rsidP="00000000" w:rsidRDefault="00000000" w:rsidRPr="00000000" w14:paraId="0000178E">
      <w:pPr>
        <w:rPr>
          <w:b w:val="1"/>
          <w:bCs w:val="1"/>
          <w:color w:val="1b7a8a"/>
          <w:sz w:val="28"/>
          <w:szCs w:val="28"/>
          <w:highlight w:val="white"/>
        </w:rPr>
      </w:pPr>
      <w:r w:rsidDel="00000000" w:rsidR="00000000" w:rsidRPr="00000000">
        <w:rPr>
          <w:rtl w:val="0"/>
        </w:rPr>
      </w:r>
    </w:p>
    <w:tbl>
      <w:tblPr>
        <w:tblStyle w:val="Table19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0"/>
        <w:gridCol w:w="1965"/>
        <w:gridCol w:w="1740"/>
        <w:gridCol w:w="1875"/>
        <w:gridCol w:w="2535"/>
        <w:tblGridChange w:id="0">
          <w:tblGrid>
            <w:gridCol w:w="1230"/>
            <w:gridCol w:w="1965"/>
            <w:gridCol w:w="1740"/>
            <w:gridCol w:w="1875"/>
            <w:gridCol w:w="253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8F">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90">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Field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91">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92">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Required?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93">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4">
            <w:pPr>
              <w:rPr>
                <w:b w:val="1"/>
                <w:bCs w:val="1"/>
                <w:sz w:val="20"/>
                <w:szCs w:val="20"/>
                <w:highlight w:val="white"/>
              </w:rPr>
            </w:pPr>
            <w:r w:rsidDel="00000000" w:rsidR="00000000" w:rsidRPr="00000000">
              <w:rPr>
                <w:b w:val="1"/>
                <w:bCs w:val="1"/>
                <w:sz w:val="20"/>
                <w:szCs w:val="20"/>
                <w:highlight w:val="white"/>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5">
            <w:pPr>
              <w:rPr>
                <w:b w:val="1"/>
                <w:bCs w:val="1"/>
                <w:sz w:val="20"/>
                <w:szCs w:val="20"/>
                <w:highlight w:val="white"/>
              </w:rPr>
            </w:pPr>
            <w:r w:rsidDel="00000000" w:rsidR="00000000" w:rsidRPr="00000000">
              <w:rPr>
                <w:b w:val="1"/>
                <w:bCs w:val="1"/>
                <w:sz w:val="20"/>
                <w:szCs w:val="20"/>
                <w:highlight w:val="white"/>
                <w:rtl w:val="0"/>
              </w:rPr>
              <w:t xml:space="preserve">Item Type Code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6">
            <w:pPr>
              <w:rPr>
                <w:b w:val="1"/>
                <w:bCs w:val="1"/>
                <w:sz w:val="20"/>
                <w:szCs w:val="20"/>
                <w:highlight w:val="white"/>
              </w:rPr>
            </w:pPr>
            <w:r w:rsidDel="00000000" w:rsidR="00000000" w:rsidRPr="00000000">
              <w:rPr>
                <w:b w:val="1"/>
                <w:bCs w:val="1"/>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7">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8">
            <w:pPr>
              <w:rPr>
                <w:b w:val="1"/>
                <w:bCs w:val="1"/>
                <w:sz w:val="20"/>
                <w:szCs w:val="20"/>
                <w:highlight w:val="white"/>
              </w:rPr>
            </w:pPr>
            <w:r w:rsidDel="00000000" w:rsidR="00000000" w:rsidRPr="00000000">
              <w:rPr>
                <w:b w:val="1"/>
                <w:bCs w:val="1"/>
                <w:sz w:val="20"/>
                <w:szCs w:val="20"/>
                <w:highlight w:val="white"/>
                <w:rtl w:val="0"/>
              </w:rPr>
              <w:t xml:space="preserve">System identifier. e.g. 'digital_soc', 'harness_b'. Lowercase, no spaces.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9">
            <w:pPr>
              <w:rPr>
                <w:b w:val="1"/>
                <w:bCs w:val="1"/>
                <w:sz w:val="20"/>
                <w:szCs w:val="20"/>
                <w:highlight w:val="white"/>
              </w:rPr>
            </w:pPr>
            <w:r w:rsidDel="00000000" w:rsidR="00000000" w:rsidRPr="00000000">
              <w:rPr>
                <w:b w:val="1"/>
                <w:bCs w:val="1"/>
                <w:sz w:val="20"/>
                <w:szCs w:val="20"/>
                <w:highlight w:val="white"/>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A">
            <w:pPr>
              <w:rPr>
                <w:b w:val="1"/>
                <w:bCs w:val="1"/>
                <w:sz w:val="20"/>
                <w:szCs w:val="20"/>
                <w:highlight w:val="white"/>
              </w:rPr>
            </w:pPr>
            <w:r w:rsidDel="00000000" w:rsidR="00000000" w:rsidRPr="00000000">
              <w:rPr>
                <w:b w:val="1"/>
                <w:bCs w:val="1"/>
                <w:sz w:val="20"/>
                <w:szCs w:val="20"/>
                <w:highlight w:val="white"/>
                <w:rtl w:val="0"/>
              </w:rPr>
              <w:t xml:space="preserve">Display Label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B">
            <w:pPr>
              <w:rPr>
                <w:b w:val="1"/>
                <w:bCs w:val="1"/>
                <w:sz w:val="20"/>
                <w:szCs w:val="20"/>
                <w:highlight w:val="white"/>
              </w:rPr>
            </w:pPr>
            <w:r w:rsidDel="00000000" w:rsidR="00000000" w:rsidRPr="00000000">
              <w:rPr>
                <w:b w:val="1"/>
                <w:bCs w:val="1"/>
                <w:sz w:val="20"/>
                <w:szCs w:val="20"/>
                <w:highlight w:val="white"/>
                <w:rtl w:val="0"/>
              </w:rPr>
              <w:t xml:space="preserve">Text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C">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D">
            <w:pPr>
              <w:rPr>
                <w:b w:val="1"/>
                <w:bCs w:val="1"/>
                <w:sz w:val="20"/>
                <w:szCs w:val="20"/>
                <w:highlight w:val="white"/>
              </w:rPr>
            </w:pPr>
            <w:r w:rsidDel="00000000" w:rsidR="00000000" w:rsidRPr="00000000">
              <w:rPr>
                <w:b w:val="1"/>
                <w:bCs w:val="1"/>
                <w:sz w:val="20"/>
                <w:szCs w:val="20"/>
                <w:highlight w:val="white"/>
                <w:rtl w:val="0"/>
              </w:rPr>
              <w:t xml:space="preserve">Shown in Step 4 UI. e.g. 'Digital SOC', 'Harness Type B'.</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E">
            <w:pPr>
              <w:rPr>
                <w:b w:val="1"/>
                <w:bCs w:val="1"/>
                <w:sz w:val="20"/>
                <w:szCs w:val="20"/>
                <w:highlight w:val="white"/>
              </w:rPr>
            </w:pPr>
            <w:r w:rsidDel="00000000" w:rsidR="00000000" w:rsidRPr="00000000">
              <w:rPr>
                <w:b w:val="1"/>
                <w:bCs w:val="1"/>
                <w:sz w:val="20"/>
                <w:szCs w:val="20"/>
                <w:highlight w:val="white"/>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9F">
            <w:pPr>
              <w:rPr>
                <w:b w:val="1"/>
                <w:bCs w:val="1"/>
                <w:sz w:val="20"/>
                <w:szCs w:val="20"/>
                <w:highlight w:val="white"/>
              </w:rPr>
            </w:pPr>
            <w:r w:rsidDel="00000000" w:rsidR="00000000" w:rsidRPr="00000000">
              <w:rPr>
                <w:b w:val="1"/>
                <w:bCs w:val="1"/>
                <w:sz w:val="20"/>
                <w:szCs w:val="20"/>
                <w:highlight w:val="white"/>
                <w:rtl w:val="0"/>
              </w:rPr>
              <w:t xml:space="preserve">Compatible Categories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0">
            <w:pPr>
              <w:rPr>
                <w:b w:val="1"/>
                <w:bCs w:val="1"/>
                <w:sz w:val="20"/>
                <w:szCs w:val="20"/>
                <w:highlight w:val="white"/>
              </w:rPr>
            </w:pPr>
            <w:r w:rsidDel="00000000" w:rsidR="00000000" w:rsidRPr="00000000">
              <w:rPr>
                <w:b w:val="1"/>
                <w:bCs w:val="1"/>
                <w:sz w:val="20"/>
                <w:szCs w:val="20"/>
                <w:highlight w:val="white"/>
                <w:rtl w:val="0"/>
              </w:rPr>
              <w:t xml:space="preserve">Multi-select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1">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2">
            <w:pPr>
              <w:rPr>
                <w:b w:val="1"/>
                <w:bCs w:val="1"/>
                <w:sz w:val="20"/>
                <w:szCs w:val="20"/>
                <w:highlight w:val="white"/>
              </w:rPr>
            </w:pPr>
            <w:r w:rsidDel="00000000" w:rsidR="00000000" w:rsidRPr="00000000">
              <w:rPr>
                <w:b w:val="1"/>
                <w:bCs w:val="1"/>
                <w:sz w:val="20"/>
                <w:szCs w:val="20"/>
                <w:highlight w:val="white"/>
                <w:rtl w:val="0"/>
              </w:rPr>
              <w:t xml:space="preserve">Which categories can use this item.</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3">
            <w:pPr>
              <w:rPr>
                <w:b w:val="1"/>
                <w:bCs w:val="1"/>
                <w:sz w:val="20"/>
                <w:szCs w:val="20"/>
                <w:highlight w:val="white"/>
              </w:rPr>
            </w:pPr>
            <w:r w:rsidDel="00000000" w:rsidR="00000000" w:rsidRPr="00000000">
              <w:rPr>
                <w:b w:val="1"/>
                <w:bCs w:val="1"/>
                <w:sz w:val="20"/>
                <w:szCs w:val="20"/>
                <w:highlight w:val="white"/>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4">
            <w:pPr>
              <w:rPr>
                <w:b w:val="1"/>
                <w:bCs w:val="1"/>
                <w:sz w:val="20"/>
                <w:szCs w:val="20"/>
                <w:highlight w:val="white"/>
              </w:rPr>
            </w:pPr>
            <w:r w:rsidDel="00000000" w:rsidR="00000000" w:rsidRPr="00000000">
              <w:rPr>
                <w:b w:val="1"/>
                <w:bCs w:val="1"/>
                <w:sz w:val="20"/>
                <w:szCs w:val="20"/>
                <w:highlight w:val="white"/>
                <w:rtl w:val="0"/>
              </w:rPr>
              <w:t xml:space="preserve">Max Qty per Lead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5">
            <w:pPr>
              <w:rPr>
                <w:b w:val="1"/>
                <w:bCs w:val="1"/>
                <w:sz w:val="20"/>
                <w:szCs w:val="20"/>
                <w:highlight w:val="white"/>
              </w:rPr>
            </w:pPr>
            <w:r w:rsidDel="00000000" w:rsidR="00000000" w:rsidRPr="00000000">
              <w:rPr>
                <w:b w:val="1"/>
                <w:bCs w:val="1"/>
                <w:sz w:val="20"/>
                <w:szCs w:val="20"/>
                <w:highlight w:val="white"/>
                <w:rtl w:val="0"/>
              </w:rPr>
              <w:t xml:space="preserve">Integer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6">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7">
            <w:pPr>
              <w:rPr>
                <w:b w:val="1"/>
                <w:bCs w:val="1"/>
                <w:sz w:val="20"/>
                <w:szCs w:val="20"/>
                <w:highlight w:val="white"/>
              </w:rPr>
            </w:pPr>
            <w:r w:rsidDel="00000000" w:rsidR="00000000" w:rsidRPr="00000000">
              <w:rPr>
                <w:b w:val="1"/>
                <w:bCs w:val="1"/>
                <w:sz w:val="20"/>
                <w:szCs w:val="20"/>
                <w:highlight w:val="white"/>
                <w:rtl w:val="0"/>
              </w:rPr>
              <w:t xml:space="preserve">Upper limit on how many of this item can be selected for a single lead.</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8">
            <w:pPr>
              <w:rPr>
                <w:b w:val="1"/>
                <w:bCs w:val="1"/>
                <w:sz w:val="20"/>
                <w:szCs w:val="20"/>
                <w:highlight w:val="white"/>
              </w:rPr>
            </w:pPr>
            <w:r w:rsidDel="00000000" w:rsidR="00000000" w:rsidRPr="00000000">
              <w:rPr>
                <w:b w:val="1"/>
                <w:bCs w:val="1"/>
                <w:sz w:val="20"/>
                <w:szCs w:val="20"/>
                <w:highlight w:val="white"/>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9">
            <w:pPr>
              <w:rPr>
                <w:b w:val="1"/>
                <w:bCs w:val="1"/>
                <w:sz w:val="20"/>
                <w:szCs w:val="20"/>
                <w:highlight w:val="white"/>
              </w:rPr>
            </w:pPr>
            <w:r w:rsidDel="00000000" w:rsidR="00000000" w:rsidRPr="00000000">
              <w:rPr>
                <w:b w:val="1"/>
                <w:bCs w:val="1"/>
                <w:sz w:val="20"/>
                <w:szCs w:val="20"/>
                <w:highlight w:val="white"/>
                <w:rtl w:val="0"/>
              </w:rPr>
              <w:t xml:space="preserve">Harness Variant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A">
            <w:pPr>
              <w:rPr>
                <w:b w:val="1"/>
                <w:bCs w:val="1"/>
                <w:sz w:val="20"/>
                <w:szCs w:val="20"/>
                <w:highlight w:val="white"/>
              </w:rPr>
            </w:pPr>
            <w:r w:rsidDel="00000000" w:rsidR="00000000" w:rsidRPr="00000000">
              <w:rPr>
                <w:b w:val="1"/>
                <w:bCs w:val="1"/>
                <w:sz w:val="20"/>
                <w:szCs w:val="20"/>
                <w:highlight w:val="white"/>
                <w:rtl w:val="0"/>
              </w:rPr>
              <w:t xml:space="preserve">Boolean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B">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C">
            <w:pPr>
              <w:rPr>
                <w:b w:val="1"/>
                <w:bCs w:val="1"/>
                <w:sz w:val="20"/>
                <w:szCs w:val="20"/>
                <w:highlight w:val="white"/>
              </w:rPr>
            </w:pPr>
            <w:r w:rsidDel="00000000" w:rsidR="00000000" w:rsidRPr="00000000">
              <w:rPr>
                <w:b w:val="1"/>
                <w:bCs w:val="1"/>
                <w:sz w:val="20"/>
                <w:szCs w:val="20"/>
                <w:highlight w:val="white"/>
                <w:rtl w:val="0"/>
              </w:rPr>
              <w:t xml:space="preserve">If true: this item appears as a dropdown variant selector (not a quantity input) in Step 4.</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D">
            <w:pPr>
              <w:rPr>
                <w:b w:val="1"/>
                <w:bCs w:val="1"/>
                <w:sz w:val="20"/>
                <w:szCs w:val="20"/>
                <w:highlight w:val="white"/>
              </w:rPr>
            </w:pPr>
            <w:r w:rsidDel="00000000" w:rsidR="00000000" w:rsidRPr="00000000">
              <w:rPr>
                <w:b w:val="1"/>
                <w:bCs w:val="1"/>
                <w:sz w:val="20"/>
                <w:szCs w:val="20"/>
                <w:highlight w:val="white"/>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E">
            <w:pPr>
              <w:rPr>
                <w:b w:val="1"/>
                <w:bCs w:val="1"/>
                <w:sz w:val="20"/>
                <w:szCs w:val="20"/>
                <w:highlight w:val="white"/>
              </w:rPr>
            </w:pPr>
            <w:r w:rsidDel="00000000" w:rsidR="00000000" w:rsidRPr="00000000">
              <w:rPr>
                <w:b w:val="1"/>
                <w:bCs w:val="1"/>
                <w:sz w:val="20"/>
                <w:szCs w:val="20"/>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AF">
            <w:pPr>
              <w:rPr>
                <w:b w:val="1"/>
                <w:bCs w:val="1"/>
                <w:sz w:val="20"/>
                <w:szCs w:val="20"/>
                <w:highlight w:val="white"/>
              </w:rPr>
            </w:pPr>
            <w:r w:rsidDel="00000000" w:rsidR="00000000" w:rsidRPr="00000000">
              <w:rPr>
                <w:b w:val="1"/>
                <w:bCs w:val="1"/>
                <w:sz w:val="20"/>
                <w:szCs w:val="20"/>
                <w:highlight w:val="white"/>
                <w:rtl w:val="0"/>
              </w:rPr>
              <w:t xml:space="preserve">Toggle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B0">
            <w:pPr>
              <w:rPr>
                <w:b w:val="1"/>
                <w:bCs w:val="1"/>
                <w:sz w:val="20"/>
                <w:szCs w:val="20"/>
                <w:highlight w:val="white"/>
              </w:rPr>
            </w:pPr>
            <w:r w:rsidDel="00000000" w:rsidR="00000000" w:rsidRPr="00000000">
              <w:rPr>
                <w:b w:val="1"/>
                <w:bCs w:val="1"/>
                <w:sz w:val="20"/>
                <w:szCs w:val="20"/>
                <w:highlight w:val="white"/>
                <w:rtl w:val="0"/>
              </w:rPr>
              <w:t xml:space="preserve">Yes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B1">
            <w:pPr>
              <w:rPr>
                <w:b w:val="1"/>
                <w:bCs w:val="1"/>
                <w:sz w:val="20"/>
                <w:szCs w:val="20"/>
                <w:highlight w:val="white"/>
              </w:rPr>
            </w:pPr>
            <w:r w:rsidDel="00000000" w:rsidR="00000000" w:rsidRPr="00000000">
              <w:rPr>
                <w:b w:val="1"/>
                <w:bCs w:val="1"/>
                <w:sz w:val="20"/>
                <w:szCs w:val="20"/>
                <w:highlight w:val="white"/>
                <w:rtl w:val="0"/>
              </w:rPr>
              <w:t xml:space="preserve">Active | Inactive</w:t>
            </w:r>
          </w:p>
        </w:tc>
      </w:tr>
    </w:tbl>
    <w:p w:rsidR="00000000" w:rsidDel="00000000" w:rsidP="00000000" w:rsidRDefault="00000000" w:rsidRPr="00000000" w14:paraId="00001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b w:val="1"/>
          <w:bCs w:val="1"/>
          <w:color w:val="003366"/>
          <w:sz w:val="38"/>
          <w:szCs w:val="38"/>
          <w:highlight w:val="white"/>
          <w:rtl w:val="0"/>
        </w:rPr>
        <w:t xml:space="preserve">DATABASE SCHEMA — PRODUCT MASTER</w:t>
      </w:r>
    </w:p>
    <w:p w:rsidR="00000000" w:rsidDel="00000000" w:rsidP="00000000" w:rsidRDefault="00000000" w:rsidRPr="00000000" w14:paraId="000017B4">
      <w:pPr>
        <w:pStyle w:val="Heading2"/>
        <w:keepNext w:val="0"/>
        <w:keepLines w:val="0"/>
        <w:spacing w:before="300" w:lineRule="auto"/>
        <w:rPr>
          <w:b w:val="1"/>
          <w:bCs w:val="1"/>
          <w:color w:val="1b7a8a"/>
          <w:sz w:val="28"/>
          <w:szCs w:val="28"/>
          <w:highlight w:val="white"/>
        </w:rPr>
      </w:pPr>
      <w:bookmarkStart w:colFirst="0" w:colLast="0" w:name="_7jffciqbiwo4" w:id="91"/>
      <w:bookmarkEnd w:id="91"/>
      <w:r w:rsidDel="00000000" w:rsidR="00000000" w:rsidRPr="00000000">
        <w:rPr>
          <w:b w:val="1"/>
          <w:bCs w:val="1"/>
          <w:color w:val="1b7a8a"/>
          <w:sz w:val="28"/>
          <w:szCs w:val="28"/>
          <w:highlight w:val="white"/>
          <w:rtl w:val="0"/>
        </w:rPr>
        <w:t xml:space="preserve">product_master_batteries</w:t>
      </w:r>
    </w:p>
    <w:p w:rsidR="00000000" w:rsidDel="00000000" w:rsidP="00000000" w:rsidRDefault="00000000" w:rsidRPr="00000000" w14:paraId="000017B5">
      <w:pPr>
        <w:rPr>
          <w:b w:val="1"/>
          <w:bCs w:val="1"/>
          <w:color w:val="003366"/>
          <w:sz w:val="38"/>
          <w:szCs w:val="38"/>
          <w:highlight w:val="white"/>
        </w:rPr>
      </w:pPr>
      <w:r w:rsidDel="00000000" w:rsidR="00000000" w:rsidRPr="00000000">
        <w:rPr>
          <w:rtl w:val="0"/>
        </w:rPr>
      </w:r>
    </w:p>
    <w:tbl>
      <w:tblPr>
        <w:tblStyle w:val="Table195"/>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85"/>
        <w:gridCol w:w="2910"/>
        <w:gridCol w:w="2835"/>
        <w:tblGridChange w:id="0">
          <w:tblGrid>
            <w:gridCol w:w="3585"/>
            <w:gridCol w:w="2910"/>
            <w:gridCol w:w="283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B6">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Column</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B7">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Type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B8">
            <w:pPr>
              <w:rPr>
                <w:b w:val="1"/>
                <w:bCs w:val="1"/>
                <w:color w:val="ffffff"/>
                <w:sz w:val="18"/>
                <w:szCs w:val="18"/>
                <w:shd w:fill="003366" w:val="clear"/>
              </w:rPr>
            </w:pPr>
            <w:r w:rsidDel="00000000" w:rsidR="00000000" w:rsidRPr="00000000">
              <w:rPr>
                <w:b w:val="1"/>
                <w:bCs w:val="1"/>
                <w:color w:val="ffffff"/>
                <w:sz w:val="18"/>
                <w:szCs w:val="18"/>
                <w:shd w:fill="003366" w:val="clear"/>
                <w:rtl w:val="0"/>
              </w:rPr>
              <w:t xml:space="preserve">Notes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B9">
            <w:pPr>
              <w:rPr>
                <w:b w:val="1"/>
                <w:bCs w:val="1"/>
                <w:sz w:val="20"/>
                <w:szCs w:val="20"/>
                <w:highlight w:val="white"/>
              </w:rPr>
            </w:pPr>
            <w:r w:rsidDel="00000000" w:rsidR="00000000" w:rsidRPr="00000000">
              <w:rPr>
                <w:b w:val="1"/>
                <w:bCs w:val="1"/>
                <w:sz w:val="20"/>
                <w:szCs w:val="20"/>
                <w:highlight w:val="white"/>
                <w:rtl w:val="0"/>
              </w:rPr>
              <w:t xml:space="preserve">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BA">
            <w:pPr>
              <w:rPr>
                <w:b w:val="1"/>
                <w:bCs w:val="1"/>
                <w:sz w:val="20"/>
                <w:szCs w:val="20"/>
                <w:highlight w:val="white"/>
              </w:rPr>
            </w:pPr>
            <w:r w:rsidDel="00000000" w:rsidR="00000000" w:rsidRPr="00000000">
              <w:rPr>
                <w:b w:val="1"/>
                <w:bCs w:val="1"/>
                <w:sz w:val="20"/>
                <w:szCs w:val="20"/>
                <w:highlight w:val="white"/>
                <w:rtl w:val="0"/>
              </w:rPr>
              <w:t xml:space="preserve">INT PK AUTO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BB">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BC">
            <w:pPr>
              <w:rPr>
                <w:b w:val="1"/>
                <w:bCs w:val="1"/>
                <w:sz w:val="20"/>
                <w:szCs w:val="20"/>
                <w:highlight w:val="white"/>
              </w:rPr>
            </w:pPr>
            <w:r w:rsidDel="00000000" w:rsidR="00000000" w:rsidRPr="00000000">
              <w:rPr>
                <w:b w:val="1"/>
                <w:bCs w:val="1"/>
                <w:sz w:val="20"/>
                <w:szCs w:val="20"/>
                <w:highlight w:val="white"/>
                <w:rtl w:val="0"/>
              </w:rPr>
              <w:t xml:space="preserve">model_id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BD">
            <w:pPr>
              <w:rPr>
                <w:b w:val="1"/>
                <w:bCs w:val="1"/>
                <w:sz w:val="20"/>
                <w:szCs w:val="20"/>
                <w:highlight w:val="white"/>
              </w:rPr>
            </w:pPr>
            <w:r w:rsidDel="00000000" w:rsidR="00000000" w:rsidRPr="00000000">
              <w:rPr>
                <w:b w:val="1"/>
                <w:bCs w:val="1"/>
                <w:sz w:val="20"/>
                <w:szCs w:val="20"/>
                <w:highlight w:val="white"/>
                <w:rtl w:val="0"/>
              </w:rPr>
              <w:t xml:space="preserve">VARCHAR(50) UNIQUE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BE">
            <w:pPr>
              <w:rPr>
                <w:b w:val="1"/>
                <w:bCs w:val="1"/>
                <w:sz w:val="20"/>
                <w:szCs w:val="20"/>
                <w:highlight w:val="white"/>
              </w:rPr>
            </w:pPr>
            <w:r w:rsidDel="00000000" w:rsidR="00000000" w:rsidRPr="00000000">
              <w:rPr>
                <w:b w:val="1"/>
                <w:bCs w:val="1"/>
                <w:sz w:val="20"/>
                <w:szCs w:val="20"/>
                <w:highlight w:val="white"/>
                <w:rtl w:val="0"/>
              </w:rPr>
              <w:t xml:space="preserve">e.g. 'BAT-51V-105AH-3W'</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BF">
            <w:pPr>
              <w:rPr>
                <w:b w:val="1"/>
                <w:bCs w:val="1"/>
                <w:sz w:val="20"/>
                <w:szCs w:val="20"/>
                <w:highlight w:val="white"/>
              </w:rPr>
            </w:pPr>
            <w:r w:rsidDel="00000000" w:rsidR="00000000" w:rsidRPr="00000000">
              <w:rPr>
                <w:b w:val="1"/>
                <w:bCs w:val="1"/>
                <w:sz w:val="20"/>
                <w:szCs w:val="20"/>
                <w:highlight w:val="white"/>
                <w:rtl w:val="0"/>
              </w:rPr>
              <w:t xml:space="preserve">model_name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0">
            <w:pPr>
              <w:rPr>
                <w:b w:val="1"/>
                <w:bCs w:val="1"/>
                <w:sz w:val="20"/>
                <w:szCs w:val="20"/>
                <w:highlight w:val="white"/>
              </w:rPr>
            </w:pPr>
            <w:r w:rsidDel="00000000" w:rsidR="00000000" w:rsidRPr="00000000">
              <w:rPr>
                <w:b w:val="1"/>
                <w:bCs w:val="1"/>
                <w:sz w:val="20"/>
                <w:szCs w:val="20"/>
                <w:highlight w:val="white"/>
                <w:rtl w:val="0"/>
              </w:rPr>
              <w:t xml:space="preserve">VARCHAR(100)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1">
            <w:pPr>
              <w:rPr>
                <w:b w:val="1"/>
                <w:bCs w:val="1"/>
                <w:sz w:val="20"/>
                <w:szCs w:val="20"/>
                <w:highlight w:val="white"/>
              </w:rPr>
            </w:pPr>
            <w:r w:rsidDel="00000000" w:rsidR="00000000" w:rsidRPr="00000000">
              <w:rPr>
                <w:b w:val="1"/>
                <w:bCs w:val="1"/>
                <w:sz w:val="20"/>
                <w:szCs w:val="20"/>
                <w:highlight w:val="white"/>
                <w:rtl w:val="0"/>
              </w:rPr>
              <w:t xml:space="preserve">Display name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2">
            <w:pPr>
              <w:rPr>
                <w:b w:val="1"/>
                <w:bCs w:val="1"/>
                <w:sz w:val="20"/>
                <w:szCs w:val="20"/>
                <w:highlight w:val="white"/>
              </w:rPr>
            </w:pPr>
            <w:r w:rsidDel="00000000" w:rsidR="00000000" w:rsidRPr="00000000">
              <w:rPr>
                <w:b w:val="1"/>
                <w:bCs w:val="1"/>
                <w:sz w:val="20"/>
                <w:szCs w:val="20"/>
                <w:highlight w:val="white"/>
                <w:rtl w:val="0"/>
              </w:rPr>
              <w:t xml:space="preserve">compatible_categories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3">
            <w:pPr>
              <w:rPr>
                <w:b w:val="1"/>
                <w:bCs w:val="1"/>
                <w:sz w:val="20"/>
                <w:szCs w:val="20"/>
                <w:highlight w:val="white"/>
              </w:rPr>
            </w:pPr>
            <w:r w:rsidDel="00000000" w:rsidR="00000000" w:rsidRPr="00000000">
              <w:rPr>
                <w:b w:val="1"/>
                <w:bCs w:val="1"/>
                <w:sz w:val="20"/>
                <w:szCs w:val="20"/>
                <w:highlight w:val="white"/>
                <w:rtl w:val="0"/>
              </w:rPr>
              <w:t xml:space="preserve">JSON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4">
            <w:pPr>
              <w:rPr>
                <w:b w:val="1"/>
                <w:bCs w:val="1"/>
                <w:sz w:val="20"/>
                <w:szCs w:val="20"/>
                <w:highlight w:val="white"/>
              </w:rPr>
            </w:pPr>
            <w:r w:rsidDel="00000000" w:rsidR="00000000" w:rsidRPr="00000000">
              <w:rPr>
                <w:b w:val="1"/>
                <w:bCs w:val="1"/>
                <w:sz w:val="20"/>
                <w:szCs w:val="20"/>
                <w:highlight w:val="white"/>
                <w:rtl w:val="0"/>
              </w:rPr>
              <w:t xml:space="preserve">Array of category codes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5">
            <w:pPr>
              <w:rPr>
                <w:b w:val="1"/>
                <w:bCs w:val="1"/>
                <w:sz w:val="20"/>
                <w:szCs w:val="20"/>
                <w:highlight w:val="white"/>
              </w:rPr>
            </w:pPr>
            <w:r w:rsidDel="00000000" w:rsidR="00000000" w:rsidRPr="00000000">
              <w:rPr>
                <w:b w:val="1"/>
                <w:bCs w:val="1"/>
                <w:sz w:val="20"/>
                <w:szCs w:val="20"/>
                <w:highlight w:val="white"/>
                <w:rtl w:val="0"/>
              </w:rPr>
              <w:t xml:space="preserve">compatible_sub_categories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6">
            <w:pPr>
              <w:rPr>
                <w:b w:val="1"/>
                <w:bCs w:val="1"/>
                <w:sz w:val="20"/>
                <w:szCs w:val="20"/>
                <w:highlight w:val="white"/>
              </w:rPr>
            </w:pPr>
            <w:r w:rsidDel="00000000" w:rsidR="00000000" w:rsidRPr="00000000">
              <w:rPr>
                <w:b w:val="1"/>
                <w:bCs w:val="1"/>
                <w:sz w:val="20"/>
                <w:szCs w:val="20"/>
                <w:highlight w:val="white"/>
                <w:rtl w:val="0"/>
              </w:rPr>
              <w:t xml:space="preserve">JSON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7">
            <w:pPr>
              <w:rPr>
                <w:b w:val="1"/>
                <w:bCs w:val="1"/>
                <w:sz w:val="20"/>
                <w:szCs w:val="20"/>
                <w:highlight w:val="white"/>
              </w:rPr>
            </w:pPr>
            <w:r w:rsidDel="00000000" w:rsidR="00000000" w:rsidRPr="00000000">
              <w:rPr>
                <w:b w:val="1"/>
                <w:bCs w:val="1"/>
                <w:sz w:val="20"/>
                <w:szCs w:val="20"/>
                <w:highlight w:val="white"/>
                <w:rtl w:val="0"/>
              </w:rPr>
              <w:t xml:space="preserve">Array of sub-category strings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8">
            <w:pPr>
              <w:rPr>
                <w:b w:val="1"/>
                <w:bCs w:val="1"/>
                <w:sz w:val="20"/>
                <w:szCs w:val="20"/>
                <w:highlight w:val="white"/>
              </w:rPr>
            </w:pPr>
            <w:r w:rsidDel="00000000" w:rsidR="00000000" w:rsidRPr="00000000">
              <w:rPr>
                <w:b w:val="1"/>
                <w:bCs w:val="1"/>
                <w:sz w:val="20"/>
                <w:szCs w:val="20"/>
                <w:highlight w:val="white"/>
                <w:rtl w:val="0"/>
              </w:rPr>
              <w:t xml:space="preserve">voltage_v</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9">
            <w:pPr>
              <w:rPr>
                <w:b w:val="1"/>
                <w:bCs w:val="1"/>
                <w:sz w:val="20"/>
                <w:szCs w:val="20"/>
                <w:highlight w:val="white"/>
              </w:rPr>
            </w:pPr>
            <w:r w:rsidDel="00000000" w:rsidR="00000000" w:rsidRPr="00000000">
              <w:rPr>
                <w:b w:val="1"/>
                <w:bCs w:val="1"/>
                <w:sz w:val="20"/>
                <w:szCs w:val="20"/>
                <w:highlight w:val="white"/>
                <w:rtl w:val="0"/>
              </w:rPr>
              <w:t xml:space="preserve">DECIMAL(6,2)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A">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B">
            <w:pPr>
              <w:rPr>
                <w:b w:val="1"/>
                <w:bCs w:val="1"/>
                <w:sz w:val="20"/>
                <w:szCs w:val="20"/>
                <w:highlight w:val="white"/>
              </w:rPr>
            </w:pPr>
            <w:r w:rsidDel="00000000" w:rsidR="00000000" w:rsidRPr="00000000">
              <w:rPr>
                <w:b w:val="1"/>
                <w:bCs w:val="1"/>
                <w:sz w:val="20"/>
                <w:szCs w:val="20"/>
                <w:highlight w:val="white"/>
                <w:rtl w:val="0"/>
              </w:rPr>
              <w:t xml:space="preserve">capacity_ah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C">
            <w:pPr>
              <w:rPr>
                <w:b w:val="1"/>
                <w:bCs w:val="1"/>
                <w:sz w:val="20"/>
                <w:szCs w:val="20"/>
                <w:highlight w:val="white"/>
              </w:rPr>
            </w:pPr>
            <w:r w:rsidDel="00000000" w:rsidR="00000000" w:rsidRPr="00000000">
              <w:rPr>
                <w:b w:val="1"/>
                <w:bCs w:val="1"/>
                <w:sz w:val="20"/>
                <w:szCs w:val="20"/>
                <w:highlight w:val="white"/>
                <w:rtl w:val="0"/>
              </w:rPr>
              <w:t xml:space="preserve">DECIMAL(8,2)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D">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E">
            <w:pPr>
              <w:rPr>
                <w:b w:val="1"/>
                <w:bCs w:val="1"/>
                <w:sz w:val="20"/>
                <w:szCs w:val="20"/>
                <w:highlight w:val="white"/>
              </w:rPr>
            </w:pPr>
            <w:r w:rsidDel="00000000" w:rsidR="00000000" w:rsidRPr="00000000">
              <w:rPr>
                <w:b w:val="1"/>
                <w:bCs w:val="1"/>
                <w:sz w:val="20"/>
                <w:szCs w:val="20"/>
                <w:highlight w:val="white"/>
                <w:rtl w:val="0"/>
              </w:rPr>
              <w:t xml:space="preserve">battery_chemistry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CF">
            <w:pPr>
              <w:rPr>
                <w:b w:val="1"/>
                <w:bCs w:val="1"/>
                <w:sz w:val="20"/>
                <w:szCs w:val="20"/>
                <w:highlight w:val="white"/>
              </w:rPr>
            </w:pPr>
            <w:r w:rsidDel="00000000" w:rsidR="00000000" w:rsidRPr="00000000">
              <w:rPr>
                <w:b w:val="1"/>
                <w:bCs w:val="1"/>
                <w:sz w:val="20"/>
                <w:szCs w:val="20"/>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0">
            <w:pPr>
              <w:rPr>
                <w:b w:val="1"/>
                <w:bCs w:val="1"/>
                <w:sz w:val="20"/>
                <w:szCs w:val="20"/>
                <w:highlight w:val="white"/>
              </w:rPr>
            </w:pPr>
            <w:r w:rsidDel="00000000" w:rsidR="00000000" w:rsidRPr="00000000">
              <w:rPr>
                <w:b w:val="1"/>
                <w:bCs w:val="1"/>
                <w:sz w:val="20"/>
                <w:szCs w:val="20"/>
                <w:highlight w:val="white"/>
                <w:rtl w:val="0"/>
              </w:rPr>
              <w:t xml:space="preserve">'lfp' | 'nmc' | 'lead_acid' | 'other'</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1">
            <w:pPr>
              <w:rPr>
                <w:b w:val="1"/>
                <w:bCs w:val="1"/>
                <w:sz w:val="20"/>
                <w:szCs w:val="20"/>
                <w:highlight w:val="white"/>
              </w:rPr>
            </w:pPr>
            <w:r w:rsidDel="00000000" w:rsidR="00000000" w:rsidRPr="00000000">
              <w:rPr>
                <w:b w:val="1"/>
                <w:bCs w:val="1"/>
                <w:sz w:val="20"/>
                <w:szCs w:val="20"/>
                <w:highlight w:val="white"/>
                <w:rtl w:val="0"/>
              </w:rPr>
              <w:t xml:space="preserve">warranty_months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2">
            <w:pPr>
              <w:rPr>
                <w:b w:val="1"/>
                <w:bCs w:val="1"/>
                <w:sz w:val="20"/>
                <w:szCs w:val="20"/>
                <w:highlight w:val="white"/>
              </w:rPr>
            </w:pPr>
            <w:r w:rsidDel="00000000" w:rsidR="00000000" w:rsidRPr="00000000">
              <w:rPr>
                <w:b w:val="1"/>
                <w:bCs w:val="1"/>
                <w:sz w:val="20"/>
                <w:szCs w:val="20"/>
                <w:highlight w:val="white"/>
                <w:rtl w:val="0"/>
              </w:rPr>
              <w:t xml:space="preserve">INT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3">
            <w:pPr>
              <w:rPr>
                <w:b w:val="1"/>
                <w:bCs w:val="1"/>
                <w:sz w:val="20"/>
                <w:szCs w:val="20"/>
                <w:highlight w:val="white"/>
              </w:rPr>
            </w:pPr>
            <w:r w:rsidDel="00000000" w:rsidR="00000000" w:rsidRPr="00000000">
              <w:rPr>
                <w:b w:val="1"/>
                <w:bCs w:val="1"/>
                <w:sz w:val="20"/>
                <w:szCs w:val="20"/>
                <w:highlight w:val="white"/>
                <w:rtl w:val="0"/>
              </w:rPr>
              <w:t xml:space="preserve">Standard warranty duration.</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4">
            <w:pPr>
              <w:rPr>
                <w:b w:val="1"/>
                <w:bCs w:val="1"/>
                <w:sz w:val="20"/>
                <w:szCs w:val="20"/>
                <w:highlight w:val="white"/>
              </w:rPr>
            </w:pPr>
            <w:r w:rsidDel="00000000" w:rsidR="00000000" w:rsidRPr="00000000">
              <w:rPr>
                <w:b w:val="1"/>
                <w:bCs w:val="1"/>
                <w:sz w:val="20"/>
                <w:szCs w:val="20"/>
                <w:highlight w:val="white"/>
                <w:rtl w:val="0"/>
              </w:rPr>
              <w:t xml:space="preserve">iot_compatible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5">
            <w:pPr>
              <w:rPr>
                <w:b w:val="1"/>
                <w:bCs w:val="1"/>
                <w:sz w:val="20"/>
                <w:szCs w:val="20"/>
                <w:highlight w:val="white"/>
              </w:rPr>
            </w:pPr>
            <w:r w:rsidDel="00000000" w:rsidR="00000000" w:rsidRPr="00000000">
              <w:rPr>
                <w:b w:val="1"/>
                <w:bCs w:val="1"/>
                <w:sz w:val="20"/>
                <w:szCs w:val="20"/>
                <w:highlight w:val="white"/>
                <w:rtl w:val="0"/>
              </w:rPr>
              <w:t xml:space="preserve">BOOLEAN DEFAULT FALSE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6">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7">
            <w:pPr>
              <w:rPr>
                <w:b w:val="1"/>
                <w:bCs w:val="1"/>
                <w:sz w:val="20"/>
                <w:szCs w:val="20"/>
                <w:highlight w:val="white"/>
              </w:rPr>
            </w:pPr>
            <w:r w:rsidDel="00000000" w:rsidR="00000000" w:rsidRPr="00000000">
              <w:rPr>
                <w:b w:val="1"/>
                <w:bCs w:val="1"/>
                <w:sz w:val="20"/>
                <w:szCs w:val="20"/>
                <w:highlight w:val="white"/>
                <w:rtl w:val="0"/>
              </w:rPr>
              <w:t xml:space="preserve">compatible_charger_models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8">
            <w:pPr>
              <w:rPr>
                <w:b w:val="1"/>
                <w:bCs w:val="1"/>
                <w:sz w:val="20"/>
                <w:szCs w:val="20"/>
                <w:highlight w:val="white"/>
              </w:rPr>
            </w:pPr>
            <w:r w:rsidDel="00000000" w:rsidR="00000000" w:rsidRPr="00000000">
              <w:rPr>
                <w:b w:val="1"/>
                <w:bCs w:val="1"/>
                <w:sz w:val="20"/>
                <w:szCs w:val="20"/>
                <w:highlight w:val="white"/>
                <w:rtl w:val="0"/>
              </w:rPr>
              <w:t xml:space="preserve">JSON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9">
            <w:pPr>
              <w:rPr>
                <w:b w:val="1"/>
                <w:bCs w:val="1"/>
                <w:sz w:val="20"/>
                <w:szCs w:val="20"/>
                <w:highlight w:val="white"/>
              </w:rPr>
            </w:pPr>
            <w:r w:rsidDel="00000000" w:rsidR="00000000" w:rsidRPr="00000000">
              <w:rPr>
                <w:b w:val="1"/>
                <w:bCs w:val="1"/>
                <w:sz w:val="20"/>
                <w:szCs w:val="20"/>
                <w:highlight w:val="white"/>
                <w:rtl w:val="0"/>
              </w:rPr>
              <w:t xml:space="preserve">Array of charger model_ids</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A">
            <w:pPr>
              <w:rPr>
                <w:b w:val="1"/>
                <w:bCs w:val="1"/>
                <w:sz w:val="20"/>
                <w:szCs w:val="20"/>
                <w:highlight w:val="white"/>
              </w:rPr>
            </w:pPr>
            <w:r w:rsidDel="00000000" w:rsidR="00000000" w:rsidRPr="00000000">
              <w:rPr>
                <w:b w:val="1"/>
                <w:bCs w:val="1"/>
                <w:sz w:val="20"/>
                <w:szCs w:val="20"/>
                <w:highlight w:val="white"/>
                <w:rtl w:val="0"/>
              </w:rPr>
              <w:t xml:space="preserve">status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B">
            <w:pPr>
              <w:rPr>
                <w:b w:val="1"/>
                <w:bCs w:val="1"/>
                <w:sz w:val="20"/>
                <w:szCs w:val="20"/>
                <w:highlight w:val="white"/>
              </w:rPr>
            </w:pPr>
            <w:r w:rsidDel="00000000" w:rsidR="00000000" w:rsidRPr="00000000">
              <w:rPr>
                <w:b w:val="1"/>
                <w:bCs w:val="1"/>
                <w:sz w:val="20"/>
                <w:szCs w:val="20"/>
                <w:highlight w:val="white"/>
                <w:rtl w:val="0"/>
              </w:rPr>
              <w:t xml:space="preserve">ENUM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C">
            <w:pPr>
              <w:rPr>
                <w:b w:val="1"/>
                <w:bCs w:val="1"/>
                <w:sz w:val="20"/>
                <w:szCs w:val="20"/>
                <w:highlight w:val="white"/>
              </w:rPr>
            </w:pPr>
            <w:r w:rsidDel="00000000" w:rsidR="00000000" w:rsidRPr="00000000">
              <w:rPr>
                <w:b w:val="1"/>
                <w:bCs w:val="1"/>
                <w:sz w:val="20"/>
                <w:szCs w:val="20"/>
                <w:highlight w:val="white"/>
                <w:rtl w:val="0"/>
              </w:rPr>
              <w:t xml:space="preserve">'active' | 'inactive'</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D">
            <w:pPr>
              <w:rPr>
                <w:b w:val="1"/>
                <w:bCs w:val="1"/>
                <w:sz w:val="20"/>
                <w:szCs w:val="20"/>
                <w:highlight w:val="white"/>
              </w:rPr>
            </w:pPr>
            <w:r w:rsidDel="00000000" w:rsidR="00000000" w:rsidRPr="00000000">
              <w:rPr>
                <w:b w:val="1"/>
                <w:bCs w:val="1"/>
                <w:sz w:val="20"/>
                <w:szCs w:val="20"/>
                <w:highlight w:val="white"/>
                <w:rtl w:val="0"/>
              </w:rPr>
              <w:t xml:space="preserve">created_by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E">
            <w:pPr>
              <w:rPr>
                <w:b w:val="1"/>
                <w:bCs w:val="1"/>
                <w:sz w:val="20"/>
                <w:szCs w:val="20"/>
                <w:highlight w:val="white"/>
              </w:rPr>
            </w:pPr>
            <w:r w:rsidDel="00000000" w:rsidR="00000000" w:rsidRPr="00000000">
              <w:rPr>
                <w:b w:val="1"/>
                <w:bCs w:val="1"/>
                <w:sz w:val="20"/>
                <w:szCs w:val="20"/>
                <w:highlight w:val="white"/>
                <w:rtl w:val="0"/>
              </w:rPr>
              <w:t xml:space="preserve">INT FK</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DF">
            <w:pPr>
              <w:rPr>
                <w:b w:val="1"/>
                <w:bCs w:val="1"/>
                <w:sz w:val="20"/>
                <w:szCs w:val="20"/>
                <w:highlight w:val="white"/>
              </w:rPr>
            </w:pPr>
            <w:r w:rsidDel="00000000" w:rsidR="00000000" w:rsidRPr="00000000">
              <w:rPr>
                <w:b w:val="1"/>
                <w:bCs w:val="1"/>
                <w:sz w:val="20"/>
                <w:szCs w:val="20"/>
                <w:highlight w:val="white"/>
                <w:rtl w:val="0"/>
              </w:rPr>
              <w:t xml:space="preserve">admin_user_id</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E0">
            <w:pPr>
              <w:rPr>
                <w:b w:val="1"/>
                <w:bCs w:val="1"/>
                <w:sz w:val="20"/>
                <w:szCs w:val="20"/>
                <w:highlight w:val="white"/>
              </w:rPr>
            </w:pPr>
            <w:r w:rsidDel="00000000" w:rsidR="00000000" w:rsidRPr="00000000">
              <w:rPr>
                <w:b w:val="1"/>
                <w:bCs w:val="1"/>
                <w:sz w:val="20"/>
                <w:szCs w:val="20"/>
                <w:highlight w:val="white"/>
                <w:rtl w:val="0"/>
              </w:rPr>
              <w:t xml:space="preserve">created_at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E1">
            <w:pPr>
              <w:rPr>
                <w:b w:val="1"/>
                <w:bCs w:val="1"/>
                <w:sz w:val="20"/>
                <w:szCs w:val="20"/>
                <w:highlight w:val="white"/>
              </w:rPr>
            </w:pPr>
            <w:r w:rsidDel="00000000" w:rsidR="00000000" w:rsidRPr="00000000">
              <w:rPr>
                <w:b w:val="1"/>
                <w:bCs w:val="1"/>
                <w:sz w:val="20"/>
                <w:szCs w:val="20"/>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E2">
            <w:pPr>
              <w:rPr>
                <w:b w:val="1"/>
                <w:bCs w:val="1"/>
                <w:sz w:val="20"/>
                <w:szCs w:val="20"/>
                <w:highlight w:val="white"/>
              </w:rPr>
            </w:pPr>
            <w:r w:rsidDel="00000000" w:rsidR="00000000" w:rsidRPr="00000000">
              <w:rPr>
                <w:b w:val="1"/>
                <w:bCs w:val="1"/>
                <w:sz w:val="20"/>
                <w:szCs w:val="20"/>
                <w:highlight w:val="white"/>
                <w:rtl w:val="0"/>
              </w:rPr>
              <w:t xml:space="preserve"> </w:t>
            </w:r>
          </w:p>
        </w:tc>
      </w:tr>
      <w:tr>
        <w:trPr>
          <w:cantSplit w:val="0"/>
          <w:trHeight w:val="4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E3">
            <w:pPr>
              <w:rPr>
                <w:b w:val="1"/>
                <w:bCs w:val="1"/>
                <w:sz w:val="20"/>
                <w:szCs w:val="20"/>
                <w:highlight w:val="white"/>
              </w:rPr>
            </w:pPr>
            <w:r w:rsidDel="00000000" w:rsidR="00000000" w:rsidRPr="00000000">
              <w:rPr>
                <w:b w:val="1"/>
                <w:bCs w:val="1"/>
                <w:sz w:val="20"/>
                <w:szCs w:val="20"/>
                <w:highlight w:val="white"/>
                <w:rtl w:val="0"/>
              </w:rPr>
              <w:t xml:space="preserve">updated_at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E4">
            <w:pPr>
              <w:rPr>
                <w:b w:val="1"/>
                <w:bCs w:val="1"/>
                <w:sz w:val="20"/>
                <w:szCs w:val="20"/>
                <w:highlight w:val="white"/>
              </w:rPr>
            </w:pPr>
            <w:r w:rsidDel="00000000" w:rsidR="00000000" w:rsidRPr="00000000">
              <w:rPr>
                <w:b w:val="1"/>
                <w:bCs w:val="1"/>
                <w:sz w:val="20"/>
                <w:szCs w:val="20"/>
                <w:highlight w:val="white"/>
                <w:rtl w:val="0"/>
              </w:rPr>
              <w:t xml:space="preserve">TIMESTAMP</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E5">
            <w:pPr>
              <w:rPr>
                <w:b w:val="1"/>
                <w:bCs w:val="1"/>
                <w:sz w:val="20"/>
                <w:szCs w:val="20"/>
                <w:highlight w:val="white"/>
              </w:rPr>
            </w:pPr>
            <w:r w:rsidDel="00000000" w:rsidR="00000000" w:rsidRPr="00000000">
              <w:rPr>
                <w:b w:val="1"/>
                <w:bCs w:val="1"/>
                <w:sz w:val="20"/>
                <w:szCs w:val="20"/>
                <w:highlight w:val="white"/>
                <w:rtl w:val="0"/>
              </w:rPr>
              <w:t xml:space="preserve"> </w:t>
            </w:r>
          </w:p>
        </w:tc>
      </w:tr>
    </w:tbl>
    <w:p w:rsidR="00000000" w:rsidDel="00000000" w:rsidP="00000000" w:rsidRDefault="00000000" w:rsidRPr="00000000" w14:paraId="000017E6">
      <w:pPr>
        <w:pStyle w:val="Heading2"/>
        <w:keepNext w:val="0"/>
        <w:keepLines w:val="0"/>
        <w:spacing w:before="300" w:lineRule="auto"/>
        <w:rPr>
          <w:b w:val="1"/>
          <w:bCs w:val="1"/>
          <w:color w:val="003366"/>
          <w:sz w:val="38"/>
          <w:szCs w:val="38"/>
          <w:highlight w:val="white"/>
        </w:rPr>
      </w:pPr>
      <w:bookmarkStart w:colFirst="0" w:colLast="0" w:name="_535sojv914j2" w:id="92"/>
      <w:bookmarkEnd w:id="92"/>
      <w:r w:rsidDel="00000000" w:rsidR="00000000" w:rsidRPr="00000000">
        <w:rPr>
          <w:b w:val="1"/>
          <w:bCs w:val="1"/>
          <w:color w:val="003366"/>
          <w:sz w:val="38"/>
          <w:szCs w:val="38"/>
          <w:highlight w:val="white"/>
          <w:rtl w:val="0"/>
        </w:rPr>
        <w:t xml:space="preserve">COMPLETE WORKFLOW SUMMARY — SECTIONS 5.0 &amp; 5.1</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r>
    </w:p>
    <w:tbl>
      <w:tblPr>
        <w:tblStyle w:val="Table19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715"/>
        <w:gridCol w:w="4290"/>
        <w:tblGridChange w:id="0">
          <w:tblGrid>
            <w:gridCol w:w="2340"/>
            <w:gridCol w:w="2715"/>
            <w:gridCol w:w="429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EA">
            <w:pPr>
              <w:rPr>
                <w:b w:val="1"/>
                <w:bCs w:val="1"/>
                <w:color w:val="ffffff"/>
                <w:sz w:val="18"/>
                <w:szCs w:val="18"/>
              </w:rPr>
            </w:pPr>
            <w:r w:rsidDel="00000000" w:rsidR="00000000" w:rsidRPr="00000000">
              <w:rPr>
                <w:b w:val="1"/>
                <w:bCs w:val="1"/>
                <w:color w:val="ffffff"/>
                <w:sz w:val="18"/>
                <w:szCs w:val="18"/>
                <w:rtl w:val="0"/>
              </w:rPr>
              <w:t xml:space="preserv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EB">
            <w:pPr>
              <w:rPr>
                <w:b w:val="1"/>
                <w:bCs w:val="1"/>
                <w:color w:val="ffffff"/>
                <w:sz w:val="18"/>
                <w:szCs w:val="18"/>
              </w:rPr>
            </w:pPr>
            <w:r w:rsidDel="00000000" w:rsidR="00000000" w:rsidRPr="00000000">
              <w:rPr>
                <w:b w:val="1"/>
                <w:bCs w:val="1"/>
                <w:color w:val="ffffff"/>
                <w:sz w:val="18"/>
                <w:szCs w:val="18"/>
                <w:rtl w:val="0"/>
              </w:rPr>
              <w:t xml:space="preserve">Actor</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7EC">
            <w:pPr>
              <w:rPr>
                <w:b w:val="1"/>
                <w:bCs w:val="1"/>
                <w:color w:val="ffffff"/>
                <w:sz w:val="18"/>
                <w:szCs w:val="18"/>
              </w:rPr>
            </w:pPr>
            <w:r w:rsidDel="00000000" w:rsidR="00000000" w:rsidRPr="00000000">
              <w:rPr>
                <w:b w:val="1"/>
                <w:bCs w:val="1"/>
                <w:color w:val="ffffff"/>
                <w:sz w:val="18"/>
                <w:szCs w:val="18"/>
                <w:rtl w:val="0"/>
              </w:rPr>
              <w:t xml:space="preserve">Action &amp; Outcome</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ED">
            <w:pPr>
              <w:rPr>
                <w:sz w:val="20"/>
                <w:szCs w:val="20"/>
              </w:rPr>
            </w:pPr>
            <w:r w:rsidDel="00000000" w:rsidR="00000000" w:rsidRPr="00000000">
              <w:rPr>
                <w:sz w:val="20"/>
                <w:szCs w:val="20"/>
                <w:rtl w:val="0"/>
              </w:rPr>
              <w:t xml:space="preserve">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EE">
            <w:pPr>
              <w:rPr>
                <w:sz w:val="20"/>
                <w:szCs w:val="20"/>
              </w:rPr>
            </w:pPr>
            <w:r w:rsidDel="00000000" w:rsidR="00000000" w:rsidRPr="00000000">
              <w:rPr>
                <w:sz w:val="20"/>
                <w:szCs w:val="20"/>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EF">
            <w:pPr>
              <w:rPr>
                <w:sz w:val="20"/>
                <w:szCs w:val="20"/>
              </w:rPr>
            </w:pPr>
            <w:r w:rsidDel="00000000" w:rsidR="00000000" w:rsidRPr="00000000">
              <w:rPr>
                <w:sz w:val="20"/>
                <w:szCs w:val="20"/>
                <w:rtl w:val="0"/>
              </w:rPr>
              <w:t xml:space="preserve">Creates product master entries (battery models, charger models, paraphernalia items) with warranty months.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0">
            <w:pPr>
              <w:rPr>
                <w:sz w:val="20"/>
                <w:szCs w:val="20"/>
              </w:rPr>
            </w:pPr>
            <w:r w:rsidDel="00000000" w:rsidR="00000000" w:rsidRPr="00000000">
              <w:rPr>
                <w:sz w:val="20"/>
                <w:szCs w:val="20"/>
                <w:rtl w:val="0"/>
              </w:rPr>
              <w:t xml:space="preserve">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1">
            <w:pPr>
              <w:rPr>
                <w:sz w:val="20"/>
                <w:szCs w:val="20"/>
              </w:rPr>
            </w:pPr>
            <w:r w:rsidDel="00000000" w:rsidR="00000000" w:rsidRPr="00000000">
              <w:rPr>
                <w:sz w:val="20"/>
                <w:szCs w:val="20"/>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2">
            <w:pPr>
              <w:rPr>
                <w:sz w:val="20"/>
                <w:szCs w:val="20"/>
              </w:rPr>
            </w:pPr>
            <w:r w:rsidDel="00000000" w:rsidR="00000000" w:rsidRPr="00000000">
              <w:rPr>
                <w:rFonts w:ascii="Arial Unicode MS" w:cs="Arial Unicode MS" w:eastAsia="Arial Unicode MS" w:hAnsi="Arial Unicode MS"/>
                <w:sz w:val="20"/>
                <w:szCs w:val="20"/>
                <w:rtl w:val="0"/>
              </w:rPr>
              <w:t xml:space="preserve">Navigates to Inventory Management → Upload Inventory. Selects target dealer.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3">
            <w:pPr>
              <w:rPr>
                <w:sz w:val="20"/>
                <w:szCs w:val="20"/>
              </w:rPr>
            </w:pPr>
            <w:r w:rsidDel="00000000" w:rsidR="00000000" w:rsidRPr="00000000">
              <w:rPr>
                <w:sz w:val="20"/>
                <w:szCs w:val="20"/>
                <w:rtl w:val="0"/>
              </w:rPr>
              <w:t xml:space="preserve">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4">
            <w:pPr>
              <w:rPr>
                <w:sz w:val="20"/>
                <w:szCs w:val="20"/>
              </w:rPr>
            </w:pPr>
            <w:r w:rsidDel="00000000" w:rsidR="00000000" w:rsidRPr="00000000">
              <w:rPr>
                <w:sz w:val="20"/>
                <w:szCs w:val="20"/>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5">
            <w:pPr>
              <w:rPr>
                <w:sz w:val="20"/>
                <w:szCs w:val="20"/>
              </w:rPr>
            </w:pPr>
            <w:r w:rsidDel="00000000" w:rsidR="00000000" w:rsidRPr="00000000">
              <w:rPr>
                <w:sz w:val="20"/>
                <w:szCs w:val="20"/>
                <w:rtl w:val="0"/>
              </w:rPr>
              <w:t xml:space="preserve">Selects inventory type (Battery / Charger / Paraphernalia). Downloads CSV template.</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6">
            <w:pPr>
              <w:rPr>
                <w:sz w:val="20"/>
                <w:szCs w:val="20"/>
              </w:rPr>
            </w:pPr>
            <w:r w:rsidDel="00000000" w:rsidR="00000000" w:rsidRPr="00000000">
              <w:rPr>
                <w:sz w:val="20"/>
                <w:szCs w:val="20"/>
                <w:rtl w:val="0"/>
              </w:rPr>
              <w:t xml:space="preserve">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7">
            <w:pPr>
              <w:rPr>
                <w:sz w:val="20"/>
                <w:szCs w:val="20"/>
              </w:rPr>
            </w:pPr>
            <w:r w:rsidDel="00000000" w:rsidR="00000000" w:rsidRPr="00000000">
              <w:rPr>
                <w:sz w:val="20"/>
                <w:szCs w:val="20"/>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8">
            <w:pPr>
              <w:rPr>
                <w:sz w:val="20"/>
                <w:szCs w:val="20"/>
              </w:rPr>
            </w:pPr>
            <w:r w:rsidDel="00000000" w:rsidR="00000000" w:rsidRPr="00000000">
              <w:rPr>
                <w:sz w:val="20"/>
                <w:szCs w:val="20"/>
                <w:rtl w:val="0"/>
              </w:rPr>
              <w:t xml:space="preserve">Fills CSV with serial numbers and all required fields. Re-uploads. System validates: format, required fields, duplicate serials, model existence in product master.</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9">
            <w:pPr>
              <w:rPr>
                <w:sz w:val="20"/>
                <w:szCs w:val="20"/>
              </w:rPr>
            </w:pPr>
            <w:r w:rsidDel="00000000" w:rsidR="00000000" w:rsidRPr="00000000">
              <w:rPr>
                <w:sz w:val="20"/>
                <w:szCs w:val="20"/>
                <w:rtl w:val="0"/>
              </w:rPr>
              <w:t xml:space="preserve">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A">
            <w:pPr>
              <w:rPr>
                <w:sz w:val="20"/>
                <w:szCs w:val="20"/>
              </w:rPr>
            </w:pPr>
            <w:r w:rsidDel="00000000" w:rsidR="00000000" w:rsidRPr="00000000">
              <w:rPr>
                <w:sz w:val="20"/>
                <w:szCs w:val="20"/>
                <w:rtl w:val="0"/>
              </w:rPr>
              <w:t xml:space="preserve">System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B">
            <w:pPr>
              <w:rPr>
                <w:sz w:val="20"/>
                <w:szCs w:val="20"/>
              </w:rPr>
            </w:pPr>
            <w:r w:rsidDel="00000000" w:rsidR="00000000" w:rsidRPr="00000000">
              <w:rPr>
                <w:sz w:val="20"/>
                <w:szCs w:val="20"/>
                <w:rtl w:val="0"/>
              </w:rPr>
              <w:t xml:space="preserve">On clean import: creates inventory rows with status = 'available', dealer_id set, creates upload_event record, notifies dealer.</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C">
            <w:pPr>
              <w:rPr>
                <w:sz w:val="20"/>
                <w:szCs w:val="20"/>
              </w:rPr>
            </w:pPr>
            <w:r w:rsidDel="00000000" w:rsidR="00000000" w:rsidRPr="00000000">
              <w:rPr>
                <w:sz w:val="20"/>
                <w:szCs w:val="20"/>
                <w:rtl w:val="0"/>
              </w:rPr>
              <w:t xml:space="preserve">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D">
            <w:pPr>
              <w:rPr>
                <w:sz w:val="20"/>
                <w:szCs w:val="20"/>
              </w:rPr>
            </w:pPr>
            <w:r w:rsidDel="00000000" w:rsidR="00000000" w:rsidRPr="00000000">
              <w:rPr>
                <w:sz w:val="20"/>
                <w:szCs w:val="20"/>
                <w:rtl w:val="0"/>
              </w:rPr>
              <w:t xml:space="preserve">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E">
            <w:pPr>
              <w:rPr>
                <w:sz w:val="20"/>
                <w:szCs w:val="20"/>
              </w:rPr>
            </w:pPr>
            <w:r w:rsidDel="00000000" w:rsidR="00000000" w:rsidRPr="00000000">
              <w:rPr>
                <w:rFonts w:ascii="Arial Unicode MS" w:cs="Arial Unicode MS" w:eastAsia="Arial Unicode MS" w:hAnsi="Arial Unicode MS"/>
                <w:sz w:val="20"/>
                <w:szCs w:val="20"/>
                <w:rtl w:val="0"/>
              </w:rPr>
              <w:t xml:space="preserve">Logs in. Opens Inventory → Batteries tab. Sees all uploaded serials in table view with age, SOC, status. Can filter, search, and view detail cards.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7FF">
            <w:pPr>
              <w:rPr>
                <w:sz w:val="20"/>
                <w:szCs w:val="20"/>
              </w:rPr>
            </w:pPr>
            <w:r w:rsidDel="00000000" w:rsidR="00000000" w:rsidRPr="00000000">
              <w:rPr>
                <w:sz w:val="20"/>
                <w:szCs w:val="20"/>
                <w:rtl w:val="0"/>
              </w:rPr>
              <w:t xml:space="preserve">7</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0">
            <w:pPr>
              <w:rPr>
                <w:sz w:val="20"/>
                <w:szCs w:val="20"/>
              </w:rPr>
            </w:pPr>
            <w:r w:rsidDel="00000000" w:rsidR="00000000" w:rsidRPr="00000000">
              <w:rPr>
                <w:sz w:val="20"/>
                <w:szCs w:val="20"/>
                <w:rtl w:val="0"/>
              </w:rPr>
              <w:t xml:space="preserve">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1">
            <w:pPr>
              <w:rPr>
                <w:sz w:val="20"/>
                <w:szCs w:val="20"/>
              </w:rPr>
            </w:pPr>
            <w:r w:rsidDel="00000000" w:rsidR="00000000" w:rsidRPr="00000000">
              <w:rPr>
                <w:sz w:val="20"/>
                <w:szCs w:val="20"/>
                <w:rtl w:val="0"/>
              </w:rPr>
              <w:t xml:space="preserve">Opens Step 4 for a lead. Battery list loads from dealer's available inventory via GET /api/inventory/dealer/:dealerId/batteries?status=available, sorted oldest first.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2">
            <w:pPr>
              <w:rPr>
                <w:sz w:val="20"/>
                <w:szCs w:val="20"/>
              </w:rPr>
            </w:pPr>
            <w:r w:rsidDel="00000000" w:rsidR="00000000" w:rsidRPr="00000000">
              <w:rPr>
                <w:sz w:val="20"/>
                <w:szCs w:val="20"/>
                <w:rtl w:val="0"/>
              </w:rPr>
              <w:t xml:space="preserve">8</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3">
            <w:pPr>
              <w:rPr>
                <w:sz w:val="20"/>
                <w:szCs w:val="20"/>
              </w:rPr>
            </w:pPr>
            <w:r w:rsidDel="00000000" w:rsidR="00000000" w:rsidRPr="00000000">
              <w:rPr>
                <w:sz w:val="20"/>
                <w:szCs w:val="20"/>
                <w:rtl w:val="0"/>
              </w:rPr>
              <w:t xml:space="preserve">System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4">
            <w:pPr>
              <w:rPr>
                <w:sz w:val="20"/>
                <w:szCs w:val="20"/>
              </w:rPr>
            </w:pPr>
            <w:r w:rsidDel="00000000" w:rsidR="00000000" w:rsidRPr="00000000">
              <w:rPr>
                <w:sz w:val="20"/>
                <w:szCs w:val="20"/>
                <w:rtl w:val="0"/>
              </w:rPr>
              <w:t xml:space="preserve">Step 4 uses product_master to calculate base_price, enforce min_allowed_price and max_dealer_margin in real-time.</w:t>
            </w:r>
          </w:p>
        </w:tc>
      </w:tr>
      <w:tr>
        <w:trPr>
          <w:cantSplit w:val="0"/>
          <w:trHeight w:val="17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5">
            <w:pPr>
              <w:rPr>
                <w:sz w:val="20"/>
                <w:szCs w:val="20"/>
              </w:rPr>
            </w:pPr>
            <w:r w:rsidDel="00000000" w:rsidR="00000000" w:rsidRPr="00000000">
              <w:rPr>
                <w:sz w:val="20"/>
                <w:szCs w:val="20"/>
                <w:rtl w:val="0"/>
              </w:rPr>
              <w:t xml:space="preserve">9</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6">
            <w:pPr>
              <w:rPr>
                <w:sz w:val="20"/>
                <w:szCs w:val="20"/>
              </w:rPr>
            </w:pPr>
            <w:r w:rsidDel="00000000" w:rsidR="00000000" w:rsidRPr="00000000">
              <w:rPr>
                <w:sz w:val="20"/>
                <w:szCs w:val="20"/>
                <w:rtl w:val="0"/>
              </w:rPr>
              <w:t xml:space="preserve">Finance path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7">
            <w:pPr>
              <w:rPr>
                <w:sz w:val="20"/>
                <w:szCs w:val="20"/>
              </w:rPr>
            </w:pPr>
            <w:r w:rsidDel="00000000" w:rsidR="00000000" w:rsidRPr="00000000">
              <w:rPr>
                <w:rFonts w:ascii="Arial Unicode MS" w:cs="Arial Unicode MS" w:eastAsia="Arial Unicode MS" w:hAnsi="Arial Unicode MS"/>
                <w:sz w:val="20"/>
                <w:szCs w:val="20"/>
                <w:rtl w:val="0"/>
              </w:rPr>
              <w:t xml:space="preserve">Dealer submits Step 4 → POST /api/lead/:leadId/reserve-inventory → inventory.status = 'reserved', linked_lead_id set. Admin sanctions loan. On OTP confirm → POST /api/inventory/:serial/sell → inventory.status = 'sold'. Warranty FK to inventory.serial_number created.</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8">
            <w:pPr>
              <w:rPr>
                <w:sz w:val="20"/>
                <w:szCs w:val="20"/>
              </w:rPr>
            </w:pPr>
            <w:r w:rsidDel="00000000" w:rsidR="00000000" w:rsidRPr="00000000">
              <w:rPr>
                <w:sz w:val="20"/>
                <w:szCs w:val="20"/>
                <w:rtl w:val="0"/>
              </w:rPr>
              <w:t xml:space="preserve">10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9">
            <w:pPr>
              <w:rPr>
                <w:sz w:val="20"/>
                <w:szCs w:val="20"/>
              </w:rPr>
            </w:pPr>
            <w:r w:rsidDel="00000000" w:rsidR="00000000" w:rsidRPr="00000000">
              <w:rPr>
                <w:sz w:val="20"/>
                <w:szCs w:val="20"/>
                <w:rtl w:val="0"/>
              </w:rPr>
              <w:t xml:space="preserve">Cash path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A">
            <w:pPr>
              <w:rPr>
                <w:sz w:val="20"/>
                <w:szCs w:val="20"/>
              </w:rPr>
            </w:pPr>
            <w:r w:rsidDel="00000000" w:rsidR="00000000" w:rsidRPr="00000000">
              <w:rPr>
                <w:rFonts w:ascii="Arial Unicode MS" w:cs="Arial Unicode MS" w:eastAsia="Arial Unicode MS" w:hAnsi="Arial Unicode MS"/>
                <w:sz w:val="20"/>
                <w:szCs w:val="20"/>
                <w:rtl w:val="0"/>
              </w:rPr>
              <w:t xml:space="preserve">Dealer clicks Confirm Sale → single transaction: inventory.status = 'sold' immediately. Warranty record created with FK to inventory.serial_number.</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B">
            <w:pPr>
              <w:rPr>
                <w:sz w:val="20"/>
                <w:szCs w:val="20"/>
              </w:rPr>
            </w:pPr>
            <w:r w:rsidDel="00000000" w:rsidR="00000000" w:rsidRPr="00000000">
              <w:rPr>
                <w:sz w:val="20"/>
                <w:szCs w:val="20"/>
                <w:rtl w:val="0"/>
              </w:rPr>
              <w:t xml:space="preserve">11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C">
            <w:pPr>
              <w:rPr>
                <w:sz w:val="20"/>
                <w:szCs w:val="20"/>
              </w:rPr>
            </w:pPr>
            <w:r w:rsidDel="00000000" w:rsidR="00000000" w:rsidRPr="00000000">
              <w:rPr>
                <w:sz w:val="20"/>
                <w:szCs w:val="20"/>
                <w:rtl w:val="0"/>
              </w:rPr>
              <w:t xml:space="preserve">Admin (ongoing)</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0D">
            <w:pPr>
              <w:rPr>
                <w:sz w:val="20"/>
                <w:szCs w:val="20"/>
              </w:rPr>
            </w:pPr>
            <w:r w:rsidDel="00000000" w:rsidR="00000000" w:rsidRPr="00000000">
              <w:rPr>
                <w:sz w:val="20"/>
                <w:szCs w:val="20"/>
                <w:rtl w:val="0"/>
              </w:rPr>
              <w:t xml:space="preserve">Views inventory dashboard across all dealers. Runs ageing report. Initiates write-offs for damaged stock. Transfers slow-moving stock between dealers.</w:t>
            </w:r>
          </w:p>
        </w:tc>
      </w:tr>
    </w:tbl>
    <w:p w:rsidR="00000000" w:rsidDel="00000000" w:rsidP="00000000" w:rsidRDefault="00000000" w:rsidRPr="00000000" w14:paraId="0000180E">
      <w:pPr>
        <w:rPr>
          <w:b w:val="1"/>
          <w:bCs w:val="1"/>
          <w:color w:val="ffffff"/>
          <w:sz w:val="34"/>
          <w:szCs w:val="34"/>
          <w:shd w:fill="134f5c" w:val="clear"/>
        </w:rPr>
      </w:pPr>
      <w:r w:rsidDel="00000000" w:rsidR="00000000" w:rsidRPr="00000000">
        <w:rPr>
          <w:b w:val="1"/>
          <w:bCs w:val="1"/>
          <w:color w:val="ffffff"/>
          <w:sz w:val="34"/>
          <w:szCs w:val="34"/>
          <w:shd w:fill="134f5c" w:val="clear"/>
          <w:rtl w:val="0"/>
        </w:rPr>
        <w:t xml:space="preserve">Integration, API Contracts &amp; Business Rules</w:t>
      </w:r>
    </w:p>
    <w:p w:rsidR="00000000" w:rsidDel="00000000" w:rsidP="00000000" w:rsidRDefault="00000000" w:rsidRPr="00000000" w14:paraId="0000180F">
      <w:pPr>
        <w:rPr>
          <w:b w:val="1"/>
          <w:bCs w:val="1"/>
          <w:color w:val="003366"/>
          <w:sz w:val="38"/>
          <w:szCs w:val="38"/>
          <w:highlight w:val="white"/>
        </w:rPr>
      </w:pPr>
      <w:r w:rsidDel="00000000" w:rsidR="00000000" w:rsidRPr="00000000">
        <w:rPr>
          <w:rFonts w:ascii="Arial Unicode MS" w:cs="Arial Unicode MS" w:eastAsia="Arial Unicode MS" w:hAnsi="Arial Unicode MS"/>
          <w:b w:val="1"/>
          <w:bCs w:val="1"/>
          <w:color w:val="003366"/>
          <w:sz w:val="38"/>
          <w:szCs w:val="38"/>
          <w:highlight w:val="white"/>
          <w:rtl w:val="0"/>
        </w:rPr>
        <w:t xml:space="preserve">STEP 4 ↔ INVENTORY INTEGRATION</w:t>
      </w:r>
    </w:p>
    <w:p w:rsidR="00000000" w:rsidDel="00000000" w:rsidP="00000000" w:rsidRDefault="00000000" w:rsidRPr="00000000" w14:paraId="00001810">
      <w:pPr>
        <w:spacing w:after="60" w:before="60" w:lineRule="auto"/>
        <w:rPr>
          <w:b w:val="1"/>
          <w:bCs w:val="1"/>
          <w:color w:val="003366"/>
          <w:sz w:val="20"/>
          <w:szCs w:val="20"/>
          <w:highlight w:val="white"/>
        </w:rPr>
      </w:pPr>
      <w:r w:rsidDel="00000000" w:rsidR="00000000" w:rsidRPr="00000000">
        <w:rPr>
          <w:sz w:val="20"/>
          <w:szCs w:val="20"/>
          <w:highlight w:val="white"/>
          <w:rtl w:val="0"/>
        </w:rPr>
        <w:t xml:space="preserve">This section resolves the primary integration gap identified in the BRD review: Step 4 (Product Selection) must query real dealer inventory — not a generic product catalogue — and must update inventory status atomically when a sale is confirmed. Without this linkage the inventory lifecycle defined in Section 5.0 cannot function</w:t>
      </w:r>
      <w:r w:rsidDel="00000000" w:rsidR="00000000" w:rsidRPr="00000000">
        <w:rPr>
          <w:b w:val="1"/>
          <w:bCs w:val="1"/>
          <w:color w:val="003366"/>
          <w:sz w:val="20"/>
          <w:szCs w:val="20"/>
          <w:highlight w:val="white"/>
          <w:rtl w:val="0"/>
        </w:rPr>
        <w:t xml:space="preserve">.</w:t>
      </w:r>
    </w:p>
    <w:p w:rsidR="00000000" w:rsidDel="00000000" w:rsidP="00000000" w:rsidRDefault="00000000" w:rsidRPr="00000000" w14:paraId="00001811">
      <w:pPr>
        <w:rPr>
          <w:b w:val="1"/>
          <w:bCs w:val="1"/>
          <w:color w:val="c0392b"/>
          <w:sz w:val="20"/>
          <w:szCs w:val="20"/>
          <w:highlight w:val="white"/>
        </w:rPr>
      </w:pPr>
      <w:r w:rsidDel="00000000" w:rsidR="00000000" w:rsidRPr="00000000">
        <w:rPr>
          <w:b w:val="1"/>
          <w:bCs w:val="1"/>
          <w:color w:val="c0392b"/>
          <w:sz w:val="20"/>
          <w:szCs w:val="20"/>
          <w:highlight w:val="white"/>
          <w:rtl w:val="0"/>
        </w:rPr>
        <w:t xml:space="preserve">Critical Gap Resolved</w:t>
      </w:r>
    </w:p>
    <w:p w:rsidR="00000000" w:rsidDel="00000000" w:rsidP="00000000" w:rsidRDefault="00000000" w:rsidRPr="00000000" w14:paraId="00001812">
      <w:pPr>
        <w:spacing w:after="60" w:before="60" w:lineRule="auto"/>
        <w:rPr>
          <w:color w:val="003366"/>
          <w:sz w:val="19"/>
          <w:szCs w:val="19"/>
          <w:highlight w:val="white"/>
        </w:rPr>
      </w:pPr>
      <w:r w:rsidDel="00000000" w:rsidR="00000000" w:rsidRPr="00000000">
        <w:rPr>
          <w:color w:val="003366"/>
          <w:sz w:val="19"/>
          <w:szCs w:val="19"/>
          <w:highlight w:val="white"/>
          <w:rtl w:val="0"/>
        </w:rPr>
        <w:t xml:space="preserve">Previous Step 4 spec referenced generic product endpoints (/api/inventory/products, /api/inventory/categories). These must be replaced with dealer-specific inventory queries. The inventory table, now fully defined in Section 5.0.9, is the authoritative source. All Step 4 product selection calls must query inventory rows, not product master rows directly.</w:t>
      </w:r>
    </w:p>
    <w:p w:rsidR="00000000" w:rsidDel="00000000" w:rsidP="00000000" w:rsidRDefault="00000000" w:rsidRPr="00000000" w14:paraId="00001813">
      <w:pPr>
        <w:spacing w:after="60" w:before="60" w:lineRule="auto"/>
        <w:rPr>
          <w:b w:val="1"/>
          <w:bCs w:val="1"/>
          <w:color w:val="1b7a8a"/>
          <w:sz w:val="28"/>
          <w:szCs w:val="28"/>
          <w:highlight w:val="white"/>
        </w:rPr>
      </w:pPr>
      <w:r w:rsidDel="00000000" w:rsidR="00000000" w:rsidRPr="00000000">
        <w:rPr>
          <w:b w:val="1"/>
          <w:bCs w:val="1"/>
          <w:color w:val="1b7a8a"/>
          <w:sz w:val="28"/>
          <w:szCs w:val="28"/>
          <w:highlight w:val="white"/>
          <w:rtl w:val="0"/>
        </w:rPr>
        <w:t xml:space="preserve">Step 4 — Corrected Battery Fetch API</w:t>
      </w:r>
    </w:p>
    <w:p w:rsidR="00000000" w:rsidDel="00000000" w:rsidP="00000000" w:rsidRDefault="00000000" w:rsidRPr="00000000" w14:paraId="00001814">
      <w:pPr>
        <w:spacing w:after="60" w:before="60" w:lineRule="auto"/>
        <w:rPr>
          <w:b w:val="1"/>
          <w:bCs w:val="1"/>
          <w:color w:val="1b7a8a"/>
          <w:sz w:val="28"/>
          <w:szCs w:val="28"/>
          <w:highlight w:val="white"/>
        </w:rPr>
      </w:pPr>
      <w:r w:rsidDel="00000000" w:rsidR="00000000" w:rsidRPr="00000000">
        <w:rPr>
          <w:rtl w:val="0"/>
        </w:rPr>
      </w:r>
    </w:p>
    <w:tbl>
      <w:tblPr>
        <w:tblStyle w:val="Table19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441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815">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BEFORE (incorrect — generic product list, no inventory linkage)</w:t>
            </w:r>
          </w:p>
          <w:p w:rsidR="00000000" w:rsidDel="00000000" w:rsidP="00000000" w:rsidRDefault="00000000" w:rsidRPr="00000000" w14:paraId="00001816">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GET /api/inventory/products?category=3-Wheeler</w:t>
            </w:r>
          </w:p>
          <w:p w:rsidR="00000000" w:rsidDel="00000000" w:rsidP="00000000" w:rsidRDefault="00000000" w:rsidRPr="00000000" w14:paraId="00001817">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818">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AFTER (correct — dealer's actual available inventory)</w:t>
            </w:r>
          </w:p>
          <w:p w:rsidR="00000000" w:rsidDel="00000000" w:rsidP="00000000" w:rsidRDefault="00000000" w:rsidRPr="00000000" w14:paraId="00001819">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GET /api/inventory/dealer/:dealerId/batteries</w:t>
            </w:r>
          </w:p>
          <w:p w:rsidR="00000000" w:rsidDel="00000000" w:rsidP="00000000" w:rsidRDefault="00000000" w:rsidRPr="00000000" w14:paraId="0000181A">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?status=available</w:t>
            </w:r>
          </w:p>
          <w:p w:rsidR="00000000" w:rsidDel="00000000" w:rsidP="00000000" w:rsidRDefault="00000000" w:rsidRPr="00000000" w14:paraId="0000181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&amp;category=3W</w:t>
            </w:r>
          </w:p>
          <w:p w:rsidR="00000000" w:rsidDel="00000000" w:rsidP="00000000" w:rsidRDefault="00000000" w:rsidRPr="00000000" w14:paraId="0000181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&amp;subCategory=51.2-105AH</w:t>
            </w:r>
          </w:p>
          <w:p w:rsidR="00000000" w:rsidDel="00000000" w:rsidP="00000000" w:rsidRDefault="00000000" w:rsidRPr="00000000" w14:paraId="0000181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&amp;sort=invoice_date_asc</w:t>
            </w:r>
          </w:p>
          <w:p w:rsidR="00000000" w:rsidDel="00000000" w:rsidP="00000000" w:rsidRDefault="00000000" w:rsidRPr="00000000" w14:paraId="0000181E">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81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Auth: JWT required. dealerId in path must match token.dealer_id.</w:t>
            </w:r>
          </w:p>
          <w:p w:rsidR="00000000" w:rsidDel="00000000" w:rsidP="00000000" w:rsidRDefault="00000000" w:rsidRPr="00000000" w14:paraId="00001820">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403 Forbidden if path dealerId != token.dealer_id.</w:t>
            </w:r>
          </w:p>
          <w:p w:rsidR="00000000" w:rsidDel="00000000" w:rsidP="00000000" w:rsidRDefault="00000000" w:rsidRPr="00000000" w14:paraId="00001821">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82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Response: [{ serialNumber, materialCode, modelNumber, category, subCategory,</w:t>
            </w:r>
          </w:p>
          <w:p w:rsidR="00000000" w:rsidDel="00000000" w:rsidP="00000000" w:rsidRDefault="00000000" w:rsidRPr="00000000" w14:paraId="00001823">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voltageV, capacityAh, starRating, soldDate, inventoryAge,</w:t>
            </w:r>
          </w:p>
          <w:p w:rsidR="00000000" w:rsidDel="00000000" w:rsidP="00000000" w:rsidRDefault="00000000" w:rsidRPr="00000000" w14:paraId="00001824">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soc, status, oemWarrantyExpiry }]</w:t>
            </w:r>
          </w:p>
          <w:p w:rsidR="00000000" w:rsidDel="00000000" w:rsidP="00000000" w:rsidRDefault="00000000" w:rsidRPr="00000000" w14:paraId="00001825">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826">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Business rule: Only rows with status = 'available' returned.</w:t>
            </w:r>
          </w:p>
          <w:p w:rsidR="00000000" w:rsidDel="00000000" w:rsidP="00000000" w:rsidRDefault="00000000" w:rsidRPr="00000000" w14:paraId="00001827">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Row with linked_lead_id set for any other lead must</w:t>
            </w:r>
          </w:p>
          <w:p w:rsidR="00000000" w:rsidDel="00000000" w:rsidP="00000000" w:rsidRDefault="00000000" w:rsidRPr="00000000" w14:paraId="00001828">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not appear regardless of status display.</w:t>
            </w:r>
          </w:p>
        </w:tc>
      </w:tr>
    </w:tbl>
    <w:p w:rsidR="00000000" w:rsidDel="00000000" w:rsidP="00000000" w:rsidRDefault="00000000" w:rsidRPr="00000000" w14:paraId="00001829">
      <w:pPr>
        <w:spacing w:after="60" w:before="60" w:lineRule="auto"/>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82A">
      <w:pPr>
        <w:rPr>
          <w:b w:val="1"/>
          <w:bCs w:val="1"/>
          <w:color w:val="1b7a8a"/>
          <w:sz w:val="28"/>
          <w:szCs w:val="28"/>
          <w:highlight w:val="white"/>
        </w:rPr>
      </w:pPr>
      <w:r w:rsidDel="00000000" w:rsidR="00000000" w:rsidRPr="00000000">
        <w:rPr>
          <w:b w:val="1"/>
          <w:bCs w:val="1"/>
          <w:color w:val="1b7a8a"/>
          <w:sz w:val="28"/>
          <w:szCs w:val="28"/>
          <w:highlight w:val="white"/>
          <w:rtl w:val="0"/>
        </w:rPr>
        <w:t xml:space="preserve">Reserve Inventory — On Step 4 Submission (Finance Path)</w:t>
      </w:r>
    </w:p>
    <w:p w:rsidR="00000000" w:rsidDel="00000000" w:rsidP="00000000" w:rsidRDefault="00000000" w:rsidRPr="00000000" w14:paraId="0000182B">
      <w:pPr>
        <w:rPr>
          <w:sz w:val="20"/>
          <w:szCs w:val="20"/>
          <w:highlight w:val="white"/>
        </w:rPr>
      </w:pPr>
      <w:r w:rsidDel="00000000" w:rsidR="00000000" w:rsidRPr="00000000">
        <w:rPr>
          <w:sz w:val="20"/>
          <w:szCs w:val="20"/>
          <w:highlight w:val="white"/>
          <w:rtl w:val="0"/>
        </w:rPr>
        <w:t xml:space="preserve">When a dealer submits Step 4 (finance path), inventory must be atomically reserved before the lead enters the admin queue. This prevents two dealers selecting the same serial concurrently</w:t>
      </w:r>
    </w:p>
    <w:p w:rsidR="00000000" w:rsidDel="00000000" w:rsidP="00000000" w:rsidRDefault="00000000" w:rsidRPr="00000000" w14:paraId="0000182C">
      <w:pPr>
        <w:rPr>
          <w:sz w:val="20"/>
          <w:szCs w:val="20"/>
          <w:highlight w:val="white"/>
        </w:rPr>
      </w:pPr>
      <w:r w:rsidDel="00000000" w:rsidR="00000000" w:rsidRPr="00000000">
        <w:rPr>
          <w:rtl w:val="0"/>
        </w:rPr>
      </w:r>
    </w:p>
    <w:tbl>
      <w:tblPr>
        <w:tblStyle w:val="Table19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621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82D">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POST /api/lead/:leadId/reserve-inventory</w:t>
            </w:r>
          </w:p>
          <w:p w:rsidR="00000000" w:rsidDel="00000000" w:rsidP="00000000" w:rsidRDefault="00000000" w:rsidRPr="00000000" w14:paraId="0000182E">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82F">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Request:</w:t>
            </w:r>
          </w:p>
          <w:p w:rsidR="00000000" w:rsidDel="00000000" w:rsidP="00000000" w:rsidRDefault="00000000" w:rsidRPr="00000000" w14:paraId="00001830">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"batterySerial": "BAT12345",</w:t>
            </w:r>
          </w:p>
          <w:p w:rsidR="00000000" w:rsidDel="00000000" w:rsidP="00000000" w:rsidRDefault="00000000" w:rsidRPr="00000000" w14:paraId="00001831">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"chargerSerial": "CHR98765",</w:t>
            </w:r>
          </w:p>
          <w:p w:rsidR="00000000" w:rsidDel="00000000" w:rsidP="00000000" w:rsidRDefault="00000000" w:rsidRPr="00000000" w14:paraId="00001832">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"dealerId":      "DLR-001"</w:t>
            </w:r>
          </w:p>
          <w:p w:rsidR="00000000" w:rsidDel="00000000" w:rsidP="00000000" w:rsidRDefault="00000000" w:rsidRPr="00000000" w14:paraId="00001833">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w:t>
            </w:r>
          </w:p>
          <w:p w:rsidR="00000000" w:rsidDel="00000000" w:rsidP="00000000" w:rsidRDefault="00000000" w:rsidRPr="00000000" w14:paraId="00001834">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835">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Server-side transaction:</w:t>
            </w:r>
          </w:p>
          <w:p w:rsidR="00000000" w:rsidDel="00000000" w:rsidP="00000000" w:rsidRDefault="00000000" w:rsidRPr="00000000" w14:paraId="00001836">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BEGIN TRANSACTION</w:t>
            </w:r>
          </w:p>
          <w:p w:rsidR="00000000" w:rsidDel="00000000" w:rsidP="00000000" w:rsidRDefault="00000000" w:rsidRPr="00000000" w14:paraId="00001837">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1. SELECT inventory WHERE serial_number = batterySerial</w:t>
            </w:r>
          </w:p>
          <w:p w:rsidR="00000000" w:rsidDel="00000000" w:rsidP="00000000" w:rsidRDefault="00000000" w:rsidRPr="00000000" w14:paraId="00001838">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AND dealer_id = dealerId</w:t>
            </w:r>
          </w:p>
          <w:p w:rsidR="00000000" w:rsidDel="00000000" w:rsidP="00000000" w:rsidRDefault="00000000" w:rsidRPr="00000000" w14:paraId="0000183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AND status = 'available'</w:t>
            </w:r>
          </w:p>
          <w:p w:rsidR="00000000" w:rsidDel="00000000" w:rsidP="00000000" w:rsidRDefault="00000000" w:rsidRPr="00000000" w14:paraId="0000183A">
            <w:pPr>
              <w:spacing w:after="20" w:before="20" w:lineRule="auto"/>
              <w:rPr>
                <w:rFonts w:ascii="Courier New" w:cs="Courier New" w:eastAsia="Courier New" w:hAnsi="Courier New"/>
                <w:color w:val="1a1a2e"/>
                <w:sz w:val="16"/>
                <w:szCs w:val="16"/>
                <w:highlight w:val="white"/>
              </w:rPr>
            </w:pPr>
            <w:r w:rsidDel="00000000" w:rsidR="00000000" w:rsidRPr="00000000">
              <w:rPr>
                <w:rFonts w:ascii="Fira Mono" w:cs="Fira Mono" w:eastAsia="Fira Mono" w:hAnsi="Fira Mono"/>
                <w:color w:val="1a1a2e"/>
                <w:sz w:val="16"/>
                <w:szCs w:val="16"/>
                <w:highlight w:val="white"/>
                <w:rtl w:val="0"/>
              </w:rPr>
              <w:t xml:space="preserve">     FOR UPDATE  ← row-level lock prevents race condition</w:t>
            </w:r>
          </w:p>
          <w:p w:rsidR="00000000" w:rsidDel="00000000" w:rsidP="00000000" w:rsidRDefault="00000000" w:rsidRPr="00000000" w14:paraId="0000183B">
            <w:pPr>
              <w:spacing w:after="20" w:before="20" w:lineRule="auto"/>
              <w:rPr>
                <w:rFonts w:ascii="Courier New" w:cs="Courier New" w:eastAsia="Courier New" w:hAnsi="Courier New"/>
                <w:color w:val="1a1a2e"/>
                <w:sz w:val="16"/>
                <w:szCs w:val="16"/>
                <w:highlight w:val="white"/>
              </w:rPr>
            </w:pPr>
            <w:r w:rsidDel="00000000" w:rsidR="00000000" w:rsidRPr="00000000">
              <w:rPr>
                <w:rFonts w:ascii="Fira Mono" w:cs="Fira Mono" w:eastAsia="Fira Mono" w:hAnsi="Fira Mono"/>
                <w:color w:val="1a1a2e"/>
                <w:sz w:val="16"/>
                <w:szCs w:val="16"/>
                <w:highlight w:val="white"/>
                <w:rtl w:val="0"/>
              </w:rPr>
              <w:t xml:space="preserve">  2. If not found or status != available: ROLLBACK → 409 Conflict</w:t>
            </w:r>
          </w:p>
          <w:p w:rsidR="00000000" w:rsidDel="00000000" w:rsidP="00000000" w:rsidRDefault="00000000" w:rsidRPr="00000000" w14:paraId="0000183C">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 "error": "INVENTORY_NOT_AVAILABLE",</w:t>
            </w:r>
          </w:p>
          <w:p w:rsidR="00000000" w:rsidDel="00000000" w:rsidP="00000000" w:rsidRDefault="00000000" w:rsidRPr="00000000" w14:paraId="0000183D">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"message": "Battery BAT12345 is no longer available." }</w:t>
            </w:r>
          </w:p>
          <w:p w:rsidR="00000000" w:rsidDel="00000000" w:rsidP="00000000" w:rsidRDefault="00000000" w:rsidRPr="00000000" w14:paraId="0000183E">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3. UPDATE inventory SET status='reserved', linked_lead_id=leadId,</w:t>
            </w:r>
          </w:p>
          <w:p w:rsidR="00000000" w:rsidDel="00000000" w:rsidP="00000000" w:rsidRDefault="00000000" w:rsidRPr="00000000" w14:paraId="0000183F">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updated_at=NOW WHERE serial_number=batterySerial</w:t>
            </w:r>
          </w:p>
          <w:p w:rsidR="00000000" w:rsidDel="00000000" w:rsidP="00000000" w:rsidRDefault="00000000" w:rsidRPr="00000000" w14:paraId="00001840">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4. Repeat steps 1–3 for chargerSerial</w:t>
            </w:r>
          </w:p>
          <w:p w:rsidR="00000000" w:rsidDel="00000000" w:rsidP="00000000" w:rsidRDefault="00000000" w:rsidRPr="00000000" w14:paraId="00001841">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5. INSERT inventory_events (reserve event for both serials)</w:t>
            </w:r>
          </w:p>
          <w:p w:rsidR="00000000" w:rsidDel="00000000" w:rsidP="00000000" w:rsidRDefault="00000000" w:rsidRPr="00000000" w14:paraId="00001842">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6. COMMIT</w:t>
            </w:r>
          </w:p>
          <w:p w:rsidR="00000000" w:rsidDel="00000000" w:rsidP="00000000" w:rsidRDefault="00000000" w:rsidRPr="00000000" w14:paraId="00001843">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844">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Response 200:</w:t>
            </w:r>
          </w:p>
          <w:p w:rsidR="00000000" w:rsidDel="00000000" w:rsidP="00000000" w:rsidRDefault="00000000" w:rsidRPr="00000000" w14:paraId="00001845">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"success": true, "batteryReserved": "BAT12345", "chargerReserved": "CHR98765" }</w:t>
            </w:r>
          </w:p>
          <w:p w:rsidR="00000000" w:rsidDel="00000000" w:rsidP="00000000" w:rsidRDefault="00000000" w:rsidRPr="00000000" w14:paraId="00001846">
            <w:pPr>
              <w:spacing w:after="20" w:before="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1847">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Response 409 (conflict):</w:t>
            </w:r>
          </w:p>
          <w:p w:rsidR="00000000" w:rsidDel="00000000" w:rsidP="00000000" w:rsidRDefault="00000000" w:rsidRPr="00000000" w14:paraId="00001848">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"success": false, "error": "INVENTORY_NOT_AVAILABLE",</w:t>
            </w:r>
          </w:p>
          <w:p w:rsidR="00000000" w:rsidDel="00000000" w:rsidP="00000000" w:rsidRDefault="00000000" w:rsidRPr="00000000" w14:paraId="00001849">
            <w:pPr>
              <w:spacing w:after="20" w:before="20" w:lineRule="auto"/>
              <w:rPr>
                <w:rFonts w:ascii="Courier New" w:cs="Courier New" w:eastAsia="Courier New" w:hAnsi="Courier New"/>
                <w:color w:val="1a1a2e"/>
                <w:sz w:val="16"/>
                <w:szCs w:val="16"/>
                <w:highlight w:val="white"/>
              </w:rPr>
            </w:pPr>
            <w:r w:rsidDel="00000000" w:rsidR="00000000" w:rsidRPr="00000000">
              <w:rPr>
                <w:rFonts w:ascii="Courier New" w:cs="Courier New" w:eastAsia="Courier New" w:hAnsi="Courier New"/>
                <w:color w:val="1a1a2e"/>
                <w:sz w:val="16"/>
                <w:szCs w:val="16"/>
                <w:highlight w:val="white"/>
                <w:rtl w:val="0"/>
              </w:rPr>
              <w:t xml:space="preserve">  "message": "Battery BAT12345 was selected by another dealer. Please re-select." }</w:t>
            </w:r>
          </w:p>
        </w:tc>
      </w:tr>
    </w:tbl>
    <w:p w:rsidR="00000000" w:rsidDel="00000000" w:rsidP="00000000" w:rsidRDefault="00000000" w:rsidRPr="00000000" w14:paraId="0000184A">
      <w:pPr>
        <w:rPr>
          <w:sz w:val="20"/>
          <w:szCs w:val="20"/>
          <w:highlight w:val="white"/>
        </w:rPr>
      </w:pPr>
      <w:r w:rsidDel="00000000" w:rsidR="00000000" w:rsidRPr="00000000">
        <w:rPr>
          <w:rtl w:val="0"/>
        </w:rPr>
      </w:r>
    </w:p>
    <w:p w:rsidR="00000000" w:rsidDel="00000000" w:rsidP="00000000" w:rsidRDefault="00000000" w:rsidRPr="00000000" w14:paraId="0000184B">
      <w:pPr>
        <w:rPr>
          <w:b w:val="1"/>
          <w:bCs w:val="1"/>
          <w:color w:val="1b7a8a"/>
          <w:sz w:val="28"/>
          <w:szCs w:val="28"/>
          <w:highlight w:val="white"/>
        </w:rPr>
      </w:pPr>
      <w:r w:rsidDel="00000000" w:rsidR="00000000" w:rsidRPr="00000000">
        <w:rPr>
          <w:b w:val="1"/>
          <w:bCs w:val="1"/>
          <w:color w:val="1b7a8a"/>
          <w:sz w:val="28"/>
          <w:szCs w:val="28"/>
          <w:highlight w:val="white"/>
          <w:rtl w:val="0"/>
        </w:rPr>
        <w:t xml:space="preserve">Mark Inventory Sold — On OTP Confirm / Cash Sale</w:t>
      </w:r>
    </w:p>
    <w:p w:rsidR="00000000" w:rsidDel="00000000" w:rsidP="00000000" w:rsidRDefault="00000000" w:rsidRPr="00000000" w14:paraId="0000184C">
      <w:pPr>
        <w:rPr>
          <w:b w:val="1"/>
          <w:bCs w:val="1"/>
          <w:color w:val="1b7a8a"/>
          <w:sz w:val="28"/>
          <w:szCs w:val="28"/>
          <w:highlight w:val="white"/>
        </w:rPr>
      </w:pPr>
      <w:r w:rsidDel="00000000" w:rsidR="00000000" w:rsidRPr="00000000">
        <w:rPr>
          <w:rtl w:val="0"/>
        </w:rPr>
      </w:r>
    </w:p>
    <w:tbl>
      <w:tblPr>
        <w:tblStyle w:val="Table19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582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84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POST /api/inventory/:serialNumber/sell</w:t>
            </w:r>
          </w:p>
          <w:p w:rsidR="00000000" w:rsidDel="00000000" w:rsidP="00000000" w:rsidRDefault="00000000" w:rsidRPr="00000000" w14:paraId="0000184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Called internally by confirm-dispatch (finance) and confirm-cash-sale</w:t>
            </w:r>
          </w:p>
          <w:p w:rsidR="00000000" w:rsidDel="00000000" w:rsidP="00000000" w:rsidRDefault="00000000" w:rsidRPr="00000000" w14:paraId="0000184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Not exposed as a standalone public endpoint</w:t>
            </w:r>
          </w:p>
          <w:p w:rsidR="00000000" w:rsidDel="00000000" w:rsidP="00000000" w:rsidRDefault="00000000" w:rsidRPr="00000000" w14:paraId="00001850">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85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Input (from calling function):</w:t>
            </w:r>
          </w:p>
          <w:p w:rsidR="00000000" w:rsidDel="00000000" w:rsidP="00000000" w:rsidRDefault="00000000" w:rsidRPr="00000000" w14:paraId="0000185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"serialNumber": "BAT12345",</w:t>
            </w:r>
          </w:p>
          <w:p w:rsidR="00000000" w:rsidDel="00000000" w:rsidP="00000000" w:rsidRDefault="00000000" w:rsidRPr="00000000" w14:paraId="00001853">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"leadId":       "IT-2026-0000123",</w:t>
            </w:r>
          </w:p>
          <w:p w:rsidR="00000000" w:rsidDel="00000000" w:rsidP="00000000" w:rsidRDefault="00000000" w:rsidRPr="00000000" w14:paraId="00001854">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"soldAt":       "2026-07-28T15:45:00Z",</w:t>
            </w:r>
          </w:p>
          <w:p w:rsidR="00000000" w:rsidDel="00000000" w:rsidP="00000000" w:rsidRDefault="00000000" w:rsidRPr="00000000" w14:paraId="00001855">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"soldBy":       "dealer_user_id"</w:t>
            </w:r>
          </w:p>
          <w:p w:rsidR="00000000" w:rsidDel="00000000" w:rsidP="00000000" w:rsidRDefault="00000000" w:rsidRPr="00000000" w14:paraId="00001856">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w:t>
            </w:r>
          </w:p>
          <w:p w:rsidR="00000000" w:rsidDel="00000000" w:rsidP="00000000" w:rsidRDefault="00000000" w:rsidRPr="00000000" w14:paraId="00001857">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858">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Transaction (part of the parent confirm-dispatch transaction):</w:t>
            </w:r>
          </w:p>
          <w:p w:rsidR="00000000" w:rsidDel="00000000" w:rsidP="00000000" w:rsidRDefault="00000000" w:rsidRPr="00000000" w14:paraId="00001859">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UPDATE inventory</w:t>
            </w:r>
          </w:p>
          <w:p w:rsidR="00000000" w:rsidDel="00000000" w:rsidP="00000000" w:rsidRDefault="00000000" w:rsidRPr="00000000" w14:paraId="0000185A">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SET status = 'sold',</w:t>
            </w:r>
          </w:p>
          <w:p w:rsidR="00000000" w:rsidDel="00000000" w:rsidP="00000000" w:rsidRDefault="00000000" w:rsidRPr="00000000" w14:paraId="0000185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linked_lead_id = leadId,</w:t>
            </w:r>
          </w:p>
          <w:p w:rsidR="00000000" w:rsidDel="00000000" w:rsidP="00000000" w:rsidRDefault="00000000" w:rsidRPr="00000000" w14:paraId="0000185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updated_at = NOW</w:t>
            </w:r>
          </w:p>
          <w:p w:rsidR="00000000" w:rsidDel="00000000" w:rsidP="00000000" w:rsidRDefault="00000000" w:rsidRPr="00000000" w14:paraId="0000185D">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WHERE serial_number = serialNumber</w:t>
            </w:r>
          </w:p>
          <w:p w:rsidR="00000000" w:rsidDel="00000000" w:rsidP="00000000" w:rsidRDefault="00000000" w:rsidRPr="00000000" w14:paraId="0000185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Fira Mono" w:cs="Fira Mono" w:eastAsia="Fira Mono" w:hAnsi="Fira Mono"/>
                <w:b w:val="1"/>
                <w:bCs w:val="1"/>
                <w:color w:val="1a1a2e"/>
                <w:sz w:val="16"/>
                <w:szCs w:val="16"/>
                <w:highlight w:val="white"/>
                <w:rtl w:val="0"/>
              </w:rPr>
              <w:t xml:space="preserve">    AND status = 'reserved'          ← guard: must still be reserved</w:t>
            </w:r>
          </w:p>
          <w:p w:rsidR="00000000" w:rsidDel="00000000" w:rsidP="00000000" w:rsidRDefault="00000000" w:rsidRPr="00000000" w14:paraId="0000185F">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Fira Mono" w:cs="Fira Mono" w:eastAsia="Fira Mono" w:hAnsi="Fira Mono"/>
                <w:b w:val="1"/>
                <w:bCs w:val="1"/>
                <w:color w:val="1a1a2e"/>
                <w:sz w:val="16"/>
                <w:szCs w:val="16"/>
                <w:highlight w:val="white"/>
                <w:rtl w:val="0"/>
              </w:rPr>
              <w:t xml:space="preserve">    AND linked_lead_id = leadId;     ← guard: reserved for THIS lead only</w:t>
            </w:r>
          </w:p>
          <w:p w:rsidR="00000000" w:rsidDel="00000000" w:rsidP="00000000" w:rsidRDefault="00000000" w:rsidRPr="00000000" w14:paraId="00001860">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86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If rows_affected = 0: ROLLBACK entire parent transaction</w:t>
            </w:r>
          </w:p>
          <w:p w:rsidR="00000000" w:rsidDel="00000000" w:rsidP="00000000" w:rsidRDefault="00000000" w:rsidRPr="00000000" w14:paraId="0000186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INSERT inventory_events (sold event)</w:t>
            </w:r>
          </w:p>
          <w:p w:rsidR="00000000" w:rsidDel="00000000" w:rsidP="00000000" w:rsidRDefault="00000000" w:rsidRPr="00000000" w14:paraId="00001863">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864">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Then inline: POST /api/warranty/create  (with battery_serial FK)</w:t>
            </w:r>
          </w:p>
          <w:p w:rsidR="00000000" w:rsidDel="00000000" w:rsidP="00000000" w:rsidRDefault="00000000" w:rsidRPr="00000000" w14:paraId="00001865">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ALTER TABLE warranty ADD CONSTRAINT fk_warranty_inventory</w:t>
            </w:r>
          </w:p>
          <w:p w:rsidR="00000000" w:rsidDel="00000000" w:rsidP="00000000" w:rsidRDefault="00000000" w:rsidRPr="00000000" w14:paraId="00001866">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FOREIGN KEY (battery_serial)</w:t>
            </w:r>
          </w:p>
          <w:p w:rsidR="00000000" w:rsidDel="00000000" w:rsidP="00000000" w:rsidRDefault="00000000" w:rsidRPr="00000000" w14:paraId="00001867">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REFERENCES inventory(serial_number);</w:t>
            </w:r>
          </w:p>
        </w:tc>
      </w:tr>
    </w:tbl>
    <w:p w:rsidR="00000000" w:rsidDel="00000000" w:rsidP="00000000" w:rsidRDefault="00000000" w:rsidRPr="00000000" w14:paraId="00001868">
      <w:pPr>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869">
      <w:pPr>
        <w:rPr>
          <w:b w:val="1"/>
          <w:bCs w:val="1"/>
          <w:color w:val="1b7a8a"/>
          <w:sz w:val="28"/>
          <w:szCs w:val="28"/>
          <w:highlight w:val="white"/>
        </w:rPr>
      </w:pPr>
      <w:r w:rsidDel="00000000" w:rsidR="00000000" w:rsidRPr="00000000">
        <w:rPr>
          <w:b w:val="1"/>
          <w:bCs w:val="1"/>
          <w:color w:val="1b7a8a"/>
          <w:sz w:val="28"/>
          <w:szCs w:val="28"/>
          <w:highlight w:val="white"/>
          <w:rtl w:val="0"/>
        </w:rPr>
        <w:t xml:space="preserve">Release Reserved Inventory — On Admin Product Rejection or Lead Cancellation</w:t>
      </w:r>
    </w:p>
    <w:p w:rsidR="00000000" w:rsidDel="00000000" w:rsidP="00000000" w:rsidRDefault="00000000" w:rsidRPr="00000000" w14:paraId="0000186A">
      <w:pPr>
        <w:rPr>
          <w:b w:val="1"/>
          <w:bCs w:val="1"/>
          <w:color w:val="1b7a8a"/>
          <w:sz w:val="28"/>
          <w:szCs w:val="28"/>
          <w:highlight w:val="white"/>
        </w:rPr>
      </w:pPr>
      <w:r w:rsidDel="00000000" w:rsidR="00000000" w:rsidRPr="00000000">
        <w:rPr>
          <w:rtl w:val="0"/>
        </w:rPr>
      </w:r>
    </w:p>
    <w:tbl>
      <w:tblPr>
        <w:tblStyle w:val="Table20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2745"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86B">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POST /api/inventory/release</w:t>
            </w:r>
          </w:p>
          <w:p w:rsidR="00000000" w:rsidDel="00000000" w:rsidP="00000000" w:rsidRDefault="00000000" w:rsidRPr="00000000" w14:paraId="0000186C">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Called when: admin rejects product selection, loan rejected, lead cancelled</w:t>
            </w:r>
          </w:p>
          <w:p w:rsidR="00000000" w:rsidDel="00000000" w:rsidP="00000000" w:rsidRDefault="00000000" w:rsidRPr="00000000" w14:paraId="0000186D">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86E">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Request: { "leadId": "IT-2026-0000123", "reason": "admin_rejected | loan_rejected | lead_cancelled" }</w:t>
            </w:r>
          </w:p>
          <w:p w:rsidR="00000000" w:rsidDel="00000000" w:rsidP="00000000" w:rsidRDefault="00000000" w:rsidRPr="00000000" w14:paraId="0000186F">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870">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Transaction:</w:t>
            </w:r>
          </w:p>
          <w:p w:rsidR="00000000" w:rsidDel="00000000" w:rsidP="00000000" w:rsidRDefault="00000000" w:rsidRPr="00000000" w14:paraId="00001871">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UPDATE inventory</w:t>
            </w:r>
          </w:p>
          <w:p w:rsidR="00000000" w:rsidDel="00000000" w:rsidP="00000000" w:rsidRDefault="00000000" w:rsidRPr="00000000" w14:paraId="00001872">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SET status = 'available', linked_lead_id = NULL, updated_at = NOW</w:t>
            </w:r>
          </w:p>
          <w:p w:rsidR="00000000" w:rsidDel="00000000" w:rsidP="00000000" w:rsidRDefault="00000000" w:rsidRPr="00000000" w14:paraId="00001873">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WHERE linked_lead_id = leadId AND status = 'reserved'</w:t>
            </w:r>
          </w:p>
          <w:p w:rsidR="00000000" w:rsidDel="00000000" w:rsidP="00000000" w:rsidRDefault="00000000" w:rsidRPr="00000000" w14:paraId="00001874">
            <w:pPr>
              <w:spacing w:after="20" w:before="20" w:lineRule="auto"/>
              <w:rPr>
                <w:b w:val="1"/>
                <w:bCs w:val="1"/>
                <w:sz w:val="20"/>
                <w:szCs w:val="20"/>
                <w:highlight w:val="white"/>
              </w:rPr>
            </w:pPr>
            <w:r w:rsidDel="00000000" w:rsidR="00000000" w:rsidRPr="00000000">
              <w:rPr>
                <w:b w:val="1"/>
                <w:bCs w:val="1"/>
                <w:sz w:val="20"/>
                <w:szCs w:val="20"/>
                <w:highlight w:val="white"/>
                <w:rtl w:val="0"/>
              </w:rPr>
              <w:t xml:space="preserve"> </w:t>
            </w:r>
          </w:p>
          <w:p w:rsidR="00000000" w:rsidDel="00000000" w:rsidP="00000000" w:rsidRDefault="00000000" w:rsidRPr="00000000" w14:paraId="00001875">
            <w:pPr>
              <w:spacing w:after="20" w:before="20" w:lineRule="auto"/>
              <w:rPr>
                <w:rFonts w:ascii="Courier New" w:cs="Courier New" w:eastAsia="Courier New" w:hAnsi="Courier New"/>
                <w:b w:val="1"/>
                <w:bCs w:val="1"/>
                <w:color w:val="1a1a2e"/>
                <w:sz w:val="16"/>
                <w:szCs w:val="16"/>
                <w:highlight w:val="white"/>
              </w:rPr>
            </w:pPr>
            <w:r w:rsidDel="00000000" w:rsidR="00000000" w:rsidRPr="00000000">
              <w:rPr>
                <w:rFonts w:ascii="Courier New" w:cs="Courier New" w:eastAsia="Courier New" w:hAnsi="Courier New"/>
                <w:b w:val="1"/>
                <w:bCs w:val="1"/>
                <w:color w:val="1a1a2e"/>
                <w:sz w:val="16"/>
                <w:szCs w:val="16"/>
                <w:highlight w:val="white"/>
                <w:rtl w:val="0"/>
              </w:rPr>
              <w:t xml:space="preserve">  INSERT inventory_events (released event, reason logged)</w:t>
            </w:r>
          </w:p>
        </w:tc>
      </w:tr>
    </w:tbl>
    <w:p w:rsidR="00000000" w:rsidDel="00000000" w:rsidP="00000000" w:rsidRDefault="00000000" w:rsidRPr="00000000" w14:paraId="00001876">
      <w:pPr>
        <w:rPr>
          <w:b w:val="1"/>
          <w:bCs w:val="1"/>
          <w:color w:val="1b7a8a"/>
          <w:sz w:val="28"/>
          <w:szCs w:val="28"/>
          <w:highlight w:val="white"/>
        </w:rPr>
      </w:pPr>
      <w:r w:rsidDel="00000000" w:rsidR="00000000" w:rsidRPr="00000000">
        <w:rPr>
          <w:rtl w:val="0"/>
        </w:rPr>
      </w:r>
    </w:p>
    <w:p w:rsidR="00000000" w:rsidDel="00000000" w:rsidP="00000000" w:rsidRDefault="00000000" w:rsidRPr="00000000" w14:paraId="00001877">
      <w:pPr>
        <w:rPr>
          <w:b w:val="1"/>
          <w:bCs w:val="1"/>
          <w:color w:val="003366"/>
          <w:sz w:val="38"/>
          <w:szCs w:val="38"/>
          <w:highlight w:val="white"/>
        </w:rPr>
      </w:pPr>
      <w:r w:rsidDel="00000000" w:rsidR="00000000" w:rsidRPr="00000000">
        <w:rPr>
          <w:b w:val="1"/>
          <w:bCs w:val="1"/>
          <w:color w:val="003366"/>
          <w:sz w:val="38"/>
          <w:szCs w:val="38"/>
          <w:highlight w:val="white"/>
          <w:rtl w:val="0"/>
        </w:rPr>
        <w:t xml:space="preserve">COMPLETE API CONTRACT TABLE</w:t>
      </w:r>
    </w:p>
    <w:p w:rsidR="00000000" w:rsidDel="00000000" w:rsidP="00000000" w:rsidRDefault="00000000" w:rsidRPr="00000000" w14:paraId="00001878">
      <w:pPr>
        <w:spacing w:after="60" w:before="60" w:lineRule="auto"/>
        <w:rPr>
          <w:sz w:val="20"/>
          <w:szCs w:val="20"/>
          <w:highlight w:val="white"/>
        </w:rPr>
      </w:pPr>
      <w:r w:rsidDel="00000000" w:rsidR="00000000" w:rsidRPr="00000000">
        <w:rPr>
          <w:sz w:val="20"/>
          <w:szCs w:val="20"/>
          <w:highlight w:val="white"/>
          <w:rtl w:val="0"/>
        </w:rPr>
        <w:t xml:space="preserve">The table below is the authoritative API register for Sections 5.0 and 5.1, incorporating all new endpoints required by the integration analysis. All endpoints require HTTPS. Authentication is JWT unless noted.</w:t>
      </w:r>
    </w:p>
    <w:p w:rsidR="00000000" w:rsidDel="00000000" w:rsidP="00000000" w:rsidRDefault="00000000" w:rsidRPr="00000000" w14:paraId="00001879">
      <w:pPr>
        <w:rPr>
          <w:b w:val="1"/>
          <w:bCs w:val="1"/>
          <w:color w:val="003366"/>
          <w:sz w:val="38"/>
          <w:szCs w:val="38"/>
          <w:highlight w:val="white"/>
        </w:rPr>
      </w:pPr>
      <w:r w:rsidDel="00000000" w:rsidR="00000000" w:rsidRPr="00000000">
        <w:rPr>
          <w:rtl w:val="0"/>
        </w:rPr>
      </w:r>
    </w:p>
    <w:tbl>
      <w:tblPr>
        <w:tblStyle w:val="Table201"/>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85"/>
        <w:gridCol w:w="1815"/>
        <w:gridCol w:w="1560"/>
        <w:gridCol w:w="1770"/>
        <w:tblGridChange w:id="0">
          <w:tblGrid>
            <w:gridCol w:w="4185"/>
            <w:gridCol w:w="1815"/>
            <w:gridCol w:w="1560"/>
            <w:gridCol w:w="177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87A">
            <w:pPr>
              <w:rPr>
                <w:color w:val="ffffff"/>
                <w:sz w:val="18"/>
                <w:szCs w:val="18"/>
                <w:shd w:fill="1f497d" w:val="clear"/>
              </w:rPr>
            </w:pPr>
            <w:r w:rsidDel="00000000" w:rsidR="00000000" w:rsidRPr="00000000">
              <w:rPr>
                <w:color w:val="ffffff"/>
                <w:sz w:val="18"/>
                <w:szCs w:val="18"/>
                <w:shd w:fill="1f497d" w:val="clear"/>
                <w:rtl w:val="0"/>
              </w:rPr>
              <w:t xml:space="preserve">Endpoint</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87B">
            <w:pPr>
              <w:rPr>
                <w:color w:val="ffffff"/>
                <w:sz w:val="18"/>
                <w:szCs w:val="18"/>
                <w:shd w:fill="1f497d" w:val="clear"/>
              </w:rPr>
            </w:pPr>
            <w:r w:rsidDel="00000000" w:rsidR="00000000" w:rsidRPr="00000000">
              <w:rPr>
                <w:color w:val="ffffff"/>
                <w:sz w:val="18"/>
                <w:szCs w:val="18"/>
                <w:shd w:fill="1f497d" w:val="clear"/>
                <w:rtl w:val="0"/>
              </w:rPr>
              <w:t xml:space="preserve">Method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87C">
            <w:pPr>
              <w:rPr>
                <w:color w:val="ffffff"/>
                <w:sz w:val="18"/>
                <w:szCs w:val="18"/>
                <w:shd w:fill="1f497d" w:val="clear"/>
              </w:rPr>
            </w:pPr>
            <w:r w:rsidDel="00000000" w:rsidR="00000000" w:rsidRPr="00000000">
              <w:rPr>
                <w:color w:val="ffffff"/>
                <w:sz w:val="18"/>
                <w:szCs w:val="18"/>
                <w:shd w:fill="1f497d" w:val="clear"/>
                <w:rtl w:val="0"/>
              </w:rPr>
              <w:t xml:space="preserve">Auth Role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87D">
            <w:pPr>
              <w:rPr>
                <w:color w:val="ffffff"/>
                <w:sz w:val="18"/>
                <w:szCs w:val="18"/>
                <w:shd w:fill="1f497d" w:val="clear"/>
              </w:rPr>
            </w:pPr>
            <w:r w:rsidDel="00000000" w:rsidR="00000000" w:rsidRPr="00000000">
              <w:rPr>
                <w:color w:val="ffffff"/>
                <w:sz w:val="18"/>
                <w:szCs w:val="18"/>
                <w:shd w:fill="1f497d" w:val="clear"/>
                <w:rtl w:val="0"/>
              </w:rPr>
              <w:t xml:space="preserve">Purpose &amp; Status</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7E">
            <w:pPr>
              <w:rPr>
                <w:sz w:val="20"/>
                <w:szCs w:val="20"/>
                <w:highlight w:val="white"/>
              </w:rPr>
            </w:pPr>
            <w:r w:rsidDel="00000000" w:rsidR="00000000" w:rsidRPr="00000000">
              <w:rPr>
                <w:sz w:val="20"/>
                <w:szCs w:val="20"/>
                <w:highlight w:val="white"/>
                <w:rtl w:val="0"/>
              </w:rPr>
              <w:t xml:space="preserve">/api/admin/inventory/csv-template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7F">
            <w:pPr>
              <w:rPr>
                <w:sz w:val="20"/>
                <w:szCs w:val="20"/>
                <w:highlight w:val="white"/>
              </w:rPr>
            </w:pPr>
            <w:r w:rsidDel="00000000" w:rsidR="00000000" w:rsidRPr="00000000">
              <w:rPr>
                <w:sz w:val="20"/>
                <w:szCs w:val="20"/>
                <w:highlight w:val="white"/>
                <w:rtl w:val="0"/>
              </w:rPr>
              <w:t xml:space="preserve">GET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0">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1">
            <w:pPr>
              <w:rPr>
                <w:sz w:val="20"/>
                <w:szCs w:val="20"/>
                <w:highlight w:val="white"/>
              </w:rPr>
            </w:pPr>
            <w:r w:rsidDel="00000000" w:rsidR="00000000" w:rsidRPr="00000000">
              <w:rPr>
                <w:sz w:val="20"/>
                <w:szCs w:val="20"/>
                <w:highlight w:val="white"/>
                <w:rtl w:val="0"/>
              </w:rPr>
              <w:t xml:space="preserve">Download CSV template for battery | charger | paraphernalia. ?type= param required.</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2">
            <w:pPr>
              <w:rPr>
                <w:sz w:val="20"/>
                <w:szCs w:val="20"/>
                <w:highlight w:val="white"/>
              </w:rPr>
            </w:pPr>
            <w:r w:rsidDel="00000000" w:rsidR="00000000" w:rsidRPr="00000000">
              <w:rPr>
                <w:sz w:val="20"/>
                <w:szCs w:val="20"/>
                <w:highlight w:val="white"/>
                <w:rtl w:val="0"/>
              </w:rPr>
              <w:t xml:space="preserve">/api/admin/inventory/bulk-upload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3">
            <w:pPr>
              <w:rPr>
                <w:sz w:val="20"/>
                <w:szCs w:val="20"/>
                <w:highlight w:val="white"/>
              </w:rPr>
            </w:pPr>
            <w:r w:rsidDel="00000000" w:rsidR="00000000" w:rsidRPr="00000000">
              <w:rPr>
                <w:sz w:val="20"/>
                <w:szCs w:val="20"/>
                <w:highlight w:val="white"/>
                <w:rtl w:val="0"/>
              </w:rPr>
              <w:t xml:space="preserve">POST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4">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5">
            <w:pPr>
              <w:rPr>
                <w:sz w:val="20"/>
                <w:szCs w:val="20"/>
                <w:highlight w:val="white"/>
              </w:rPr>
            </w:pPr>
            <w:r w:rsidDel="00000000" w:rsidR="00000000" w:rsidRPr="00000000">
              <w:rPr>
                <w:sz w:val="20"/>
                <w:szCs w:val="20"/>
                <w:highlight w:val="white"/>
                <w:rtl w:val="0"/>
              </w:rPr>
              <w:t xml:space="preserve">Upload inventory CSV for a dealer. Validates all rows. Returns import report. Transactional.</w:t>
            </w:r>
          </w:p>
        </w:tc>
      </w:tr>
      <w:tr>
        <w:trPr>
          <w:cantSplit w:val="0"/>
          <w:trHeight w:val="17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6">
            <w:pPr>
              <w:rPr>
                <w:sz w:val="20"/>
                <w:szCs w:val="20"/>
                <w:highlight w:val="white"/>
              </w:rPr>
            </w:pPr>
            <w:r w:rsidDel="00000000" w:rsidR="00000000" w:rsidRPr="00000000">
              <w:rPr>
                <w:sz w:val="20"/>
                <w:szCs w:val="20"/>
                <w:highlight w:val="white"/>
                <w:rtl w:val="0"/>
              </w:rPr>
              <w:t xml:space="preserve">/api/admin/inventory/add-item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7">
            <w:pPr>
              <w:rPr>
                <w:sz w:val="20"/>
                <w:szCs w:val="20"/>
                <w:highlight w:val="white"/>
              </w:rPr>
            </w:pPr>
            <w:r w:rsidDel="00000000" w:rsidR="00000000" w:rsidRPr="00000000">
              <w:rPr>
                <w:sz w:val="20"/>
                <w:szCs w:val="20"/>
                <w:highlight w:val="white"/>
                <w:rtl w:val="0"/>
              </w:rPr>
              <w:t xml:space="preserve">POST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8">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9">
            <w:pPr>
              <w:rPr>
                <w:sz w:val="20"/>
                <w:szCs w:val="20"/>
                <w:highlight w:val="white"/>
              </w:rPr>
            </w:pPr>
            <w:r w:rsidDel="00000000" w:rsidR="00000000" w:rsidRPr="00000000">
              <w:rPr>
                <w:sz w:val="20"/>
                <w:szCs w:val="20"/>
                <w:highlight w:val="white"/>
                <w:rtl w:val="0"/>
              </w:rPr>
              <w:t xml:space="preserve">Add single inventory item. Full field validation. 400 if serial duplicate or model not in product master.</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A">
            <w:pPr>
              <w:rPr>
                <w:sz w:val="20"/>
                <w:szCs w:val="20"/>
                <w:highlight w:val="white"/>
              </w:rPr>
            </w:pPr>
            <w:r w:rsidDel="00000000" w:rsidR="00000000" w:rsidRPr="00000000">
              <w:rPr>
                <w:sz w:val="20"/>
                <w:szCs w:val="20"/>
                <w:highlight w:val="white"/>
                <w:rtl w:val="0"/>
              </w:rPr>
              <w:t xml:space="preserve">/api/admin/inventory/all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B">
            <w:pPr>
              <w:rPr>
                <w:sz w:val="20"/>
                <w:szCs w:val="20"/>
                <w:highlight w:val="white"/>
              </w:rPr>
            </w:pPr>
            <w:r w:rsidDel="00000000" w:rsidR="00000000" w:rsidRPr="00000000">
              <w:rPr>
                <w:sz w:val="20"/>
                <w:szCs w:val="20"/>
                <w:highlight w:val="white"/>
                <w:rtl w:val="0"/>
              </w:rPr>
              <w:t xml:space="preserve">GET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C">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D">
            <w:pPr>
              <w:rPr>
                <w:sz w:val="20"/>
                <w:szCs w:val="20"/>
                <w:highlight w:val="white"/>
              </w:rPr>
            </w:pPr>
            <w:r w:rsidDel="00000000" w:rsidR="00000000" w:rsidRPr="00000000">
              <w:rPr>
                <w:sz w:val="20"/>
                <w:szCs w:val="20"/>
                <w:highlight w:val="white"/>
                <w:rtl w:val="0"/>
              </w:rPr>
              <w:t xml:space="preserve">Cross-dealer inventory view. Filters: dealerId, status, category, minAge.</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E">
            <w:pPr>
              <w:rPr>
                <w:sz w:val="20"/>
                <w:szCs w:val="20"/>
                <w:highlight w:val="white"/>
              </w:rPr>
            </w:pPr>
            <w:r w:rsidDel="00000000" w:rsidR="00000000" w:rsidRPr="00000000">
              <w:rPr>
                <w:sz w:val="20"/>
                <w:szCs w:val="20"/>
                <w:highlight w:val="white"/>
                <w:rtl w:val="0"/>
              </w:rPr>
              <w:t xml:space="preserve">/api/admin/inventory/:serial/write-off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8F">
            <w:pPr>
              <w:rPr>
                <w:sz w:val="20"/>
                <w:szCs w:val="20"/>
                <w:highlight w:val="white"/>
              </w:rPr>
            </w:pPr>
            <w:r w:rsidDel="00000000" w:rsidR="00000000" w:rsidRPr="00000000">
              <w:rPr>
                <w:sz w:val="20"/>
                <w:szCs w:val="20"/>
                <w:highlight w:val="white"/>
                <w:rtl w:val="0"/>
              </w:rPr>
              <w:t xml:space="preserve">POST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90">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91">
            <w:pPr>
              <w:rPr>
                <w:sz w:val="20"/>
                <w:szCs w:val="20"/>
                <w:highlight w:val="white"/>
              </w:rPr>
            </w:pPr>
            <w:r w:rsidDel="00000000" w:rsidR="00000000" w:rsidRPr="00000000">
              <w:rPr>
                <w:sz w:val="20"/>
                <w:szCs w:val="20"/>
                <w:highlight w:val="white"/>
                <w:rtl w:val="0"/>
              </w:rPr>
              <w:t xml:space="preserve">Write off a damaged/stolen unit. Only allowed if status = available. Logs event.</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92">
            <w:pPr>
              <w:rPr>
                <w:sz w:val="20"/>
                <w:szCs w:val="20"/>
                <w:highlight w:val="white"/>
              </w:rPr>
            </w:pPr>
            <w:r w:rsidDel="00000000" w:rsidR="00000000" w:rsidRPr="00000000">
              <w:rPr>
                <w:sz w:val="20"/>
                <w:szCs w:val="20"/>
                <w:highlight w:val="white"/>
                <w:rtl w:val="0"/>
              </w:rPr>
              <w:t xml:space="preserve">/api/admin/inventory/transfer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93">
            <w:pPr>
              <w:rPr>
                <w:sz w:val="20"/>
                <w:szCs w:val="20"/>
                <w:highlight w:val="white"/>
              </w:rPr>
            </w:pPr>
            <w:r w:rsidDel="00000000" w:rsidR="00000000" w:rsidRPr="00000000">
              <w:rPr>
                <w:sz w:val="20"/>
                <w:szCs w:val="20"/>
                <w:highlight w:val="white"/>
                <w:rtl w:val="0"/>
              </w:rPr>
              <w:t xml:space="preserve">POST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94">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95">
            <w:pPr>
              <w:rPr>
                <w:sz w:val="20"/>
                <w:szCs w:val="20"/>
                <w:highlight w:val="white"/>
              </w:rPr>
            </w:pPr>
            <w:r w:rsidDel="00000000" w:rsidR="00000000" w:rsidRPr="00000000">
              <w:rPr>
                <w:sz w:val="20"/>
                <w:szCs w:val="20"/>
                <w:highlight w:val="white"/>
                <w:rtl w:val="0"/>
              </w:rPr>
              <w:t xml:space="preserve">Initiate inter-dealer transfer. Sets source serials to transferred_out.</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96">
            <w:pPr>
              <w:rPr>
                <w:sz w:val="20"/>
                <w:szCs w:val="20"/>
                <w:highlight w:val="white"/>
              </w:rPr>
            </w:pPr>
            <w:r w:rsidDel="00000000" w:rsidR="00000000" w:rsidRPr="00000000">
              <w:rPr>
                <w:sz w:val="20"/>
                <w:szCs w:val="20"/>
                <w:highlight w:val="white"/>
                <w:rtl w:val="0"/>
              </w:rPr>
              <w:t xml:space="preserve">/api/admin/inventory/ageing-report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97">
            <w:pPr>
              <w:rPr>
                <w:sz w:val="20"/>
                <w:szCs w:val="20"/>
                <w:highlight w:val="white"/>
              </w:rPr>
            </w:pPr>
            <w:r w:rsidDel="00000000" w:rsidR="00000000" w:rsidRPr="00000000">
              <w:rPr>
                <w:sz w:val="20"/>
                <w:szCs w:val="20"/>
                <w:highlight w:val="white"/>
                <w:rtl w:val="0"/>
              </w:rPr>
              <w:t xml:space="preserve">GET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98">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99">
            <w:pPr>
              <w:rPr>
                <w:sz w:val="20"/>
                <w:szCs w:val="20"/>
                <w:highlight w:val="white"/>
              </w:rPr>
            </w:pPr>
            <w:r w:rsidDel="00000000" w:rsidR="00000000" w:rsidRPr="00000000">
              <w:rPr>
                <w:sz w:val="20"/>
                <w:szCs w:val="20"/>
                <w:highlight w:val="white"/>
                <w:rtl w:val="0"/>
              </w:rPr>
              <w:t xml:space="preserve">Ageing report with minAge, dealer, category filters. CSV export supported.</w:t>
            </w:r>
          </w:p>
        </w:tc>
      </w:tr>
      <w:tr>
        <w:trPr>
          <w:cantSplit w:val="0"/>
          <w:trHeight w:val="2205"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9A">
            <w:pPr>
              <w:rPr>
                <w:sz w:val="20"/>
                <w:szCs w:val="20"/>
                <w:highlight w:val="white"/>
              </w:rPr>
            </w:pPr>
            <w:r w:rsidDel="00000000" w:rsidR="00000000" w:rsidRPr="00000000">
              <w:rPr>
                <w:sz w:val="20"/>
                <w:szCs w:val="20"/>
                <w:highlight w:val="white"/>
                <w:rtl w:val="0"/>
              </w:rPr>
              <w:t xml:space="preserve">/api/lead/:leadId/reserve-inventory</w:t>
            </w:r>
          </w:p>
        </w:tc>
        <w:tc>
          <w:tcPr>
            <w:tcBorders>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9B">
            <w:pPr>
              <w:rPr>
                <w:sz w:val="20"/>
                <w:szCs w:val="20"/>
                <w:highlight w:val="white"/>
              </w:rPr>
            </w:pPr>
            <w:r w:rsidDel="00000000" w:rsidR="00000000" w:rsidRPr="00000000">
              <w:rPr>
                <w:sz w:val="20"/>
                <w:szCs w:val="20"/>
                <w:highlight w:val="white"/>
                <w:rtl w:val="0"/>
              </w:rPr>
              <w:t xml:space="preserve">POST</w:t>
            </w:r>
          </w:p>
        </w:tc>
        <w:tc>
          <w:tcPr>
            <w:tcBorders>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9C">
            <w:pPr>
              <w:rPr>
                <w:sz w:val="20"/>
                <w:szCs w:val="20"/>
                <w:highlight w:val="white"/>
              </w:rPr>
            </w:pPr>
            <w:r w:rsidDel="00000000" w:rsidR="00000000" w:rsidRPr="00000000">
              <w:rPr>
                <w:sz w:val="20"/>
                <w:szCs w:val="20"/>
                <w:highlight w:val="white"/>
                <w:rtl w:val="0"/>
              </w:rPr>
              <w:t xml:space="preserve">Dealer</w:t>
            </w:r>
          </w:p>
        </w:tc>
        <w:tc>
          <w:tcPr>
            <w:tcBorders>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9D">
            <w:pPr>
              <w:rPr>
                <w:sz w:val="20"/>
                <w:szCs w:val="20"/>
                <w:highlight w:val="white"/>
              </w:rPr>
            </w:pPr>
            <w:r w:rsidDel="00000000" w:rsidR="00000000" w:rsidRPr="00000000">
              <w:rPr>
                <w:sz w:val="20"/>
                <w:szCs w:val="20"/>
                <w:highlight w:val="white"/>
                <w:rtl w:val="0"/>
              </w:rPr>
              <w:t xml:space="preserve">NEW — Atomically reserves battery + charger serials against a lead. Row-level lock. 409 on conflict. Called at Step 4 submission.</w:t>
            </w:r>
          </w:p>
        </w:tc>
      </w:tr>
      <w:tr>
        <w:trPr>
          <w:cantSplit w:val="0"/>
          <w:trHeight w:val="2430"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9E">
            <w:pPr>
              <w:rPr>
                <w:sz w:val="20"/>
                <w:szCs w:val="20"/>
                <w:highlight w:val="white"/>
              </w:rPr>
            </w:pPr>
            <w:r w:rsidDel="00000000" w:rsidR="00000000" w:rsidRPr="00000000">
              <w:rPr>
                <w:sz w:val="20"/>
                <w:szCs w:val="20"/>
                <w:highlight w:val="white"/>
                <w:rtl w:val="0"/>
              </w:rPr>
              <w:t xml:space="preserve">/api/inventory/:serial/sell</w:t>
            </w:r>
          </w:p>
        </w:tc>
        <w:tc>
          <w:tcPr>
            <w:tcBorders>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9F">
            <w:pPr>
              <w:rPr>
                <w:sz w:val="20"/>
                <w:szCs w:val="20"/>
                <w:highlight w:val="white"/>
              </w:rPr>
            </w:pPr>
            <w:r w:rsidDel="00000000" w:rsidR="00000000" w:rsidRPr="00000000">
              <w:rPr>
                <w:sz w:val="20"/>
                <w:szCs w:val="20"/>
                <w:highlight w:val="white"/>
                <w:rtl w:val="0"/>
              </w:rPr>
              <w:t xml:space="preserve">POST</w:t>
            </w:r>
          </w:p>
        </w:tc>
        <w:tc>
          <w:tcPr>
            <w:tcBorders>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A0">
            <w:pPr>
              <w:rPr>
                <w:sz w:val="20"/>
                <w:szCs w:val="20"/>
                <w:highlight w:val="white"/>
              </w:rPr>
            </w:pPr>
            <w:r w:rsidDel="00000000" w:rsidR="00000000" w:rsidRPr="00000000">
              <w:rPr>
                <w:sz w:val="20"/>
                <w:szCs w:val="20"/>
                <w:highlight w:val="white"/>
                <w:rtl w:val="0"/>
              </w:rPr>
              <w:t xml:space="preserve">Internal</w:t>
            </w:r>
          </w:p>
        </w:tc>
        <w:tc>
          <w:tcPr>
            <w:tcBorders>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A1">
            <w:pPr>
              <w:rPr>
                <w:sz w:val="20"/>
                <w:szCs w:val="20"/>
                <w:highlight w:val="white"/>
              </w:rPr>
            </w:pPr>
            <w:r w:rsidDel="00000000" w:rsidR="00000000" w:rsidRPr="00000000">
              <w:rPr>
                <w:sz w:val="20"/>
                <w:szCs w:val="20"/>
                <w:highlight w:val="white"/>
                <w:rtl w:val="0"/>
              </w:rPr>
              <w:t xml:space="preserve">NEW — Internal call within confirm-dispatch / confirm-cash-sale transaction. Marks serial sold, sets linked_lead_id. Creates warranty FK.</w:t>
            </w:r>
          </w:p>
        </w:tc>
      </w:tr>
      <w:tr>
        <w:trPr>
          <w:cantSplit w:val="0"/>
          <w:trHeight w:val="1755" w:hRule="atLeast"/>
          <w:tblHeader w:val="0"/>
        </w:trPr>
        <w:tc>
          <w:tcPr>
            <w:tcBorders>
              <w:left w:color="cccccc" w:space="0" w:sz="8" w:val="single"/>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A2">
            <w:pPr>
              <w:rPr>
                <w:sz w:val="20"/>
                <w:szCs w:val="20"/>
                <w:highlight w:val="white"/>
              </w:rPr>
            </w:pPr>
            <w:r w:rsidDel="00000000" w:rsidR="00000000" w:rsidRPr="00000000">
              <w:rPr>
                <w:sz w:val="20"/>
                <w:szCs w:val="20"/>
                <w:highlight w:val="white"/>
                <w:rtl w:val="0"/>
              </w:rPr>
              <w:t xml:space="preserve">/api/inventory/release</w:t>
            </w:r>
          </w:p>
        </w:tc>
        <w:tc>
          <w:tcPr>
            <w:tcBorders>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A3">
            <w:pPr>
              <w:rPr>
                <w:sz w:val="20"/>
                <w:szCs w:val="20"/>
                <w:highlight w:val="white"/>
              </w:rPr>
            </w:pPr>
            <w:r w:rsidDel="00000000" w:rsidR="00000000" w:rsidRPr="00000000">
              <w:rPr>
                <w:sz w:val="20"/>
                <w:szCs w:val="20"/>
                <w:highlight w:val="white"/>
                <w:rtl w:val="0"/>
              </w:rPr>
              <w:t xml:space="preserve">POST</w:t>
            </w:r>
          </w:p>
        </w:tc>
        <w:tc>
          <w:tcPr>
            <w:tcBorders>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A4">
            <w:pPr>
              <w:rPr>
                <w:sz w:val="20"/>
                <w:szCs w:val="20"/>
                <w:highlight w:val="white"/>
              </w:rPr>
            </w:pPr>
            <w:r w:rsidDel="00000000" w:rsidR="00000000" w:rsidRPr="00000000">
              <w:rPr>
                <w:sz w:val="20"/>
                <w:szCs w:val="20"/>
                <w:highlight w:val="white"/>
                <w:rtl w:val="0"/>
              </w:rPr>
              <w:t xml:space="preserve">System</w:t>
            </w:r>
          </w:p>
        </w:tc>
        <w:tc>
          <w:tcPr>
            <w:tcBorders>
              <w:bottom w:color="cccccc" w:space="0" w:sz="8" w:val="single"/>
              <w:right w:color="cccccc" w:space="0" w:sz="8" w:val="single"/>
            </w:tcBorders>
            <w:shd w:fill="d4edda" w:val="clear"/>
            <w:tcMar>
              <w:top w:w="80.0" w:type="dxa"/>
              <w:left w:w="120.0" w:type="dxa"/>
              <w:bottom w:w="80.0" w:type="dxa"/>
              <w:right w:w="120.0" w:type="dxa"/>
            </w:tcMar>
            <w:vAlign w:val="top"/>
          </w:tcPr>
          <w:p w:rsidR="00000000" w:rsidDel="00000000" w:rsidP="00000000" w:rsidRDefault="00000000" w:rsidRPr="00000000" w14:paraId="000018A5">
            <w:pPr>
              <w:rPr>
                <w:sz w:val="20"/>
                <w:szCs w:val="20"/>
                <w:highlight w:val="white"/>
              </w:rPr>
            </w:pPr>
            <w:r w:rsidDel="00000000" w:rsidR="00000000" w:rsidRPr="00000000">
              <w:rPr>
                <w:sz w:val="20"/>
                <w:szCs w:val="20"/>
                <w:highlight w:val="white"/>
                <w:rtl w:val="0"/>
              </w:rPr>
              <w:t xml:space="preserve">NEW — Releases reserved inventory back to available. Called on rejection / cancellation.</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A6">
            <w:pPr>
              <w:rPr>
                <w:sz w:val="20"/>
                <w:szCs w:val="20"/>
                <w:highlight w:val="white"/>
              </w:rPr>
            </w:pPr>
            <w:r w:rsidDel="00000000" w:rsidR="00000000" w:rsidRPr="00000000">
              <w:rPr>
                <w:sz w:val="20"/>
                <w:szCs w:val="20"/>
                <w:highlight w:val="white"/>
                <w:rtl w:val="0"/>
              </w:rPr>
              <w:t xml:space="preserve">/api/inventory/dealer/:dealerId/batteries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A7">
            <w:pPr>
              <w:rPr>
                <w:sz w:val="20"/>
                <w:szCs w:val="20"/>
                <w:highlight w:val="white"/>
              </w:rPr>
            </w:pPr>
            <w:r w:rsidDel="00000000" w:rsidR="00000000" w:rsidRPr="00000000">
              <w:rPr>
                <w:sz w:val="20"/>
                <w:szCs w:val="20"/>
                <w:highlight w:val="white"/>
                <w:rtl w:val="0"/>
              </w:rPr>
              <w:t xml:space="preserve">GET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A8">
            <w:pPr>
              <w:rPr>
                <w:sz w:val="20"/>
                <w:szCs w:val="20"/>
                <w:highlight w:val="white"/>
              </w:rPr>
            </w:pPr>
            <w:r w:rsidDel="00000000" w:rsidR="00000000" w:rsidRPr="00000000">
              <w:rPr>
                <w:sz w:val="20"/>
                <w:szCs w:val="20"/>
                <w:highlight w:val="white"/>
                <w:rtl w:val="0"/>
              </w:rPr>
              <w:t xml:space="preserve">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A9">
            <w:pPr>
              <w:rPr>
                <w:sz w:val="20"/>
                <w:szCs w:val="20"/>
                <w:highlight w:val="white"/>
              </w:rPr>
            </w:pPr>
            <w:r w:rsidDel="00000000" w:rsidR="00000000" w:rsidRPr="00000000">
              <w:rPr>
                <w:sz w:val="20"/>
                <w:szCs w:val="20"/>
                <w:highlight w:val="white"/>
                <w:rtl w:val="0"/>
              </w:rPr>
              <w:t xml:space="preserve">List dealer's batteries. Auth: dealerId must match token. Filters: status, category, sort.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AA">
            <w:pPr>
              <w:rPr>
                <w:sz w:val="20"/>
                <w:szCs w:val="20"/>
                <w:highlight w:val="white"/>
              </w:rPr>
            </w:pPr>
            <w:r w:rsidDel="00000000" w:rsidR="00000000" w:rsidRPr="00000000">
              <w:rPr>
                <w:sz w:val="20"/>
                <w:szCs w:val="20"/>
                <w:highlight w:val="white"/>
                <w:rtl w:val="0"/>
              </w:rPr>
              <w:t xml:space="preserve">/api/inventory/dealer/:dealerId/chargers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AB">
            <w:pPr>
              <w:rPr>
                <w:sz w:val="20"/>
                <w:szCs w:val="20"/>
                <w:highlight w:val="white"/>
              </w:rPr>
            </w:pPr>
            <w:r w:rsidDel="00000000" w:rsidR="00000000" w:rsidRPr="00000000">
              <w:rPr>
                <w:sz w:val="20"/>
                <w:szCs w:val="20"/>
                <w:highlight w:val="white"/>
                <w:rtl w:val="0"/>
              </w:rPr>
              <w:t xml:space="preserve">GET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AC">
            <w:pPr>
              <w:rPr>
                <w:sz w:val="20"/>
                <w:szCs w:val="20"/>
                <w:highlight w:val="white"/>
              </w:rPr>
            </w:pPr>
            <w:r w:rsidDel="00000000" w:rsidR="00000000" w:rsidRPr="00000000">
              <w:rPr>
                <w:sz w:val="20"/>
                <w:szCs w:val="20"/>
                <w:highlight w:val="white"/>
                <w:rtl w:val="0"/>
              </w:rPr>
              <w:t xml:space="preserve">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AD">
            <w:pPr>
              <w:rPr>
                <w:sz w:val="20"/>
                <w:szCs w:val="20"/>
                <w:highlight w:val="white"/>
              </w:rPr>
            </w:pPr>
            <w:r w:rsidDel="00000000" w:rsidR="00000000" w:rsidRPr="00000000">
              <w:rPr>
                <w:sz w:val="20"/>
                <w:szCs w:val="20"/>
                <w:highlight w:val="white"/>
                <w:rtl w:val="0"/>
              </w:rPr>
              <w:t xml:space="preserve">List dealer's chargers. Same auth rule.</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AE">
            <w:pPr>
              <w:rPr>
                <w:sz w:val="20"/>
                <w:szCs w:val="20"/>
                <w:highlight w:val="white"/>
              </w:rPr>
            </w:pPr>
            <w:r w:rsidDel="00000000" w:rsidR="00000000" w:rsidRPr="00000000">
              <w:rPr>
                <w:sz w:val="20"/>
                <w:szCs w:val="20"/>
                <w:highlight w:val="white"/>
                <w:rtl w:val="0"/>
              </w:rPr>
              <w:t xml:space="preserve">/api/inventory/dealer/:dealerId/paraphernalia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AF">
            <w:pPr>
              <w:rPr>
                <w:sz w:val="20"/>
                <w:szCs w:val="20"/>
                <w:highlight w:val="white"/>
              </w:rPr>
            </w:pPr>
            <w:r w:rsidDel="00000000" w:rsidR="00000000" w:rsidRPr="00000000">
              <w:rPr>
                <w:sz w:val="20"/>
                <w:szCs w:val="20"/>
                <w:highlight w:val="white"/>
                <w:rtl w:val="0"/>
              </w:rPr>
              <w:t xml:space="preserve">GET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0">
            <w:pPr>
              <w:rPr>
                <w:sz w:val="20"/>
                <w:szCs w:val="20"/>
                <w:highlight w:val="white"/>
              </w:rPr>
            </w:pPr>
            <w:r w:rsidDel="00000000" w:rsidR="00000000" w:rsidRPr="00000000">
              <w:rPr>
                <w:sz w:val="20"/>
                <w:szCs w:val="20"/>
                <w:highlight w:val="white"/>
                <w:rtl w:val="0"/>
              </w:rPr>
              <w:t xml:space="preserve">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1">
            <w:pPr>
              <w:rPr>
                <w:sz w:val="20"/>
                <w:szCs w:val="20"/>
                <w:highlight w:val="white"/>
              </w:rPr>
            </w:pPr>
            <w:r w:rsidDel="00000000" w:rsidR="00000000" w:rsidRPr="00000000">
              <w:rPr>
                <w:sz w:val="20"/>
                <w:szCs w:val="20"/>
                <w:highlight w:val="white"/>
                <w:rtl w:val="0"/>
              </w:rPr>
              <w:t xml:space="preserve">List dealer's paraphernalia stock quantities.</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2">
            <w:pPr>
              <w:rPr>
                <w:sz w:val="20"/>
                <w:szCs w:val="20"/>
                <w:highlight w:val="white"/>
              </w:rPr>
            </w:pPr>
            <w:r w:rsidDel="00000000" w:rsidR="00000000" w:rsidRPr="00000000">
              <w:rPr>
                <w:sz w:val="20"/>
                <w:szCs w:val="20"/>
                <w:highlight w:val="white"/>
                <w:rtl w:val="0"/>
              </w:rPr>
              <w:t xml:space="preserve">/api/inventory/:serialNumber/card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3">
            <w:pPr>
              <w:rPr>
                <w:sz w:val="20"/>
                <w:szCs w:val="20"/>
                <w:highlight w:val="white"/>
              </w:rPr>
            </w:pPr>
            <w:r w:rsidDel="00000000" w:rsidR="00000000" w:rsidRPr="00000000">
              <w:rPr>
                <w:sz w:val="20"/>
                <w:szCs w:val="20"/>
                <w:highlight w:val="white"/>
                <w:rtl w:val="0"/>
              </w:rPr>
              <w:t xml:space="preserve">GET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4">
            <w:pPr>
              <w:rPr>
                <w:sz w:val="20"/>
                <w:szCs w:val="20"/>
                <w:highlight w:val="white"/>
              </w:rPr>
            </w:pPr>
            <w:r w:rsidDel="00000000" w:rsidR="00000000" w:rsidRPr="00000000">
              <w:rPr>
                <w:sz w:val="20"/>
                <w:szCs w:val="20"/>
                <w:highlight w:val="white"/>
                <w:rtl w:val="0"/>
              </w:rPr>
              <w:t xml:space="preserve">Dealer/Admin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5">
            <w:pPr>
              <w:rPr>
                <w:sz w:val="20"/>
                <w:szCs w:val="20"/>
                <w:highlight w:val="white"/>
              </w:rPr>
            </w:pPr>
            <w:r w:rsidDel="00000000" w:rsidR="00000000" w:rsidRPr="00000000">
              <w:rPr>
                <w:sz w:val="20"/>
                <w:szCs w:val="20"/>
                <w:highlight w:val="white"/>
                <w:rtl w:val="0"/>
              </w:rPr>
              <w:t xml:space="preserve">Full detail card for a serial. Dealers restricted to own inventory serials only.</w:t>
            </w:r>
          </w:p>
        </w:tc>
      </w:tr>
      <w:tr>
        <w:trPr>
          <w:cantSplit w:val="0"/>
          <w:trHeight w:val="17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6">
            <w:pPr>
              <w:rPr>
                <w:sz w:val="20"/>
                <w:szCs w:val="20"/>
                <w:highlight w:val="white"/>
              </w:rPr>
            </w:pPr>
            <w:r w:rsidDel="00000000" w:rsidR="00000000" w:rsidRPr="00000000">
              <w:rPr>
                <w:sz w:val="20"/>
                <w:szCs w:val="20"/>
                <w:highlight w:val="white"/>
                <w:rtl w:val="0"/>
              </w:rPr>
              <w:t xml:space="preserve">/api/dealer/inventory/acknowledge-transfer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7">
            <w:pPr>
              <w:rPr>
                <w:sz w:val="20"/>
                <w:szCs w:val="20"/>
                <w:highlight w:val="white"/>
              </w:rPr>
            </w:pPr>
            <w:r w:rsidDel="00000000" w:rsidR="00000000" w:rsidRPr="00000000">
              <w:rPr>
                <w:sz w:val="20"/>
                <w:szCs w:val="20"/>
                <w:highlight w:val="white"/>
                <w:rtl w:val="0"/>
              </w:rPr>
              <w:t xml:space="preserve">POST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8">
            <w:pPr>
              <w:rPr>
                <w:sz w:val="20"/>
                <w:szCs w:val="20"/>
                <w:highlight w:val="white"/>
              </w:rPr>
            </w:pPr>
            <w:r w:rsidDel="00000000" w:rsidR="00000000" w:rsidRPr="00000000">
              <w:rPr>
                <w:sz w:val="20"/>
                <w:szCs w:val="20"/>
                <w:highlight w:val="white"/>
                <w:rtl w:val="0"/>
              </w:rPr>
              <w:t xml:space="preserve">Dealer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9">
            <w:pPr>
              <w:rPr>
                <w:sz w:val="20"/>
                <w:szCs w:val="20"/>
                <w:highlight w:val="white"/>
              </w:rPr>
            </w:pPr>
            <w:r w:rsidDel="00000000" w:rsidR="00000000" w:rsidRPr="00000000">
              <w:rPr>
                <w:sz w:val="20"/>
                <w:szCs w:val="20"/>
                <w:highlight w:val="white"/>
                <w:rtl w:val="0"/>
              </w:rPr>
              <w:t xml:space="preserve">Dealer confirms receipt of transferred stock. Sets status = available under new dealer_id.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A">
            <w:pPr>
              <w:rPr>
                <w:sz w:val="20"/>
                <w:szCs w:val="20"/>
                <w:highlight w:val="white"/>
              </w:rPr>
            </w:pPr>
            <w:r w:rsidDel="00000000" w:rsidR="00000000" w:rsidRPr="00000000">
              <w:rPr>
                <w:sz w:val="20"/>
                <w:szCs w:val="20"/>
                <w:highlight w:val="white"/>
                <w:rtl w:val="0"/>
              </w:rPr>
              <w:t xml:space="preserve">/api/admin/product-master/batteries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B">
            <w:pPr>
              <w:rPr>
                <w:sz w:val="20"/>
                <w:szCs w:val="20"/>
                <w:highlight w:val="white"/>
              </w:rPr>
            </w:pPr>
            <w:r w:rsidDel="00000000" w:rsidR="00000000" w:rsidRPr="00000000">
              <w:rPr>
                <w:sz w:val="20"/>
                <w:szCs w:val="20"/>
                <w:highlight w:val="white"/>
                <w:rtl w:val="0"/>
              </w:rPr>
              <w:t xml:space="preserve">GET/POST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C">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D">
            <w:pPr>
              <w:rPr>
                <w:sz w:val="20"/>
                <w:szCs w:val="20"/>
                <w:highlight w:val="white"/>
              </w:rPr>
            </w:pPr>
            <w:r w:rsidDel="00000000" w:rsidR="00000000" w:rsidRPr="00000000">
              <w:rPr>
                <w:sz w:val="20"/>
                <w:szCs w:val="20"/>
                <w:highlight w:val="white"/>
                <w:rtl w:val="0"/>
              </w:rPr>
              <w:t xml:space="preserve">List or create battery models.</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E">
            <w:pPr>
              <w:rPr>
                <w:sz w:val="20"/>
                <w:szCs w:val="20"/>
                <w:highlight w:val="white"/>
              </w:rPr>
            </w:pPr>
            <w:r w:rsidDel="00000000" w:rsidR="00000000" w:rsidRPr="00000000">
              <w:rPr>
                <w:sz w:val="20"/>
                <w:szCs w:val="20"/>
                <w:highlight w:val="white"/>
                <w:rtl w:val="0"/>
              </w:rPr>
              <w:t xml:space="preserve">/api/admin/product-master/batteries/:modelId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BF">
            <w:pPr>
              <w:rPr>
                <w:sz w:val="20"/>
                <w:szCs w:val="20"/>
                <w:highlight w:val="white"/>
              </w:rPr>
            </w:pPr>
            <w:r w:rsidDel="00000000" w:rsidR="00000000" w:rsidRPr="00000000">
              <w:rPr>
                <w:sz w:val="20"/>
                <w:szCs w:val="20"/>
                <w:highlight w:val="white"/>
                <w:rtl w:val="0"/>
              </w:rPr>
              <w:t xml:space="preserve">PUT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0">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1">
            <w:pPr>
              <w:rPr>
                <w:sz w:val="20"/>
                <w:szCs w:val="20"/>
                <w:highlight w:val="white"/>
              </w:rPr>
            </w:pPr>
            <w:r w:rsidDel="00000000" w:rsidR="00000000" w:rsidRPr="00000000">
              <w:rPr>
                <w:sz w:val="20"/>
                <w:szCs w:val="20"/>
                <w:highlight w:val="white"/>
                <w:rtl w:val="0"/>
              </w:rPr>
              <w:t xml:space="preserve">Update battery model. Creates price_history record. Snapshot stored.</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2">
            <w:pPr>
              <w:rPr>
                <w:sz w:val="20"/>
                <w:szCs w:val="20"/>
                <w:highlight w:val="white"/>
              </w:rPr>
            </w:pPr>
            <w:r w:rsidDel="00000000" w:rsidR="00000000" w:rsidRPr="00000000">
              <w:rPr>
                <w:sz w:val="20"/>
                <w:szCs w:val="20"/>
                <w:highlight w:val="white"/>
                <w:rtl w:val="0"/>
              </w:rPr>
              <w:t xml:space="preserve">/api/admin/product-master/chargers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3">
            <w:pPr>
              <w:rPr>
                <w:sz w:val="20"/>
                <w:szCs w:val="20"/>
                <w:highlight w:val="white"/>
              </w:rPr>
            </w:pPr>
            <w:r w:rsidDel="00000000" w:rsidR="00000000" w:rsidRPr="00000000">
              <w:rPr>
                <w:sz w:val="20"/>
                <w:szCs w:val="20"/>
                <w:highlight w:val="white"/>
                <w:rtl w:val="0"/>
              </w:rPr>
              <w:t xml:space="preserve">GET/POST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4">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5">
            <w:pPr>
              <w:rPr>
                <w:sz w:val="20"/>
                <w:szCs w:val="20"/>
                <w:highlight w:val="white"/>
              </w:rPr>
            </w:pPr>
            <w:r w:rsidDel="00000000" w:rsidR="00000000" w:rsidRPr="00000000">
              <w:rPr>
                <w:sz w:val="20"/>
                <w:szCs w:val="20"/>
                <w:highlight w:val="white"/>
                <w:rtl w:val="0"/>
              </w:rPr>
              <w:t xml:space="preserve">List or create charger models.</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6">
            <w:pPr>
              <w:rPr>
                <w:sz w:val="20"/>
                <w:szCs w:val="20"/>
                <w:highlight w:val="white"/>
              </w:rPr>
            </w:pPr>
            <w:r w:rsidDel="00000000" w:rsidR="00000000" w:rsidRPr="00000000">
              <w:rPr>
                <w:sz w:val="20"/>
                <w:szCs w:val="20"/>
                <w:highlight w:val="white"/>
                <w:rtl w:val="0"/>
              </w:rPr>
              <w:t xml:space="preserve">/api/admin/product-master/chargers/:modelId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7">
            <w:pPr>
              <w:rPr>
                <w:sz w:val="20"/>
                <w:szCs w:val="20"/>
                <w:highlight w:val="white"/>
              </w:rPr>
            </w:pPr>
            <w:r w:rsidDel="00000000" w:rsidR="00000000" w:rsidRPr="00000000">
              <w:rPr>
                <w:sz w:val="20"/>
                <w:szCs w:val="20"/>
                <w:highlight w:val="white"/>
                <w:rtl w:val="0"/>
              </w:rPr>
              <w:t xml:space="preserve">PUT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8">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9">
            <w:pPr>
              <w:rPr>
                <w:sz w:val="20"/>
                <w:szCs w:val="20"/>
                <w:highlight w:val="white"/>
              </w:rPr>
            </w:pPr>
            <w:r w:rsidDel="00000000" w:rsidR="00000000" w:rsidRPr="00000000">
              <w:rPr>
                <w:sz w:val="20"/>
                <w:szCs w:val="20"/>
                <w:highlight w:val="white"/>
                <w:rtl w:val="0"/>
              </w:rPr>
              <w:t xml:space="preserve">Update charger model.</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A">
            <w:pPr>
              <w:rPr>
                <w:sz w:val="20"/>
                <w:szCs w:val="20"/>
                <w:highlight w:val="white"/>
              </w:rPr>
            </w:pPr>
            <w:r w:rsidDel="00000000" w:rsidR="00000000" w:rsidRPr="00000000">
              <w:rPr>
                <w:sz w:val="20"/>
                <w:szCs w:val="20"/>
                <w:highlight w:val="white"/>
                <w:rtl w:val="0"/>
              </w:rPr>
              <w:t xml:space="preserve">/api/admin/product-master/paraphernalia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B">
            <w:pPr>
              <w:rPr>
                <w:sz w:val="20"/>
                <w:szCs w:val="20"/>
                <w:highlight w:val="white"/>
              </w:rPr>
            </w:pPr>
            <w:r w:rsidDel="00000000" w:rsidR="00000000" w:rsidRPr="00000000">
              <w:rPr>
                <w:sz w:val="20"/>
                <w:szCs w:val="20"/>
                <w:highlight w:val="white"/>
                <w:rtl w:val="0"/>
              </w:rPr>
              <w:t xml:space="preserve">GET/POST/PUT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C">
            <w:pPr>
              <w:rPr>
                <w:sz w:val="20"/>
                <w:szCs w:val="20"/>
                <w:highlight w:val="white"/>
              </w:rPr>
            </w:pPr>
            <w:r w:rsidDel="00000000" w:rsidR="00000000" w:rsidRPr="00000000">
              <w:rPr>
                <w:sz w:val="20"/>
                <w:szCs w:val="20"/>
                <w:highlight w:val="white"/>
                <w:rtl w:val="0"/>
              </w:rPr>
              <w:t xml:space="preserve">Admin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D">
            <w:pPr>
              <w:rPr>
                <w:sz w:val="20"/>
                <w:szCs w:val="20"/>
                <w:highlight w:val="white"/>
              </w:rPr>
            </w:pPr>
            <w:r w:rsidDel="00000000" w:rsidR="00000000" w:rsidRPr="00000000">
              <w:rPr>
                <w:sz w:val="20"/>
                <w:szCs w:val="20"/>
                <w:highlight w:val="white"/>
                <w:rtl w:val="0"/>
              </w:rPr>
              <w:t xml:space="preserve">Manage paraphernalia item types.</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E">
            <w:pPr>
              <w:rPr>
                <w:sz w:val="20"/>
                <w:szCs w:val="20"/>
                <w:highlight w:val="white"/>
              </w:rPr>
            </w:pPr>
            <w:r w:rsidDel="00000000" w:rsidR="00000000" w:rsidRPr="00000000">
              <w:rPr>
                <w:sz w:val="20"/>
                <w:szCs w:val="20"/>
                <w:highlight w:val="white"/>
                <w:rtl w:val="0"/>
              </w:rPr>
              <w:t xml:space="preserve">/api/inventory/categories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CF">
            <w:pPr>
              <w:rPr>
                <w:sz w:val="20"/>
                <w:szCs w:val="20"/>
                <w:highlight w:val="white"/>
              </w:rPr>
            </w:pPr>
            <w:r w:rsidDel="00000000" w:rsidR="00000000" w:rsidRPr="00000000">
              <w:rPr>
                <w:sz w:val="20"/>
                <w:szCs w:val="20"/>
                <w:highlight w:val="white"/>
                <w:rtl w:val="0"/>
              </w:rPr>
              <w:t xml:space="preserve">GET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D0">
            <w:pPr>
              <w:rPr>
                <w:sz w:val="20"/>
                <w:szCs w:val="20"/>
                <w:highlight w:val="white"/>
              </w:rPr>
            </w:pPr>
            <w:r w:rsidDel="00000000" w:rsidR="00000000" w:rsidRPr="00000000">
              <w:rPr>
                <w:sz w:val="20"/>
                <w:szCs w:val="20"/>
                <w:highlight w:val="white"/>
                <w:rtl w:val="0"/>
              </w:rPr>
              <w:t xml:space="preserve">Public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D1">
            <w:pPr>
              <w:rPr>
                <w:sz w:val="20"/>
                <w:szCs w:val="20"/>
                <w:highlight w:val="white"/>
              </w:rPr>
            </w:pPr>
            <w:r w:rsidDel="00000000" w:rsidR="00000000" w:rsidRPr="00000000">
              <w:rPr>
                <w:sz w:val="20"/>
                <w:szCs w:val="20"/>
                <w:highlight w:val="white"/>
                <w:rtl w:val="0"/>
              </w:rPr>
              <w:t xml:space="preserve">Returns category / sub-category matrix. Used in Step 1 and Step 4 UI dropdowns.</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D2">
            <w:pPr>
              <w:rPr>
                <w:sz w:val="20"/>
                <w:szCs w:val="20"/>
                <w:highlight w:val="white"/>
              </w:rPr>
            </w:pPr>
            <w:r w:rsidDel="00000000" w:rsidR="00000000" w:rsidRPr="00000000">
              <w:rPr>
                <w:sz w:val="20"/>
                <w:szCs w:val="20"/>
                <w:highlight w:val="white"/>
                <w:rtl w:val="0"/>
              </w:rPr>
              <w:t xml:space="preserve">/api/iot/battery/:serial/soc</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D3">
            <w:pPr>
              <w:rPr>
                <w:sz w:val="20"/>
                <w:szCs w:val="20"/>
                <w:highlight w:val="white"/>
              </w:rPr>
            </w:pPr>
            <w:r w:rsidDel="00000000" w:rsidR="00000000" w:rsidRPr="00000000">
              <w:rPr>
                <w:sz w:val="20"/>
                <w:szCs w:val="20"/>
                <w:highlight w:val="white"/>
                <w:rtl w:val="0"/>
              </w:rPr>
              <w:t xml:space="preserve">GET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D4">
            <w:pPr>
              <w:rPr>
                <w:sz w:val="20"/>
                <w:szCs w:val="20"/>
                <w:highlight w:val="white"/>
              </w:rPr>
            </w:pPr>
            <w:r w:rsidDel="00000000" w:rsidR="00000000" w:rsidRPr="00000000">
              <w:rPr>
                <w:sz w:val="20"/>
                <w:szCs w:val="20"/>
                <w:highlight w:val="white"/>
                <w:rtl w:val="0"/>
              </w:rPr>
              <w:t xml:space="preserve">Internal</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D5">
            <w:pPr>
              <w:rPr>
                <w:sz w:val="20"/>
                <w:szCs w:val="20"/>
                <w:highlight w:val="white"/>
              </w:rPr>
            </w:pPr>
            <w:r w:rsidDel="00000000" w:rsidR="00000000" w:rsidRPr="00000000">
              <w:rPr>
                <w:sz w:val="20"/>
                <w:szCs w:val="20"/>
                <w:highlight w:val="white"/>
                <w:rtl w:val="0"/>
              </w:rPr>
              <w:t xml:space="preserve">Fetch live SOC from IoT backend for a serial. Returns soc_percent, last_sync.</w:t>
            </w:r>
          </w:p>
        </w:tc>
      </w:tr>
    </w:tbl>
    <w:p w:rsidR="00000000" w:rsidDel="00000000" w:rsidP="00000000" w:rsidRDefault="00000000" w:rsidRPr="00000000" w14:paraId="000018D6">
      <w:pPr>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8D7">
      <w:pPr>
        <w:spacing w:after="60" w:before="60" w:lineRule="auto"/>
        <w:rPr>
          <w:color w:val="1e7e34"/>
          <w:sz w:val="20"/>
          <w:szCs w:val="20"/>
          <w:highlight w:val="white"/>
        </w:rPr>
      </w:pPr>
      <w:r w:rsidDel="00000000" w:rsidR="00000000" w:rsidRPr="00000000">
        <w:rPr>
          <w:rFonts w:ascii="Arial Unicode MS" w:cs="Arial Unicode MS" w:eastAsia="Arial Unicode MS" w:hAnsi="Arial Unicode MS"/>
          <w:color w:val="1e7e34"/>
          <w:sz w:val="20"/>
          <w:szCs w:val="20"/>
          <w:highlight w:val="white"/>
          <w:rtl w:val="0"/>
        </w:rPr>
        <w:t xml:space="preserve">Rows highlighted in green are new endpoints added to resolve the Step 4 ↔ inventory integration gap.</w:t>
      </w:r>
    </w:p>
    <w:p w:rsidR="00000000" w:rsidDel="00000000" w:rsidP="00000000" w:rsidRDefault="00000000" w:rsidRPr="00000000" w14:paraId="000018D8">
      <w:pPr>
        <w:spacing w:after="60" w:before="60" w:lineRule="auto"/>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8D9">
      <w:pPr>
        <w:spacing w:after="60" w:before="60" w:lineRule="auto"/>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8DA">
      <w:pPr>
        <w:spacing w:after="60" w:before="60" w:lineRule="auto"/>
        <w:rPr>
          <w:b w:val="1"/>
          <w:bCs w:val="1"/>
          <w:color w:val="003366"/>
          <w:sz w:val="38"/>
          <w:szCs w:val="38"/>
          <w:highlight w:val="white"/>
        </w:rPr>
      </w:pPr>
      <w:r w:rsidDel="00000000" w:rsidR="00000000" w:rsidRPr="00000000">
        <w:rPr>
          <w:b w:val="1"/>
          <w:bCs w:val="1"/>
          <w:color w:val="003366"/>
          <w:sz w:val="38"/>
          <w:szCs w:val="38"/>
          <w:highlight w:val="white"/>
          <w:rtl w:val="0"/>
        </w:rPr>
        <w:t xml:space="preserve">AUDIT LOGGING — INVENTORY EVENTS</w:t>
      </w:r>
    </w:p>
    <w:p w:rsidR="00000000" w:rsidDel="00000000" w:rsidP="00000000" w:rsidRDefault="00000000" w:rsidRPr="00000000" w14:paraId="000018DB">
      <w:pPr>
        <w:spacing w:after="60" w:before="60" w:lineRule="auto"/>
        <w:rPr>
          <w:sz w:val="20"/>
          <w:szCs w:val="20"/>
          <w:highlight w:val="white"/>
        </w:rPr>
      </w:pPr>
      <w:r w:rsidDel="00000000" w:rsidR="00000000" w:rsidRPr="00000000">
        <w:rPr>
          <w:sz w:val="20"/>
          <w:szCs w:val="20"/>
          <w:highlight w:val="white"/>
          <w:rtl w:val="0"/>
        </w:rPr>
        <w:t xml:space="preserve">Every state-changing operation on inventory must produce an audit record. This satisfies OWASP logging best practices: log who, what, when, and the outcome for all admin actions and validation failures.</w:t>
      </w:r>
    </w:p>
    <w:p w:rsidR="00000000" w:rsidDel="00000000" w:rsidP="00000000" w:rsidRDefault="00000000" w:rsidRPr="00000000" w14:paraId="000018DC">
      <w:pPr>
        <w:pStyle w:val="Heading2"/>
        <w:keepNext w:val="0"/>
        <w:keepLines w:val="0"/>
        <w:spacing w:before="300" w:lineRule="auto"/>
        <w:rPr>
          <w:b w:val="1"/>
          <w:bCs w:val="1"/>
          <w:color w:val="1b7a8a"/>
          <w:sz w:val="28"/>
          <w:szCs w:val="28"/>
          <w:highlight w:val="white"/>
        </w:rPr>
      </w:pPr>
      <w:bookmarkStart w:colFirst="0" w:colLast="0" w:name="_v3w8halp1xc" w:id="93"/>
      <w:bookmarkEnd w:id="93"/>
      <w:r w:rsidDel="00000000" w:rsidR="00000000" w:rsidRPr="00000000">
        <w:rPr>
          <w:b w:val="1"/>
          <w:bCs w:val="1"/>
          <w:color w:val="1b7a8a"/>
          <w:sz w:val="28"/>
          <w:szCs w:val="28"/>
          <w:highlight w:val="white"/>
          <w:rtl w:val="0"/>
        </w:rPr>
        <w:t xml:space="preserve">Events That Must Be Logged</w:t>
      </w:r>
    </w:p>
    <w:p w:rsidR="00000000" w:rsidDel="00000000" w:rsidP="00000000" w:rsidRDefault="00000000" w:rsidRPr="00000000" w14:paraId="000018DD">
      <w:pPr>
        <w:rPr/>
      </w:pPr>
      <w:r w:rsidDel="00000000" w:rsidR="00000000" w:rsidRPr="00000000">
        <w:rPr>
          <w:rtl w:val="0"/>
        </w:rPr>
      </w:r>
    </w:p>
    <w:tbl>
      <w:tblPr>
        <w:tblStyle w:val="Table2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2820"/>
        <w:gridCol w:w="3420"/>
        <w:tblGridChange w:id="0">
          <w:tblGrid>
            <w:gridCol w:w="3120"/>
            <w:gridCol w:w="2820"/>
            <w:gridCol w:w="342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8DE">
            <w:pPr>
              <w:rPr>
                <w:b w:val="1"/>
                <w:bCs w:val="1"/>
                <w:color w:val="ffffff"/>
                <w:sz w:val="18"/>
                <w:szCs w:val="18"/>
              </w:rPr>
            </w:pPr>
            <w:r w:rsidDel="00000000" w:rsidR="00000000" w:rsidRPr="00000000">
              <w:rPr>
                <w:b w:val="1"/>
                <w:bCs w:val="1"/>
                <w:color w:val="ffffff"/>
                <w:sz w:val="18"/>
                <w:szCs w:val="18"/>
                <w:rtl w:val="0"/>
              </w:rPr>
              <w:t xml:space="preserve">Event</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8DF">
            <w:pPr>
              <w:rPr>
                <w:b w:val="1"/>
                <w:bCs w:val="1"/>
                <w:color w:val="ffffff"/>
                <w:sz w:val="18"/>
                <w:szCs w:val="18"/>
              </w:rPr>
            </w:pPr>
            <w:r w:rsidDel="00000000" w:rsidR="00000000" w:rsidRPr="00000000">
              <w:rPr>
                <w:b w:val="1"/>
                <w:bCs w:val="1"/>
                <w:color w:val="ffffff"/>
                <w:sz w:val="18"/>
                <w:szCs w:val="18"/>
                <w:rtl w:val="0"/>
              </w:rPr>
              <w:t xml:space="preserve">Severity</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8E0">
            <w:pPr>
              <w:rPr>
                <w:b w:val="1"/>
                <w:bCs w:val="1"/>
                <w:color w:val="ffffff"/>
                <w:sz w:val="18"/>
                <w:szCs w:val="18"/>
              </w:rPr>
            </w:pPr>
            <w:r w:rsidDel="00000000" w:rsidR="00000000" w:rsidRPr="00000000">
              <w:rPr>
                <w:b w:val="1"/>
                <w:bCs w:val="1"/>
                <w:color w:val="ffffff"/>
                <w:sz w:val="18"/>
                <w:szCs w:val="18"/>
                <w:rtl w:val="0"/>
              </w:rPr>
              <w:t xml:space="preserve">Log Fields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1">
            <w:pPr>
              <w:rPr>
                <w:sz w:val="20"/>
                <w:szCs w:val="20"/>
              </w:rPr>
            </w:pPr>
            <w:r w:rsidDel="00000000" w:rsidR="00000000" w:rsidRPr="00000000">
              <w:rPr>
                <w:sz w:val="20"/>
                <w:szCs w:val="20"/>
                <w:rtl w:val="0"/>
              </w:rPr>
              <w:t xml:space="preserve">Inventory item uploaded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2">
            <w:pPr>
              <w:rPr>
                <w:sz w:val="20"/>
                <w:szCs w:val="20"/>
              </w:rPr>
            </w:pPr>
            <w:r w:rsidDel="00000000" w:rsidR="00000000" w:rsidRPr="00000000">
              <w:rPr>
                <w:sz w:val="20"/>
                <w:szCs w:val="20"/>
                <w:rtl w:val="0"/>
              </w:rPr>
              <w:t xml:space="preserve">INFO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3">
            <w:pPr>
              <w:rPr>
                <w:sz w:val="20"/>
                <w:szCs w:val="20"/>
              </w:rPr>
            </w:pPr>
            <w:r w:rsidDel="00000000" w:rsidR="00000000" w:rsidRPr="00000000">
              <w:rPr>
                <w:sz w:val="20"/>
                <w:szCs w:val="20"/>
                <w:rtl w:val="0"/>
              </w:rPr>
              <w:t xml:space="preserve">event_type, serial_number, dealer_id, uploaded_by, upload_event_id, timestamp</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4">
            <w:pPr>
              <w:rPr>
                <w:sz w:val="20"/>
                <w:szCs w:val="20"/>
              </w:rPr>
            </w:pPr>
            <w:r w:rsidDel="00000000" w:rsidR="00000000" w:rsidRPr="00000000">
              <w:rPr>
                <w:sz w:val="20"/>
                <w:szCs w:val="20"/>
                <w:rtl w:val="0"/>
              </w:rPr>
              <w:t xml:space="preserve">CSV upload — row validation failure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5">
            <w:pPr>
              <w:rPr>
                <w:sz w:val="20"/>
                <w:szCs w:val="20"/>
              </w:rPr>
            </w:pPr>
            <w:r w:rsidDel="00000000" w:rsidR="00000000" w:rsidRPr="00000000">
              <w:rPr>
                <w:sz w:val="20"/>
                <w:szCs w:val="20"/>
                <w:rtl w:val="0"/>
              </w:rPr>
              <w:t xml:space="preserve">WARN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6">
            <w:pPr>
              <w:rPr>
                <w:sz w:val="20"/>
                <w:szCs w:val="20"/>
              </w:rPr>
            </w:pPr>
            <w:r w:rsidDel="00000000" w:rsidR="00000000" w:rsidRPr="00000000">
              <w:rPr>
                <w:sz w:val="20"/>
                <w:szCs w:val="20"/>
                <w:rtl w:val="0"/>
              </w:rPr>
              <w:t xml:space="preserve">row_number, field, error_message, upload_event_id, uploaded_by, timestamp</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7">
            <w:pPr>
              <w:rPr>
                <w:sz w:val="20"/>
                <w:szCs w:val="20"/>
              </w:rPr>
            </w:pPr>
            <w:r w:rsidDel="00000000" w:rsidR="00000000" w:rsidRPr="00000000">
              <w:rPr>
                <w:sz w:val="20"/>
                <w:szCs w:val="20"/>
                <w:rtl w:val="0"/>
              </w:rPr>
              <w:t xml:space="preserve">Inventory reserved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8">
            <w:pPr>
              <w:rPr>
                <w:sz w:val="20"/>
                <w:szCs w:val="20"/>
              </w:rPr>
            </w:pPr>
            <w:r w:rsidDel="00000000" w:rsidR="00000000" w:rsidRPr="00000000">
              <w:rPr>
                <w:sz w:val="20"/>
                <w:szCs w:val="20"/>
                <w:rtl w:val="0"/>
              </w:rPr>
              <w:t xml:space="preserve">INFO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9">
            <w:pPr>
              <w:rPr>
                <w:sz w:val="20"/>
                <w:szCs w:val="20"/>
              </w:rPr>
            </w:pPr>
            <w:r w:rsidDel="00000000" w:rsidR="00000000" w:rsidRPr="00000000">
              <w:rPr>
                <w:sz w:val="20"/>
                <w:szCs w:val="20"/>
                <w:rtl w:val="0"/>
              </w:rPr>
              <w:t xml:space="preserve">serial_number, lead_id, dealer_id, performed_by, timestamp</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A">
            <w:pPr>
              <w:rPr>
                <w:sz w:val="20"/>
                <w:szCs w:val="20"/>
              </w:rPr>
            </w:pPr>
            <w:r w:rsidDel="00000000" w:rsidR="00000000" w:rsidRPr="00000000">
              <w:rPr>
                <w:sz w:val="20"/>
                <w:szCs w:val="20"/>
                <w:rtl w:val="0"/>
              </w:rPr>
              <w:t xml:space="preserve">Inventory released (unreserved)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B">
            <w:pPr>
              <w:rPr>
                <w:sz w:val="20"/>
                <w:szCs w:val="20"/>
              </w:rPr>
            </w:pPr>
            <w:r w:rsidDel="00000000" w:rsidR="00000000" w:rsidRPr="00000000">
              <w:rPr>
                <w:sz w:val="20"/>
                <w:szCs w:val="20"/>
                <w:rtl w:val="0"/>
              </w:rPr>
              <w:t xml:space="preserve">INFO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C">
            <w:pPr>
              <w:rPr>
                <w:sz w:val="20"/>
                <w:szCs w:val="20"/>
              </w:rPr>
            </w:pPr>
            <w:r w:rsidDel="00000000" w:rsidR="00000000" w:rsidRPr="00000000">
              <w:rPr>
                <w:sz w:val="20"/>
                <w:szCs w:val="20"/>
                <w:rtl w:val="0"/>
              </w:rPr>
              <w:t xml:space="preserve">serial_number, lead_id, reason, performed_by, timestamp</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D">
            <w:pPr>
              <w:rPr>
                <w:sz w:val="20"/>
                <w:szCs w:val="20"/>
              </w:rPr>
            </w:pPr>
            <w:r w:rsidDel="00000000" w:rsidR="00000000" w:rsidRPr="00000000">
              <w:rPr>
                <w:sz w:val="20"/>
                <w:szCs w:val="20"/>
                <w:rtl w:val="0"/>
              </w:rPr>
              <w:t xml:space="preserve">Inventory sold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E">
            <w:pPr>
              <w:rPr>
                <w:sz w:val="20"/>
                <w:szCs w:val="20"/>
              </w:rPr>
            </w:pPr>
            <w:r w:rsidDel="00000000" w:rsidR="00000000" w:rsidRPr="00000000">
              <w:rPr>
                <w:sz w:val="20"/>
                <w:szCs w:val="20"/>
                <w:rtl w:val="0"/>
              </w:rPr>
              <w:t xml:space="preserve">INFO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EF">
            <w:pPr>
              <w:rPr>
                <w:sz w:val="20"/>
                <w:szCs w:val="20"/>
              </w:rPr>
            </w:pPr>
            <w:r w:rsidDel="00000000" w:rsidR="00000000" w:rsidRPr="00000000">
              <w:rPr>
                <w:sz w:val="20"/>
                <w:szCs w:val="20"/>
                <w:rtl w:val="0"/>
              </w:rPr>
              <w:t xml:space="preserve">serial_number, lead_id, sold_by, sold_at, timestamp</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0">
            <w:pPr>
              <w:rPr>
                <w:sz w:val="20"/>
                <w:szCs w:val="20"/>
              </w:rPr>
            </w:pPr>
            <w:r w:rsidDel="00000000" w:rsidR="00000000" w:rsidRPr="00000000">
              <w:rPr>
                <w:sz w:val="20"/>
                <w:szCs w:val="20"/>
                <w:rtl w:val="0"/>
              </w:rPr>
              <w:t xml:space="preserve">Write-off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1">
            <w:pPr>
              <w:rPr>
                <w:sz w:val="20"/>
                <w:szCs w:val="20"/>
              </w:rPr>
            </w:pPr>
            <w:r w:rsidDel="00000000" w:rsidR="00000000" w:rsidRPr="00000000">
              <w:rPr>
                <w:sz w:val="20"/>
                <w:szCs w:val="20"/>
                <w:rtl w:val="0"/>
              </w:rPr>
              <w:t xml:space="preserve">WARN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2">
            <w:pPr>
              <w:rPr>
                <w:sz w:val="20"/>
                <w:szCs w:val="20"/>
              </w:rPr>
            </w:pPr>
            <w:r w:rsidDel="00000000" w:rsidR="00000000" w:rsidRPr="00000000">
              <w:rPr>
                <w:sz w:val="20"/>
                <w:szCs w:val="20"/>
                <w:rtl w:val="0"/>
              </w:rPr>
              <w:t xml:space="preserve">serial_number, reason, reason_notes, write_off_value, written_off_by, timestamp</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3">
            <w:pPr>
              <w:rPr>
                <w:sz w:val="20"/>
                <w:szCs w:val="20"/>
              </w:rPr>
            </w:pPr>
            <w:r w:rsidDel="00000000" w:rsidR="00000000" w:rsidRPr="00000000">
              <w:rPr>
                <w:sz w:val="20"/>
                <w:szCs w:val="20"/>
                <w:rtl w:val="0"/>
              </w:rPr>
              <w:t xml:space="preserve">Transfer initiated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4">
            <w:pPr>
              <w:rPr>
                <w:sz w:val="20"/>
                <w:szCs w:val="20"/>
              </w:rPr>
            </w:pPr>
            <w:r w:rsidDel="00000000" w:rsidR="00000000" w:rsidRPr="00000000">
              <w:rPr>
                <w:sz w:val="20"/>
                <w:szCs w:val="20"/>
                <w:rtl w:val="0"/>
              </w:rPr>
              <w:t xml:space="preserve">INFO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5">
            <w:pPr>
              <w:rPr>
                <w:sz w:val="20"/>
                <w:szCs w:val="20"/>
              </w:rPr>
            </w:pPr>
            <w:r w:rsidDel="00000000" w:rsidR="00000000" w:rsidRPr="00000000">
              <w:rPr>
                <w:sz w:val="20"/>
                <w:szCs w:val="20"/>
                <w:rtl w:val="0"/>
              </w:rPr>
              <w:t xml:space="preserve">transfer_id, source_dealer, target_dealer, serials[], initiated_by, timestamp</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6">
            <w:pPr>
              <w:rPr>
                <w:sz w:val="20"/>
                <w:szCs w:val="20"/>
              </w:rPr>
            </w:pPr>
            <w:r w:rsidDel="00000000" w:rsidR="00000000" w:rsidRPr="00000000">
              <w:rPr>
                <w:sz w:val="20"/>
                <w:szCs w:val="20"/>
                <w:rtl w:val="0"/>
              </w:rPr>
              <w:t xml:space="preserve">Transfer acknowledged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7">
            <w:pPr>
              <w:rPr>
                <w:sz w:val="20"/>
                <w:szCs w:val="20"/>
              </w:rPr>
            </w:pPr>
            <w:r w:rsidDel="00000000" w:rsidR="00000000" w:rsidRPr="00000000">
              <w:rPr>
                <w:sz w:val="20"/>
                <w:szCs w:val="20"/>
                <w:rtl w:val="0"/>
              </w:rPr>
              <w:t xml:space="preserve">INFO</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8">
            <w:pPr>
              <w:rPr>
                <w:sz w:val="20"/>
                <w:szCs w:val="20"/>
              </w:rPr>
            </w:pPr>
            <w:r w:rsidDel="00000000" w:rsidR="00000000" w:rsidRPr="00000000">
              <w:rPr>
                <w:sz w:val="20"/>
                <w:szCs w:val="20"/>
                <w:rtl w:val="0"/>
              </w:rPr>
              <w:t xml:space="preserve">transfer_id, serials[], acknowledged_by, timestamp</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9">
            <w:pPr>
              <w:rPr>
                <w:sz w:val="20"/>
                <w:szCs w:val="20"/>
              </w:rPr>
            </w:pPr>
            <w:r w:rsidDel="00000000" w:rsidR="00000000" w:rsidRPr="00000000">
              <w:rPr>
                <w:sz w:val="20"/>
                <w:szCs w:val="20"/>
                <w:rtl w:val="0"/>
              </w:rPr>
              <w:t xml:space="preserve">Product master price change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A">
            <w:pPr>
              <w:rPr>
                <w:sz w:val="20"/>
                <w:szCs w:val="20"/>
              </w:rPr>
            </w:pPr>
            <w:r w:rsidDel="00000000" w:rsidR="00000000" w:rsidRPr="00000000">
              <w:rPr>
                <w:sz w:val="20"/>
                <w:szCs w:val="20"/>
                <w:rtl w:val="0"/>
              </w:rPr>
              <w:t xml:space="preserve">WARN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B">
            <w:pPr>
              <w:rPr>
                <w:sz w:val="20"/>
                <w:szCs w:val="20"/>
              </w:rPr>
            </w:pPr>
            <w:r w:rsidDel="00000000" w:rsidR="00000000" w:rsidRPr="00000000">
              <w:rPr>
                <w:sz w:val="20"/>
                <w:szCs w:val="20"/>
                <w:rtl w:val="0"/>
              </w:rPr>
              <w:t xml:space="preserve">model_id, old_price, new_price, changed_by, timestamp — old values preserved in price_history</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C">
            <w:pPr>
              <w:rPr>
                <w:sz w:val="20"/>
                <w:szCs w:val="20"/>
              </w:rPr>
            </w:pPr>
            <w:r w:rsidDel="00000000" w:rsidR="00000000" w:rsidRPr="00000000">
              <w:rPr>
                <w:sz w:val="20"/>
                <w:szCs w:val="20"/>
                <w:rtl w:val="0"/>
              </w:rPr>
              <w:t xml:space="preserve">Unauthorised access attempt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D">
            <w:pPr>
              <w:rPr>
                <w:sz w:val="20"/>
                <w:szCs w:val="20"/>
              </w:rPr>
            </w:pPr>
            <w:r w:rsidDel="00000000" w:rsidR="00000000" w:rsidRPr="00000000">
              <w:rPr>
                <w:sz w:val="20"/>
                <w:szCs w:val="20"/>
                <w:rtl w:val="0"/>
              </w:rPr>
              <w:t xml:space="preserve">ERROR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8FE">
            <w:pPr>
              <w:rPr>
                <w:sz w:val="20"/>
                <w:szCs w:val="20"/>
              </w:rPr>
            </w:pPr>
            <w:r w:rsidDel="00000000" w:rsidR="00000000" w:rsidRPr="00000000">
              <w:rPr>
                <w:sz w:val="20"/>
                <w:szCs w:val="20"/>
                <w:rtl w:val="0"/>
              </w:rPr>
              <w:t xml:space="preserve">endpoint, method, requester_id, requester_dealer_id, target_dealer_id, timestamp</w:t>
            </w:r>
          </w:p>
        </w:tc>
      </w:tr>
    </w:tbl>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r>
    </w:p>
    <w:tbl>
      <w:tblPr>
        <w:tblStyle w:val="Table20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348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901">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All inventory_events records use the existing schema from Section 5.0.9</w:t>
            </w:r>
          </w:p>
          <w:p w:rsidR="00000000" w:rsidDel="00000000" w:rsidP="00000000" w:rsidRDefault="00000000" w:rsidRPr="00000000" w14:paraId="00001902">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Additional security/auth events go to a separate security_audit_log table:</w:t>
            </w:r>
          </w:p>
          <w:p w:rsidR="00000000" w:rsidDel="00000000" w:rsidP="00000000" w:rsidRDefault="00000000" w:rsidRPr="00000000" w14:paraId="00001903">
            <w:pPr>
              <w:spacing w:after="20" w:before="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904">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CREATE TABLE security_audit_log (</w:t>
            </w:r>
          </w:p>
          <w:p w:rsidR="00000000" w:rsidDel="00000000" w:rsidP="00000000" w:rsidRDefault="00000000" w:rsidRPr="00000000" w14:paraId="00001905">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id            INT PRIMARY KEY AUTO_INCREMENT,</w:t>
            </w:r>
          </w:p>
          <w:p w:rsidR="00000000" w:rsidDel="00000000" w:rsidP="00000000" w:rsidRDefault="00000000" w:rsidRPr="00000000" w14:paraId="00001906">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event_type    VARCHAR(50)  NOT NULL,  -- e.g. 'FORBIDDEN_ACCESS'</w:t>
            </w:r>
          </w:p>
          <w:p w:rsidR="00000000" w:rsidDel="00000000" w:rsidP="00000000" w:rsidRDefault="00000000" w:rsidRPr="00000000" w14:paraId="00001907">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endpoint      VARCHAR(200),</w:t>
            </w:r>
          </w:p>
          <w:p w:rsidR="00000000" w:rsidDel="00000000" w:rsidP="00000000" w:rsidRDefault="00000000" w:rsidRPr="00000000" w14:paraId="00001908">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http_method   VARCHAR(10),</w:t>
            </w:r>
          </w:p>
          <w:p w:rsidR="00000000" w:rsidDel="00000000" w:rsidP="00000000" w:rsidRDefault="00000000" w:rsidRPr="00000000" w14:paraId="00001909">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requester_id  INT,                    -- user_id (nullable if pre-auth)</w:t>
            </w:r>
          </w:p>
          <w:p w:rsidR="00000000" w:rsidDel="00000000" w:rsidP="00000000" w:rsidRDefault="00000000" w:rsidRPr="00000000" w14:paraId="0000190A">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requester_role VARCHAR(50),</w:t>
            </w:r>
          </w:p>
          <w:p w:rsidR="00000000" w:rsidDel="00000000" w:rsidP="00000000" w:rsidRDefault="00000000" w:rsidRPr="00000000" w14:paraId="0000190B">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target_resource VARCHAR(200),         -- e.g. 'inventory/DLR-002/batteries'</w:t>
            </w:r>
          </w:p>
          <w:p w:rsidR="00000000" w:rsidDel="00000000" w:rsidP="00000000" w:rsidRDefault="00000000" w:rsidRPr="00000000" w14:paraId="0000190C">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outcome       ENUM('allowed','denied','error'),</w:t>
            </w:r>
          </w:p>
          <w:p w:rsidR="00000000" w:rsidDel="00000000" w:rsidP="00000000" w:rsidRDefault="00000000" w:rsidRPr="00000000" w14:paraId="0000190D">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ip_address    VARCHAR(45),            -- IPv4 or IPv6</w:t>
            </w:r>
          </w:p>
          <w:p w:rsidR="00000000" w:rsidDel="00000000" w:rsidP="00000000" w:rsidRDefault="00000000" w:rsidRPr="00000000" w14:paraId="0000190E">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user_agent    TEXT,</w:t>
            </w:r>
          </w:p>
          <w:p w:rsidR="00000000" w:rsidDel="00000000" w:rsidP="00000000" w:rsidRDefault="00000000" w:rsidRPr="00000000" w14:paraId="0000190F">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  occurred_at   TIMESTAMP DEFAULT CURRENT_TIMESTAMP</w:t>
            </w:r>
          </w:p>
          <w:p w:rsidR="00000000" w:rsidDel="00000000" w:rsidP="00000000" w:rsidRDefault="00000000" w:rsidRPr="00000000" w14:paraId="00001910">
            <w:pPr>
              <w:spacing w:after="20" w:before="20" w:lineRule="auto"/>
              <w:rPr>
                <w:rFonts w:ascii="Courier New" w:cs="Courier New" w:eastAsia="Courier New" w:hAnsi="Courier New"/>
                <w:color w:val="1a1a2e"/>
                <w:sz w:val="16"/>
                <w:szCs w:val="16"/>
              </w:rPr>
            </w:pPr>
            <w:r w:rsidDel="00000000" w:rsidR="00000000" w:rsidRPr="00000000">
              <w:rPr>
                <w:rFonts w:ascii="Courier New" w:cs="Courier New" w:eastAsia="Courier New" w:hAnsi="Courier New"/>
                <w:color w:val="1a1a2e"/>
                <w:sz w:val="16"/>
                <w:szCs w:val="16"/>
                <w:rtl w:val="0"/>
              </w:rPr>
              <w:t xml:space="preserve">);</w:t>
            </w:r>
          </w:p>
        </w:tc>
      </w:tr>
    </w:tbl>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b w:val="1"/>
          <w:bCs w:val="1"/>
          <w:color w:val="003366"/>
          <w:sz w:val="38"/>
          <w:szCs w:val="38"/>
        </w:rPr>
      </w:pPr>
      <w:r w:rsidDel="00000000" w:rsidR="00000000" w:rsidRPr="00000000">
        <w:rPr>
          <w:b w:val="1"/>
          <w:bCs w:val="1"/>
          <w:color w:val="003366"/>
          <w:sz w:val="38"/>
          <w:szCs w:val="38"/>
          <w:rtl w:val="0"/>
        </w:rPr>
        <w:t xml:space="preserve">CSV UPLOAD — ENHANCED VALIDATION &amp; ERROR HANDLING</w:t>
      </w:r>
    </w:p>
    <w:p w:rsidR="00000000" w:rsidDel="00000000" w:rsidP="00000000" w:rsidRDefault="00000000" w:rsidRPr="00000000" w14:paraId="00001913">
      <w:pPr>
        <w:spacing w:after="60" w:before="60" w:lineRule="auto"/>
        <w:rPr>
          <w:sz w:val="20"/>
          <w:szCs w:val="20"/>
        </w:rPr>
      </w:pPr>
      <w:r w:rsidDel="00000000" w:rsidR="00000000" w:rsidRPr="00000000">
        <w:rPr>
          <w:sz w:val="20"/>
          <w:szCs w:val="20"/>
          <w:rtl w:val="0"/>
        </w:rPr>
        <w:t xml:space="preserve">The bulk upload endpoint must perform row-level validation and return structured error responses. Partial imports are permitted — valid rows are imported, invalid rows are reported. Admin can correct and re-upload the rejected rows only.</w:t>
      </w:r>
    </w:p>
    <w:p w:rsidR="00000000" w:rsidDel="00000000" w:rsidP="00000000" w:rsidRDefault="00000000" w:rsidRPr="00000000" w14:paraId="00001914">
      <w:pPr>
        <w:spacing w:after="60" w:before="60" w:lineRule="auto"/>
        <w:rPr>
          <w:b w:val="1"/>
          <w:bCs w:val="1"/>
          <w:color w:val="1b7a8a"/>
          <w:sz w:val="28"/>
          <w:szCs w:val="28"/>
        </w:rPr>
      </w:pPr>
      <w:r w:rsidDel="00000000" w:rsidR="00000000" w:rsidRPr="00000000">
        <w:rPr>
          <w:b w:val="1"/>
          <w:bCs w:val="1"/>
          <w:color w:val="1b7a8a"/>
          <w:sz w:val="28"/>
          <w:szCs w:val="28"/>
          <w:rtl w:val="0"/>
        </w:rPr>
        <w:t xml:space="preserve">Validation Rules per Row</w:t>
      </w:r>
    </w:p>
    <w:p w:rsidR="00000000" w:rsidDel="00000000" w:rsidP="00000000" w:rsidRDefault="00000000" w:rsidRPr="00000000" w14:paraId="00001915">
      <w:pPr>
        <w:spacing w:after="60" w:before="60" w:lineRule="auto"/>
        <w:rPr>
          <w:b w:val="1"/>
          <w:bCs w:val="1"/>
          <w:color w:val="1b7a8a"/>
          <w:sz w:val="28"/>
          <w:szCs w:val="28"/>
        </w:rPr>
      </w:pPr>
      <w:r w:rsidDel="00000000" w:rsidR="00000000" w:rsidRPr="00000000">
        <w:rPr>
          <w:rtl w:val="0"/>
        </w:rPr>
      </w:r>
    </w:p>
    <w:tbl>
      <w:tblPr>
        <w:tblStyle w:val="Table20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5"/>
        <w:gridCol w:w="3960"/>
        <w:gridCol w:w="2580"/>
        <w:tblGridChange w:id="0">
          <w:tblGrid>
            <w:gridCol w:w="2805"/>
            <w:gridCol w:w="3960"/>
            <w:gridCol w:w="2580"/>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16">
            <w:pPr>
              <w:rPr>
                <w:b w:val="1"/>
                <w:bCs w:val="1"/>
                <w:color w:val="ffffff"/>
                <w:sz w:val="18"/>
                <w:szCs w:val="18"/>
              </w:rPr>
            </w:pPr>
            <w:r w:rsidDel="00000000" w:rsidR="00000000" w:rsidRPr="00000000">
              <w:rPr>
                <w:b w:val="1"/>
                <w:bCs w:val="1"/>
                <w:color w:val="ffffff"/>
                <w:sz w:val="18"/>
                <w:szCs w:val="18"/>
                <w:rtl w:val="0"/>
              </w:rPr>
              <w:t xml:space="preserve">Rule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17">
            <w:pPr>
              <w:rPr>
                <w:b w:val="1"/>
                <w:bCs w:val="1"/>
                <w:color w:val="ffffff"/>
                <w:sz w:val="18"/>
                <w:szCs w:val="18"/>
              </w:rPr>
            </w:pPr>
            <w:r w:rsidDel="00000000" w:rsidR="00000000" w:rsidRPr="00000000">
              <w:rPr>
                <w:b w:val="1"/>
                <w:bCs w:val="1"/>
                <w:color w:val="ffffff"/>
                <w:sz w:val="18"/>
                <w:szCs w:val="18"/>
                <w:rtl w:val="0"/>
              </w:rPr>
              <w:t xml:space="preserve">Condition</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18">
            <w:pPr>
              <w:rPr>
                <w:b w:val="1"/>
                <w:bCs w:val="1"/>
                <w:color w:val="ffffff"/>
                <w:sz w:val="18"/>
                <w:szCs w:val="18"/>
              </w:rPr>
            </w:pPr>
            <w:r w:rsidDel="00000000" w:rsidR="00000000" w:rsidRPr="00000000">
              <w:rPr>
                <w:b w:val="1"/>
                <w:bCs w:val="1"/>
                <w:color w:val="ffffff"/>
                <w:sz w:val="18"/>
                <w:szCs w:val="18"/>
                <w:rtl w:val="0"/>
              </w:rPr>
              <w:t xml:space="preserve">Error Message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Required fields present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All fields marked Required in Section ‘Battery Upload Fields’ must be non-empty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1B">
            <w:pPr>
              <w:rPr>
                <w:b w:val="1"/>
                <w:bCs w:val="1"/>
                <w:sz w:val="20"/>
                <w:szCs w:val="20"/>
              </w:rPr>
            </w:pPr>
            <w:r w:rsidDel="00000000" w:rsidR="00000000" w:rsidRPr="00000000">
              <w:rPr>
                <w:b w:val="1"/>
                <w:bCs w:val="1"/>
                <w:sz w:val="20"/>
                <w:szCs w:val="20"/>
                <w:rtl w:val="0"/>
              </w:rPr>
              <w:t xml:space="preserve">Row {N}: Field '{field}' is required.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1C">
            <w:pPr>
              <w:rPr>
                <w:b w:val="1"/>
                <w:bCs w:val="1"/>
                <w:sz w:val="20"/>
                <w:szCs w:val="20"/>
              </w:rPr>
            </w:pPr>
            <w:r w:rsidDel="00000000" w:rsidR="00000000" w:rsidRPr="00000000">
              <w:rPr>
                <w:b w:val="1"/>
                <w:bCs w:val="1"/>
                <w:sz w:val="20"/>
                <w:szCs w:val="20"/>
                <w:rtl w:val="0"/>
              </w:rPr>
              <w:t xml:space="preserve">Serial uniqueness (cross-DB)</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1D">
            <w:pPr>
              <w:rPr>
                <w:b w:val="1"/>
                <w:bCs w:val="1"/>
                <w:sz w:val="20"/>
                <w:szCs w:val="20"/>
              </w:rPr>
            </w:pPr>
            <w:r w:rsidDel="00000000" w:rsidR="00000000" w:rsidRPr="00000000">
              <w:rPr>
                <w:b w:val="1"/>
                <w:bCs w:val="1"/>
                <w:sz w:val="20"/>
                <w:szCs w:val="20"/>
                <w:rtl w:val="0"/>
              </w:rPr>
              <w:t xml:space="preserve">serial_number must not exist in inventory table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1E">
            <w:pPr>
              <w:rPr>
                <w:b w:val="1"/>
                <w:bCs w:val="1"/>
                <w:sz w:val="20"/>
                <w:szCs w:val="20"/>
              </w:rPr>
            </w:pPr>
            <w:r w:rsidDel="00000000" w:rsidR="00000000" w:rsidRPr="00000000">
              <w:rPr>
                <w:b w:val="1"/>
                <w:bCs w:val="1"/>
                <w:sz w:val="20"/>
                <w:szCs w:val="20"/>
                <w:rtl w:val="0"/>
              </w:rPr>
              <w:t xml:space="preserve">Row {N}: Battery ID '{serial}' already exists in the system.</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1F">
            <w:pPr>
              <w:rPr>
                <w:b w:val="1"/>
                <w:bCs w:val="1"/>
                <w:sz w:val="20"/>
                <w:szCs w:val="20"/>
              </w:rPr>
            </w:pPr>
            <w:r w:rsidDel="00000000" w:rsidR="00000000" w:rsidRPr="00000000">
              <w:rPr>
                <w:b w:val="1"/>
                <w:bCs w:val="1"/>
                <w:sz w:val="20"/>
                <w:szCs w:val="20"/>
                <w:rtl w:val="0"/>
              </w:rPr>
              <w:t xml:space="preserve">Serial uniqueness (within CSV)</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0">
            <w:pPr>
              <w:rPr>
                <w:b w:val="1"/>
                <w:bCs w:val="1"/>
                <w:sz w:val="20"/>
                <w:szCs w:val="20"/>
              </w:rPr>
            </w:pPr>
            <w:r w:rsidDel="00000000" w:rsidR="00000000" w:rsidRPr="00000000">
              <w:rPr>
                <w:b w:val="1"/>
                <w:bCs w:val="1"/>
                <w:sz w:val="20"/>
                <w:szCs w:val="20"/>
                <w:rtl w:val="0"/>
              </w:rPr>
              <w:t xml:space="preserve">No two rows in the same CSV may share a serial_number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1">
            <w:pPr>
              <w:rPr>
                <w:b w:val="1"/>
                <w:bCs w:val="1"/>
                <w:sz w:val="20"/>
                <w:szCs w:val="20"/>
              </w:rPr>
            </w:pPr>
            <w:r w:rsidDel="00000000" w:rsidR="00000000" w:rsidRPr="00000000">
              <w:rPr>
                <w:b w:val="1"/>
                <w:bCs w:val="1"/>
                <w:sz w:val="20"/>
                <w:szCs w:val="20"/>
                <w:rtl w:val="0"/>
              </w:rPr>
              <w:t xml:space="preserve">Row {N}: Battery ID '{serial}' appears again at row {M} in this file.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2">
            <w:pPr>
              <w:rPr>
                <w:b w:val="1"/>
                <w:bCs w:val="1"/>
                <w:sz w:val="20"/>
                <w:szCs w:val="20"/>
              </w:rPr>
            </w:pPr>
            <w:r w:rsidDel="00000000" w:rsidR="00000000" w:rsidRPr="00000000">
              <w:rPr>
                <w:b w:val="1"/>
                <w:bCs w:val="1"/>
                <w:sz w:val="20"/>
                <w:szCs w:val="20"/>
                <w:rtl w:val="0"/>
              </w:rPr>
              <w:t xml:space="preserve">IMEI format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3">
            <w:pPr>
              <w:rPr>
                <w:b w:val="1"/>
                <w:bCs w:val="1"/>
                <w:sz w:val="20"/>
                <w:szCs w:val="20"/>
              </w:rPr>
            </w:pPr>
            <w:r w:rsidDel="00000000" w:rsidR="00000000" w:rsidRPr="00000000">
              <w:rPr>
                <w:b w:val="1"/>
                <w:bCs w:val="1"/>
                <w:sz w:val="20"/>
                <w:szCs w:val="20"/>
                <w:rtl w:val="0"/>
              </w:rPr>
              <w:t xml:space="preserve">imei_id, if provided, must be exactly 15 numeric digits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4">
            <w:pPr>
              <w:rPr>
                <w:b w:val="1"/>
                <w:bCs w:val="1"/>
                <w:sz w:val="20"/>
                <w:szCs w:val="20"/>
              </w:rPr>
            </w:pPr>
            <w:r w:rsidDel="00000000" w:rsidR="00000000" w:rsidRPr="00000000">
              <w:rPr>
                <w:b w:val="1"/>
                <w:bCs w:val="1"/>
                <w:sz w:val="20"/>
                <w:szCs w:val="20"/>
                <w:rtl w:val="0"/>
              </w:rPr>
              <w:t xml:space="preserve">Row {N}: IMEI ID must be 15 digits. Got: '{value}'.</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5">
            <w:pPr>
              <w:rPr>
                <w:b w:val="1"/>
                <w:bCs w:val="1"/>
                <w:sz w:val="20"/>
                <w:szCs w:val="20"/>
              </w:rPr>
            </w:pPr>
            <w:r w:rsidDel="00000000" w:rsidR="00000000" w:rsidRPr="00000000">
              <w:rPr>
                <w:b w:val="1"/>
                <w:bCs w:val="1"/>
                <w:sz w:val="20"/>
                <w:szCs w:val="20"/>
                <w:rtl w:val="0"/>
              </w:rPr>
              <w:t xml:space="preserve">IMEI required when IoT Enabled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6">
            <w:pPr>
              <w:rPr>
                <w:b w:val="1"/>
                <w:bCs w:val="1"/>
                <w:sz w:val="20"/>
                <w:szCs w:val="20"/>
              </w:rPr>
            </w:pPr>
            <w:r w:rsidDel="00000000" w:rsidR="00000000" w:rsidRPr="00000000">
              <w:rPr>
                <w:b w:val="1"/>
                <w:bCs w:val="1"/>
                <w:sz w:val="20"/>
                <w:szCs w:val="20"/>
                <w:rtl w:val="0"/>
              </w:rPr>
              <w:t xml:space="preserve">If iot_enabled = Yes, imei_id must be present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7">
            <w:pPr>
              <w:rPr>
                <w:b w:val="1"/>
                <w:bCs w:val="1"/>
                <w:sz w:val="20"/>
                <w:szCs w:val="20"/>
              </w:rPr>
            </w:pPr>
            <w:r w:rsidDel="00000000" w:rsidR="00000000" w:rsidRPr="00000000">
              <w:rPr>
                <w:b w:val="1"/>
                <w:bCs w:val="1"/>
                <w:sz w:val="20"/>
                <w:szCs w:val="20"/>
                <w:rtl w:val="0"/>
              </w:rPr>
              <w:t xml:space="preserve">Row {N}: IMEI ID is required when IoT Enabled = Yes.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8">
            <w:pPr>
              <w:rPr>
                <w:b w:val="1"/>
                <w:bCs w:val="1"/>
                <w:sz w:val="20"/>
                <w:szCs w:val="20"/>
              </w:rPr>
            </w:pPr>
            <w:r w:rsidDel="00000000" w:rsidR="00000000" w:rsidRPr="00000000">
              <w:rPr>
                <w:b w:val="1"/>
                <w:bCs w:val="1"/>
                <w:sz w:val="20"/>
                <w:szCs w:val="20"/>
                <w:rtl w:val="0"/>
              </w:rPr>
              <w:t xml:space="preserve">IMEI uniqueness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9">
            <w:pPr>
              <w:rPr>
                <w:b w:val="1"/>
                <w:bCs w:val="1"/>
                <w:sz w:val="20"/>
                <w:szCs w:val="20"/>
              </w:rPr>
            </w:pPr>
            <w:r w:rsidDel="00000000" w:rsidR="00000000" w:rsidRPr="00000000">
              <w:rPr>
                <w:b w:val="1"/>
                <w:bCs w:val="1"/>
                <w:sz w:val="20"/>
                <w:szCs w:val="20"/>
                <w:rtl w:val="0"/>
              </w:rPr>
              <w:t xml:space="preserve">imei_id, if provided, must not exist in inventory table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A">
            <w:pPr>
              <w:rPr>
                <w:b w:val="1"/>
                <w:bCs w:val="1"/>
                <w:sz w:val="20"/>
                <w:szCs w:val="20"/>
              </w:rPr>
            </w:pPr>
            <w:r w:rsidDel="00000000" w:rsidR="00000000" w:rsidRPr="00000000">
              <w:rPr>
                <w:b w:val="1"/>
                <w:bCs w:val="1"/>
                <w:sz w:val="20"/>
                <w:szCs w:val="20"/>
                <w:rtl w:val="0"/>
              </w:rPr>
              <w:t xml:space="preserve">Row {N}: IMEI ID '{imei}' is already assigned to another battery.</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B">
            <w:pPr>
              <w:rPr>
                <w:b w:val="1"/>
                <w:bCs w:val="1"/>
                <w:sz w:val="20"/>
                <w:szCs w:val="20"/>
              </w:rPr>
            </w:pPr>
            <w:r w:rsidDel="00000000" w:rsidR="00000000" w:rsidRPr="00000000">
              <w:rPr>
                <w:b w:val="1"/>
                <w:bCs w:val="1"/>
                <w:sz w:val="20"/>
                <w:szCs w:val="20"/>
                <w:rtl w:val="0"/>
              </w:rPr>
              <w:t xml:space="preserve">Model exists in product master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C">
            <w:pPr>
              <w:rPr>
                <w:b w:val="1"/>
                <w:bCs w:val="1"/>
                <w:sz w:val="20"/>
                <w:szCs w:val="20"/>
              </w:rPr>
            </w:pPr>
            <w:r w:rsidDel="00000000" w:rsidR="00000000" w:rsidRPr="00000000">
              <w:rPr>
                <w:b w:val="1"/>
                <w:bCs w:val="1"/>
                <w:sz w:val="20"/>
                <w:szCs w:val="20"/>
                <w:rtl w:val="0"/>
              </w:rPr>
              <w:t xml:space="preserve">model_number must exist in product_master_batteries.model_id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D">
            <w:pPr>
              <w:rPr>
                <w:b w:val="1"/>
                <w:bCs w:val="1"/>
                <w:sz w:val="20"/>
                <w:szCs w:val="20"/>
              </w:rPr>
            </w:pPr>
            <w:r w:rsidDel="00000000" w:rsidR="00000000" w:rsidRPr="00000000">
              <w:rPr>
                <w:b w:val="1"/>
                <w:bCs w:val="1"/>
                <w:sz w:val="20"/>
                <w:szCs w:val="20"/>
                <w:rtl w:val="0"/>
              </w:rPr>
              <w:t xml:space="preserve">Row {N}: Model Number '{model}' not found in product catalogue.</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E">
            <w:pPr>
              <w:rPr>
                <w:b w:val="1"/>
                <w:bCs w:val="1"/>
                <w:sz w:val="20"/>
                <w:szCs w:val="20"/>
              </w:rPr>
            </w:pPr>
            <w:r w:rsidDel="00000000" w:rsidR="00000000" w:rsidRPr="00000000">
              <w:rPr>
                <w:b w:val="1"/>
                <w:bCs w:val="1"/>
                <w:sz w:val="20"/>
                <w:szCs w:val="20"/>
                <w:rtl w:val="0"/>
              </w:rPr>
              <w:t xml:space="preserve">Category/Sub-Category match</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2F">
            <w:pPr>
              <w:rPr>
                <w:b w:val="1"/>
                <w:bCs w:val="1"/>
                <w:sz w:val="20"/>
                <w:szCs w:val="20"/>
              </w:rPr>
            </w:pPr>
            <w:r w:rsidDel="00000000" w:rsidR="00000000" w:rsidRPr="00000000">
              <w:rPr>
                <w:b w:val="1"/>
                <w:bCs w:val="1"/>
                <w:sz w:val="20"/>
                <w:szCs w:val="20"/>
                <w:rtl w:val="0"/>
              </w:rPr>
              <w:t xml:space="preserve">category and sub_category must be in the canonical matrix (Section 5.1.2)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0">
            <w:pPr>
              <w:rPr>
                <w:b w:val="1"/>
                <w:bCs w:val="1"/>
                <w:sz w:val="20"/>
                <w:szCs w:val="20"/>
              </w:rPr>
            </w:pPr>
            <w:r w:rsidDel="00000000" w:rsidR="00000000" w:rsidRPr="00000000">
              <w:rPr>
                <w:b w:val="1"/>
                <w:bCs w:val="1"/>
                <w:sz w:val="20"/>
                <w:szCs w:val="20"/>
                <w:rtl w:val="0"/>
              </w:rPr>
              <w:t xml:space="preserve">Row {N}: Sub-Category '{sub}' is not valid for Category '{cat}'.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1">
            <w:pPr>
              <w:rPr>
                <w:b w:val="1"/>
                <w:bCs w:val="1"/>
                <w:sz w:val="20"/>
                <w:szCs w:val="20"/>
              </w:rPr>
            </w:pPr>
            <w:r w:rsidDel="00000000" w:rsidR="00000000" w:rsidRPr="00000000">
              <w:rPr>
                <w:b w:val="1"/>
                <w:bCs w:val="1"/>
                <w:sz w:val="20"/>
                <w:szCs w:val="20"/>
                <w:rtl w:val="0"/>
              </w:rPr>
              <w:t xml:space="preserve">Sold Date format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2">
            <w:pPr>
              <w:rPr>
                <w:b w:val="1"/>
                <w:bCs w:val="1"/>
                <w:sz w:val="20"/>
                <w:szCs w:val="20"/>
              </w:rPr>
            </w:pPr>
            <w:r w:rsidDel="00000000" w:rsidR="00000000" w:rsidRPr="00000000">
              <w:rPr>
                <w:b w:val="1"/>
                <w:bCs w:val="1"/>
                <w:sz w:val="20"/>
                <w:szCs w:val="20"/>
                <w:rtl w:val="0"/>
              </w:rPr>
              <w:t xml:space="preserve">sold_date must be DD-MM-YYYY and not in the future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3">
            <w:pPr>
              <w:rPr>
                <w:b w:val="1"/>
                <w:bCs w:val="1"/>
                <w:sz w:val="20"/>
                <w:szCs w:val="20"/>
              </w:rPr>
            </w:pPr>
            <w:r w:rsidDel="00000000" w:rsidR="00000000" w:rsidRPr="00000000">
              <w:rPr>
                <w:b w:val="1"/>
                <w:bCs w:val="1"/>
                <w:sz w:val="20"/>
                <w:szCs w:val="20"/>
                <w:rtl w:val="0"/>
              </w:rPr>
              <w:t xml:space="preserve">Row {N}: Sold Date '{value}' is invalid or in the future.</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4">
            <w:pPr>
              <w:rPr>
                <w:b w:val="1"/>
                <w:bCs w:val="1"/>
                <w:sz w:val="20"/>
                <w:szCs w:val="20"/>
              </w:rPr>
            </w:pPr>
            <w:r w:rsidDel="00000000" w:rsidR="00000000" w:rsidRPr="00000000">
              <w:rPr>
                <w:b w:val="1"/>
                <w:bCs w:val="1"/>
                <w:sz w:val="20"/>
                <w:szCs w:val="20"/>
                <w:rtl w:val="0"/>
              </w:rPr>
              <w:t xml:space="preserve">OEM Warranty Date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5">
            <w:pPr>
              <w:rPr>
                <w:b w:val="1"/>
                <w:bCs w:val="1"/>
                <w:sz w:val="20"/>
                <w:szCs w:val="20"/>
              </w:rPr>
            </w:pPr>
            <w:r w:rsidDel="00000000" w:rsidR="00000000" w:rsidRPr="00000000">
              <w:rPr>
                <w:b w:val="1"/>
                <w:bCs w:val="1"/>
                <w:sz w:val="20"/>
                <w:szCs w:val="20"/>
                <w:rtl w:val="0"/>
              </w:rPr>
              <w:t xml:space="preserve">oem_warranty_date, if provided, must be DD-MM-YYYY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6">
            <w:pPr>
              <w:rPr>
                <w:b w:val="1"/>
                <w:bCs w:val="1"/>
                <w:sz w:val="20"/>
                <w:szCs w:val="20"/>
              </w:rPr>
            </w:pPr>
            <w:r w:rsidDel="00000000" w:rsidR="00000000" w:rsidRPr="00000000">
              <w:rPr>
                <w:b w:val="1"/>
                <w:bCs w:val="1"/>
                <w:sz w:val="20"/>
                <w:szCs w:val="20"/>
                <w:rtl w:val="0"/>
              </w:rPr>
              <w:t xml:space="preserve">Row {N}: OEM Warranty Date format invalid.</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7">
            <w:pPr>
              <w:rPr>
                <w:b w:val="1"/>
                <w:bCs w:val="1"/>
                <w:sz w:val="20"/>
                <w:szCs w:val="20"/>
              </w:rPr>
            </w:pPr>
            <w:r w:rsidDel="00000000" w:rsidR="00000000" w:rsidRPr="00000000">
              <w:rPr>
                <w:b w:val="1"/>
                <w:bCs w:val="1"/>
                <w:sz w:val="20"/>
                <w:szCs w:val="20"/>
                <w:rtl w:val="0"/>
              </w:rPr>
              <w:t xml:space="preserve">Numeric ranges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8">
            <w:pPr>
              <w:rPr>
                <w:b w:val="1"/>
                <w:bCs w:val="1"/>
                <w:sz w:val="20"/>
                <w:szCs w:val="20"/>
              </w:rPr>
            </w:pPr>
            <w:r w:rsidDel="00000000" w:rsidR="00000000" w:rsidRPr="00000000">
              <w:rPr>
                <w:b w:val="1"/>
                <w:bCs w:val="1"/>
                <w:sz w:val="20"/>
                <w:szCs w:val="20"/>
                <w:rtl w:val="0"/>
              </w:rPr>
              <w:t xml:space="preserve">voltage_v &gt; 0, capacity_ah &gt; 0, invoice_value &gt; 0, oem_warranty_months &gt; 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9">
            <w:pPr>
              <w:rPr>
                <w:b w:val="1"/>
                <w:bCs w:val="1"/>
                <w:sz w:val="20"/>
                <w:szCs w:val="20"/>
              </w:rPr>
            </w:pPr>
            <w:r w:rsidDel="00000000" w:rsidR="00000000" w:rsidRPr="00000000">
              <w:rPr>
                <w:b w:val="1"/>
                <w:bCs w:val="1"/>
                <w:sz w:val="20"/>
                <w:szCs w:val="20"/>
                <w:rtl w:val="0"/>
              </w:rPr>
              <w:t xml:space="preserve">Row {N}: Field '{field}' must be a positive number.</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A">
            <w:pPr>
              <w:rPr>
                <w:b w:val="1"/>
                <w:bCs w:val="1"/>
                <w:sz w:val="20"/>
                <w:szCs w:val="20"/>
              </w:rPr>
            </w:pPr>
            <w:r w:rsidDel="00000000" w:rsidR="00000000" w:rsidRPr="00000000">
              <w:rPr>
                <w:b w:val="1"/>
                <w:bCs w:val="1"/>
                <w:sz w:val="20"/>
                <w:szCs w:val="20"/>
                <w:rtl w:val="0"/>
              </w:rPr>
              <w:t xml:space="preserve">Star Rating range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B">
            <w:pPr>
              <w:rPr>
                <w:b w:val="1"/>
                <w:bCs w:val="1"/>
                <w:sz w:val="20"/>
                <w:szCs w:val="20"/>
              </w:rPr>
            </w:pPr>
            <w:r w:rsidDel="00000000" w:rsidR="00000000" w:rsidRPr="00000000">
              <w:rPr>
                <w:b w:val="1"/>
                <w:bCs w:val="1"/>
                <w:sz w:val="20"/>
                <w:szCs w:val="20"/>
                <w:rtl w:val="0"/>
              </w:rPr>
              <w:t xml:space="preserve">star_rating must be integer 1–5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C">
            <w:pPr>
              <w:rPr>
                <w:b w:val="1"/>
                <w:bCs w:val="1"/>
                <w:sz w:val="20"/>
                <w:szCs w:val="20"/>
              </w:rPr>
            </w:pPr>
            <w:r w:rsidDel="00000000" w:rsidR="00000000" w:rsidRPr="00000000">
              <w:rPr>
                <w:b w:val="1"/>
                <w:bCs w:val="1"/>
                <w:sz w:val="20"/>
                <w:szCs w:val="20"/>
                <w:rtl w:val="0"/>
              </w:rPr>
              <w:t xml:space="preserve">Row {N}: Star Rating must be between 1 and 5.</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D">
            <w:pPr>
              <w:rPr>
                <w:b w:val="1"/>
                <w:bCs w:val="1"/>
                <w:sz w:val="20"/>
                <w:szCs w:val="20"/>
              </w:rPr>
            </w:pPr>
            <w:r w:rsidDel="00000000" w:rsidR="00000000" w:rsidRPr="00000000">
              <w:rPr>
                <w:b w:val="1"/>
                <w:bCs w:val="1"/>
                <w:sz w:val="20"/>
                <w:szCs w:val="20"/>
                <w:rtl w:val="0"/>
              </w:rPr>
              <w:t xml:space="preserve">Dealer ID valid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E">
            <w:pPr>
              <w:rPr>
                <w:b w:val="1"/>
                <w:bCs w:val="1"/>
                <w:sz w:val="20"/>
                <w:szCs w:val="20"/>
              </w:rPr>
            </w:pPr>
            <w:r w:rsidDel="00000000" w:rsidR="00000000" w:rsidRPr="00000000">
              <w:rPr>
                <w:b w:val="1"/>
                <w:bCs w:val="1"/>
                <w:sz w:val="20"/>
                <w:szCs w:val="20"/>
                <w:rtl w:val="0"/>
              </w:rPr>
              <w:t xml:space="preserve">dealerId must exist in dealers table and be active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3F">
            <w:pPr>
              <w:rPr>
                <w:b w:val="1"/>
                <w:bCs w:val="1"/>
                <w:sz w:val="20"/>
                <w:szCs w:val="20"/>
              </w:rPr>
            </w:pPr>
            <w:r w:rsidDel="00000000" w:rsidR="00000000" w:rsidRPr="00000000">
              <w:rPr>
                <w:b w:val="1"/>
                <w:bCs w:val="1"/>
                <w:sz w:val="20"/>
                <w:szCs w:val="20"/>
                <w:rtl w:val="0"/>
              </w:rPr>
              <w:t xml:space="preserve">400: Dealer '{dealerId}' not found or inactive. (Pre-import check, blocks entire upload.)</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40">
            <w:pPr>
              <w:rPr>
                <w:b w:val="1"/>
                <w:bCs w:val="1"/>
                <w:sz w:val="20"/>
                <w:szCs w:val="20"/>
              </w:rPr>
            </w:pPr>
            <w:r w:rsidDel="00000000" w:rsidR="00000000" w:rsidRPr="00000000">
              <w:rPr>
                <w:b w:val="1"/>
                <w:bCs w:val="1"/>
                <w:sz w:val="20"/>
                <w:szCs w:val="20"/>
                <w:rtl w:val="0"/>
              </w:rPr>
              <w:t xml:space="preserve">Max rows per upload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41">
            <w:pPr>
              <w:rPr>
                <w:b w:val="1"/>
                <w:bCs w:val="1"/>
                <w:sz w:val="20"/>
                <w:szCs w:val="20"/>
              </w:rPr>
            </w:pPr>
            <w:r w:rsidDel="00000000" w:rsidR="00000000" w:rsidRPr="00000000">
              <w:rPr>
                <w:b w:val="1"/>
                <w:bCs w:val="1"/>
                <w:sz w:val="20"/>
                <w:szCs w:val="20"/>
                <w:rtl w:val="0"/>
              </w:rPr>
              <w:t xml:space="preserve">File must not exceed 500 rows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42">
            <w:pPr>
              <w:rPr>
                <w:b w:val="1"/>
                <w:bCs w:val="1"/>
                <w:sz w:val="20"/>
                <w:szCs w:val="20"/>
              </w:rPr>
            </w:pPr>
            <w:r w:rsidDel="00000000" w:rsidR="00000000" w:rsidRPr="00000000">
              <w:rPr>
                <w:b w:val="1"/>
                <w:bCs w:val="1"/>
                <w:sz w:val="20"/>
                <w:szCs w:val="20"/>
                <w:rtl w:val="0"/>
              </w:rPr>
              <w:t xml:space="preserve">400: File contains {N} rows. Maximum per upload is 500. Please split into multiple files.</w:t>
            </w:r>
          </w:p>
        </w:tc>
      </w:tr>
    </w:tbl>
    <w:p w:rsidR="00000000" w:rsidDel="00000000" w:rsidP="00000000" w:rsidRDefault="00000000" w:rsidRPr="00000000" w14:paraId="00001943">
      <w:pPr>
        <w:spacing w:after="60" w:before="60" w:lineRule="auto"/>
        <w:rPr>
          <w:b w:val="1"/>
          <w:bCs w:val="1"/>
          <w:color w:val="1b7a8a"/>
          <w:sz w:val="28"/>
          <w:szCs w:val="28"/>
        </w:rPr>
      </w:pPr>
      <w:r w:rsidDel="00000000" w:rsidR="00000000" w:rsidRPr="00000000">
        <w:rPr>
          <w:b w:val="1"/>
          <w:bCs w:val="1"/>
          <w:color w:val="1b7a8a"/>
          <w:sz w:val="28"/>
          <w:szCs w:val="28"/>
          <w:rtl w:val="0"/>
        </w:rPr>
        <w:t xml:space="preserve">Upload Response Schema</w:t>
      </w:r>
    </w:p>
    <w:p w:rsidR="00000000" w:rsidDel="00000000" w:rsidP="00000000" w:rsidRDefault="00000000" w:rsidRPr="00000000" w14:paraId="00001944">
      <w:pPr>
        <w:spacing w:after="60" w:before="60" w:lineRule="auto"/>
        <w:rPr>
          <w:b w:val="1"/>
          <w:bCs w:val="1"/>
          <w:color w:val="1b7a8a"/>
          <w:sz w:val="28"/>
          <w:szCs w:val="28"/>
        </w:rPr>
      </w:pPr>
      <w:r w:rsidDel="00000000" w:rsidR="00000000" w:rsidRPr="00000000">
        <w:rPr>
          <w:rtl w:val="0"/>
        </w:rPr>
      </w:r>
    </w:p>
    <w:tbl>
      <w:tblPr>
        <w:tblStyle w:val="Table20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45"/>
        <w:tblGridChange w:id="0">
          <w:tblGrid>
            <w:gridCol w:w="9345"/>
          </w:tblGrid>
        </w:tblGridChange>
      </w:tblGrid>
      <w:tr>
        <w:trPr>
          <w:cantSplit w:val="0"/>
          <w:trHeight w:val="5520" w:hRule="atLeast"/>
          <w:tblHeader w:val="0"/>
        </w:trPr>
        <w:tc>
          <w:tcPr>
            <w:tcBorders>
              <w:top w:color="cccccc" w:space="0" w:sz="8" w:val="single"/>
              <w:left w:color="cccccc" w:space="0" w:sz="8" w:val="single"/>
              <w:bottom w:color="cccccc" w:space="0" w:sz="8" w:val="single"/>
              <w:right w:color="cccccc" w:space="0" w:sz="8" w:val="single"/>
            </w:tcBorders>
            <w:shd w:fill="f0f4f8" w:val="clear"/>
            <w:tcMar>
              <w:top w:w="100.0" w:type="dxa"/>
              <w:left w:w="160.0" w:type="dxa"/>
              <w:bottom w:w="100.0" w:type="dxa"/>
              <w:right w:w="160.0" w:type="dxa"/>
            </w:tcMar>
            <w:vAlign w:val="top"/>
          </w:tcPr>
          <w:p w:rsidR="00000000" w:rsidDel="00000000" w:rsidP="00000000" w:rsidRDefault="00000000" w:rsidRPr="00000000" w14:paraId="00001945">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POST /api/admin/inventory/bulk-upload</w:t>
            </w:r>
          </w:p>
          <w:p w:rsidR="00000000" w:rsidDel="00000000" w:rsidP="00000000" w:rsidRDefault="00000000" w:rsidRPr="00000000" w14:paraId="00001946">
            <w:pPr>
              <w:spacing w:after="20" w:before="2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1947">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Response 200 (partial or full success):</w:t>
            </w:r>
          </w:p>
          <w:p w:rsidR="00000000" w:rsidDel="00000000" w:rsidP="00000000" w:rsidRDefault="00000000" w:rsidRPr="00000000" w14:paraId="00001948">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w:t>
            </w:r>
          </w:p>
          <w:p w:rsidR="00000000" w:rsidDel="00000000" w:rsidP="00000000" w:rsidRDefault="00000000" w:rsidRPr="00000000" w14:paraId="00001949">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"success": true,</w:t>
            </w:r>
          </w:p>
          <w:p w:rsidR="00000000" w:rsidDel="00000000" w:rsidP="00000000" w:rsidRDefault="00000000" w:rsidRPr="00000000" w14:paraId="0000194A">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"uploadEventId": "UPL-20260726-DLR001-001",</w:t>
            </w:r>
          </w:p>
          <w:p w:rsidR="00000000" w:rsidDel="00000000" w:rsidP="00000000" w:rsidRDefault="00000000" w:rsidRPr="00000000" w14:paraId="0000194B">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"totalRows": 52,</w:t>
            </w:r>
          </w:p>
          <w:p w:rsidR="00000000" w:rsidDel="00000000" w:rsidP="00000000" w:rsidRDefault="00000000" w:rsidRPr="00000000" w14:paraId="0000194C">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"imported": 49,</w:t>
            </w:r>
          </w:p>
          <w:p w:rsidR="00000000" w:rsidDel="00000000" w:rsidP="00000000" w:rsidRDefault="00000000" w:rsidRPr="00000000" w14:paraId="0000194D">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"skipped": 3,</w:t>
            </w:r>
          </w:p>
          <w:p w:rsidR="00000000" w:rsidDel="00000000" w:rsidP="00000000" w:rsidRDefault="00000000" w:rsidRPr="00000000" w14:paraId="0000194E">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"errors": [</w:t>
            </w:r>
          </w:p>
          <w:p w:rsidR="00000000" w:rsidDel="00000000" w:rsidP="00000000" w:rsidRDefault="00000000" w:rsidRPr="00000000" w14:paraId="0000194F">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 "row": 7,  "field": "serial_number", "code": "DUPLICATE_SERIAL",</w:t>
            </w:r>
          </w:p>
          <w:p w:rsidR="00000000" w:rsidDel="00000000" w:rsidP="00000000" w:rsidRDefault="00000000" w:rsidRPr="00000000" w14:paraId="00001950">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"message": "Battery ID BAT99901 already exists in the system." },</w:t>
            </w:r>
          </w:p>
          <w:p w:rsidR="00000000" w:rsidDel="00000000" w:rsidP="00000000" w:rsidRDefault="00000000" w:rsidRPr="00000000" w14:paraId="00001951">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 "row": 18, "field": "model_number",  "code": "MODEL_NOT_FOUND",</w:t>
            </w:r>
          </w:p>
          <w:p w:rsidR="00000000" w:rsidDel="00000000" w:rsidP="00000000" w:rsidRDefault="00000000" w:rsidRPr="00000000" w14:paraId="00001952">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"message": "Model Number XYZ-999 not found in product catalogue." },</w:t>
            </w:r>
          </w:p>
          <w:p w:rsidR="00000000" w:rsidDel="00000000" w:rsidP="00000000" w:rsidRDefault="00000000" w:rsidRPr="00000000" w14:paraId="00001953">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 "row": 31, "field": "imei_id",       "code": "IMEI_REQUIRED",</w:t>
            </w:r>
          </w:p>
          <w:p w:rsidR="00000000" w:rsidDel="00000000" w:rsidP="00000000" w:rsidRDefault="00000000" w:rsidRPr="00000000" w14:paraId="00001954">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"message": "IMEI ID is required when IoT Enabled = Yes." }</w:t>
            </w:r>
          </w:p>
          <w:p w:rsidR="00000000" w:rsidDel="00000000" w:rsidP="00000000" w:rsidRDefault="00000000" w:rsidRPr="00000000" w14:paraId="00001955">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w:t>
            </w:r>
          </w:p>
          <w:p w:rsidR="00000000" w:rsidDel="00000000" w:rsidP="00000000" w:rsidRDefault="00000000" w:rsidRPr="00000000" w14:paraId="00001956">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"reportUrl": "/api/admin/inventory/upload-report/UPL-20260726-DLR001-001"</w:t>
            </w:r>
          </w:p>
          <w:p w:rsidR="00000000" w:rsidDel="00000000" w:rsidP="00000000" w:rsidRDefault="00000000" w:rsidRPr="00000000" w14:paraId="00001957">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w:t>
            </w:r>
          </w:p>
          <w:p w:rsidR="00000000" w:rsidDel="00000000" w:rsidP="00000000" w:rsidRDefault="00000000" w:rsidRPr="00000000" w14:paraId="00001958">
            <w:pPr>
              <w:spacing w:after="20" w:before="2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1959">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Response 400 (pre-import block — entire upload rejected):</w:t>
            </w:r>
          </w:p>
          <w:p w:rsidR="00000000" w:rsidDel="00000000" w:rsidP="00000000" w:rsidRDefault="00000000" w:rsidRPr="00000000" w14:paraId="0000195A">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w:t>
            </w:r>
          </w:p>
          <w:p w:rsidR="00000000" w:rsidDel="00000000" w:rsidP="00000000" w:rsidRDefault="00000000" w:rsidRPr="00000000" w14:paraId="0000195B">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"success": false,</w:t>
            </w:r>
          </w:p>
          <w:p w:rsidR="00000000" w:rsidDel="00000000" w:rsidP="00000000" w:rsidRDefault="00000000" w:rsidRPr="00000000" w14:paraId="0000195C">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"code": "INVALID_DEALER",</w:t>
            </w:r>
          </w:p>
          <w:p w:rsidR="00000000" w:rsidDel="00000000" w:rsidP="00000000" w:rsidRDefault="00000000" w:rsidRPr="00000000" w14:paraId="0000195D">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  "message": "Dealer DLR-999 not found or inactive."</w:t>
            </w:r>
          </w:p>
          <w:p w:rsidR="00000000" w:rsidDel="00000000" w:rsidP="00000000" w:rsidRDefault="00000000" w:rsidRPr="00000000" w14:paraId="0000195E">
            <w:pPr>
              <w:spacing w:after="20" w:before="20" w:lineRule="auto"/>
              <w:rPr>
                <w:rFonts w:ascii="Courier New" w:cs="Courier New" w:eastAsia="Courier New" w:hAnsi="Courier New"/>
                <w:b w:val="1"/>
                <w:bCs w:val="1"/>
                <w:color w:val="1a1a2e"/>
                <w:sz w:val="16"/>
                <w:szCs w:val="16"/>
              </w:rPr>
            </w:pPr>
            <w:r w:rsidDel="00000000" w:rsidR="00000000" w:rsidRPr="00000000">
              <w:rPr>
                <w:rFonts w:ascii="Courier New" w:cs="Courier New" w:eastAsia="Courier New" w:hAnsi="Courier New"/>
                <w:b w:val="1"/>
                <w:bCs w:val="1"/>
                <w:color w:val="1a1a2e"/>
                <w:sz w:val="16"/>
                <w:szCs w:val="16"/>
                <w:rtl w:val="0"/>
              </w:rPr>
              <w:t xml:space="preserve">}</w:t>
            </w:r>
          </w:p>
        </w:tc>
      </w:tr>
    </w:tbl>
    <w:p w:rsidR="00000000" w:rsidDel="00000000" w:rsidP="00000000" w:rsidRDefault="00000000" w:rsidRPr="00000000" w14:paraId="0000195F">
      <w:pPr>
        <w:spacing w:after="60" w:before="60" w:lineRule="auto"/>
        <w:rPr>
          <w:b w:val="1"/>
          <w:bCs w:val="1"/>
          <w:color w:val="003366"/>
          <w:sz w:val="38"/>
          <w:szCs w:val="38"/>
        </w:rPr>
      </w:pPr>
      <w:r w:rsidDel="00000000" w:rsidR="00000000" w:rsidRPr="00000000">
        <w:rPr>
          <w:b w:val="1"/>
          <w:bCs w:val="1"/>
          <w:color w:val="003366"/>
          <w:sz w:val="38"/>
          <w:szCs w:val="38"/>
          <w:rtl w:val="0"/>
        </w:rPr>
        <w:t xml:space="preserve">UI VALIDATION RULES</w:t>
      </w:r>
    </w:p>
    <w:p w:rsidR="00000000" w:rsidDel="00000000" w:rsidP="00000000" w:rsidRDefault="00000000" w:rsidRPr="00000000" w14:paraId="00001960">
      <w:pPr>
        <w:spacing w:after="60" w:before="60" w:lineRule="auto"/>
        <w:rPr>
          <w:sz w:val="20"/>
          <w:szCs w:val="20"/>
        </w:rPr>
      </w:pPr>
      <w:r w:rsidDel="00000000" w:rsidR="00000000" w:rsidRPr="00000000">
        <w:rPr>
          <w:sz w:val="20"/>
          <w:szCs w:val="20"/>
          <w:rtl w:val="0"/>
        </w:rPr>
        <w:t xml:space="preserve">UI-level validation complements server-side validation. Client-side rules improve UX by surfacing errors before an API call is made. They do not replace server-side validation — all rules are enforced on both sides.</w:t>
      </w:r>
    </w:p>
    <w:p w:rsidR="00000000" w:rsidDel="00000000" w:rsidP="00000000" w:rsidRDefault="00000000" w:rsidRPr="00000000" w14:paraId="00001961">
      <w:pPr>
        <w:spacing w:after="60" w:before="60" w:lineRule="auto"/>
        <w:rPr>
          <w:sz w:val="20"/>
          <w:szCs w:val="20"/>
        </w:rPr>
      </w:pPr>
      <w:r w:rsidDel="00000000" w:rsidR="00000000" w:rsidRPr="00000000">
        <w:rPr>
          <w:rtl w:val="0"/>
        </w:rPr>
      </w:r>
    </w:p>
    <w:tbl>
      <w:tblPr>
        <w:tblStyle w:val="Table206"/>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2985"/>
        <w:gridCol w:w="3405"/>
        <w:tblGridChange w:id="0">
          <w:tblGrid>
            <w:gridCol w:w="2955"/>
            <w:gridCol w:w="2985"/>
            <w:gridCol w:w="340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62">
            <w:pPr>
              <w:rPr>
                <w:b w:val="1"/>
                <w:bCs w:val="1"/>
                <w:color w:val="ffffff"/>
                <w:sz w:val="18"/>
                <w:szCs w:val="18"/>
              </w:rPr>
            </w:pPr>
            <w:r w:rsidDel="00000000" w:rsidR="00000000" w:rsidRPr="00000000">
              <w:rPr>
                <w:b w:val="1"/>
                <w:bCs w:val="1"/>
                <w:color w:val="ffffff"/>
                <w:sz w:val="18"/>
                <w:szCs w:val="18"/>
                <w:rtl w:val="0"/>
              </w:rPr>
              <w:t xml:space="preserve">Screen / Field</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63">
            <w:pPr>
              <w:rPr>
                <w:b w:val="1"/>
                <w:bCs w:val="1"/>
                <w:color w:val="ffffff"/>
                <w:sz w:val="18"/>
                <w:szCs w:val="18"/>
              </w:rPr>
            </w:pPr>
            <w:r w:rsidDel="00000000" w:rsidR="00000000" w:rsidRPr="00000000">
              <w:rPr>
                <w:b w:val="1"/>
                <w:bCs w:val="1"/>
                <w:color w:val="ffffff"/>
                <w:sz w:val="18"/>
                <w:szCs w:val="18"/>
                <w:rtl w:val="0"/>
              </w:rPr>
              <w:t xml:space="preserve">Client-Side Rule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64">
            <w:pPr>
              <w:rPr>
                <w:b w:val="1"/>
                <w:bCs w:val="1"/>
                <w:color w:val="ffffff"/>
                <w:sz w:val="18"/>
                <w:szCs w:val="18"/>
              </w:rPr>
            </w:pPr>
            <w:r w:rsidDel="00000000" w:rsidR="00000000" w:rsidRPr="00000000">
              <w:rPr>
                <w:b w:val="1"/>
                <w:bCs w:val="1"/>
                <w:color w:val="ffffff"/>
                <w:sz w:val="18"/>
                <w:szCs w:val="18"/>
                <w:rtl w:val="0"/>
              </w:rPr>
              <w:t xml:space="preserve">UX Behaviour</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65">
            <w:pPr>
              <w:rPr>
                <w:sz w:val="20"/>
                <w:szCs w:val="20"/>
              </w:rPr>
            </w:pPr>
            <w:r w:rsidDel="00000000" w:rsidR="00000000" w:rsidRPr="00000000">
              <w:rPr>
                <w:sz w:val="20"/>
                <w:szCs w:val="20"/>
                <w:rtl w:val="0"/>
              </w:rPr>
              <w:t xml:space="preserve">Upload: File type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66">
            <w:pPr>
              <w:rPr>
                <w:sz w:val="20"/>
                <w:szCs w:val="20"/>
              </w:rPr>
            </w:pPr>
            <w:r w:rsidDel="00000000" w:rsidR="00000000" w:rsidRPr="00000000">
              <w:rPr>
                <w:sz w:val="20"/>
                <w:szCs w:val="20"/>
                <w:rtl w:val="0"/>
              </w:rPr>
              <w:t xml:space="preserve">Accept .csv and .xlsx only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67">
            <w:pPr>
              <w:rPr>
                <w:sz w:val="20"/>
                <w:szCs w:val="20"/>
              </w:rPr>
            </w:pPr>
            <w:r w:rsidDel="00000000" w:rsidR="00000000" w:rsidRPr="00000000">
              <w:rPr>
                <w:sz w:val="20"/>
                <w:szCs w:val="20"/>
                <w:rtl w:val="0"/>
              </w:rPr>
              <w:t xml:space="preserve">File picker filters. If wrong type selected: 'Please upload a CSV or Excel file.' Toast error.</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68">
            <w:pPr>
              <w:rPr>
                <w:sz w:val="20"/>
                <w:szCs w:val="20"/>
              </w:rPr>
            </w:pPr>
            <w:r w:rsidDel="00000000" w:rsidR="00000000" w:rsidRPr="00000000">
              <w:rPr>
                <w:sz w:val="20"/>
                <w:szCs w:val="20"/>
                <w:rtl w:val="0"/>
              </w:rPr>
              <w:t xml:space="preserve">Upload: File size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69">
            <w:pPr>
              <w:rPr>
                <w:sz w:val="20"/>
                <w:szCs w:val="20"/>
              </w:rPr>
            </w:pPr>
            <w:r w:rsidDel="00000000" w:rsidR="00000000" w:rsidRPr="00000000">
              <w:rPr>
                <w:sz w:val="20"/>
                <w:szCs w:val="20"/>
                <w:rtl w:val="0"/>
              </w:rPr>
              <w:t xml:space="preserve">Max 5 MB</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6A">
            <w:pPr>
              <w:rPr>
                <w:sz w:val="20"/>
                <w:szCs w:val="20"/>
              </w:rPr>
            </w:pPr>
            <w:r w:rsidDel="00000000" w:rsidR="00000000" w:rsidRPr="00000000">
              <w:rPr>
                <w:sz w:val="20"/>
                <w:szCs w:val="20"/>
                <w:rtl w:val="0"/>
              </w:rPr>
              <w:t xml:space="preserve">'File exceeds 5 MB limit. Please reduce or split the file.' Blocks upload button.</w:t>
            </w:r>
          </w:p>
        </w:tc>
      </w:tr>
      <w:tr>
        <w:trPr>
          <w:cantSplit w:val="0"/>
          <w:trHeight w:val="6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6B">
            <w:pPr>
              <w:rPr>
                <w:sz w:val="20"/>
                <w:szCs w:val="20"/>
              </w:rPr>
            </w:pPr>
            <w:r w:rsidDel="00000000" w:rsidR="00000000" w:rsidRPr="00000000">
              <w:rPr>
                <w:sz w:val="20"/>
                <w:szCs w:val="20"/>
                <w:rtl w:val="0"/>
              </w:rPr>
              <w:t xml:space="preserve">Upload: Dealer selection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6C">
            <w:pPr>
              <w:rPr>
                <w:sz w:val="20"/>
                <w:szCs w:val="20"/>
              </w:rPr>
            </w:pPr>
            <w:r w:rsidDel="00000000" w:rsidR="00000000" w:rsidRPr="00000000">
              <w:rPr>
                <w:sz w:val="20"/>
                <w:szCs w:val="20"/>
                <w:rtl w:val="0"/>
              </w:rPr>
              <w:t xml:space="preserve">Dealer must be selected before upload form appears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6D">
            <w:pPr>
              <w:rPr>
                <w:sz w:val="20"/>
                <w:szCs w:val="20"/>
              </w:rPr>
            </w:pPr>
            <w:r w:rsidDel="00000000" w:rsidR="00000000" w:rsidRPr="00000000">
              <w:rPr>
                <w:sz w:val="20"/>
                <w:szCs w:val="20"/>
                <w:rtl w:val="0"/>
              </w:rPr>
              <w:t xml:space="preserve">Upload form hidden until dealer selected. No bypass.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6E">
            <w:pPr>
              <w:rPr>
                <w:sz w:val="20"/>
                <w:szCs w:val="20"/>
              </w:rPr>
            </w:pPr>
            <w:r w:rsidDel="00000000" w:rsidR="00000000" w:rsidRPr="00000000">
              <w:rPr>
                <w:sz w:val="20"/>
                <w:szCs w:val="20"/>
                <w:rtl w:val="0"/>
              </w:rPr>
              <w:t xml:space="preserve">Upload: Preview</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6F">
            <w:pPr>
              <w:rPr>
                <w:sz w:val="20"/>
                <w:szCs w:val="20"/>
              </w:rPr>
            </w:pPr>
            <w:r w:rsidDel="00000000" w:rsidR="00000000" w:rsidRPr="00000000">
              <w:rPr>
                <w:sz w:val="20"/>
                <w:szCs w:val="20"/>
                <w:rtl w:val="0"/>
              </w:rPr>
              <w:t xml:space="preserve">Show first 10 rows before validation runs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0">
            <w:pPr>
              <w:rPr>
                <w:sz w:val="20"/>
                <w:szCs w:val="20"/>
              </w:rPr>
            </w:pPr>
            <w:r w:rsidDel="00000000" w:rsidR="00000000" w:rsidRPr="00000000">
              <w:rPr>
                <w:sz w:val="20"/>
                <w:szCs w:val="20"/>
                <w:rtl w:val="0"/>
              </w:rPr>
              <w:t xml:space="preserve">'Preview (first 10 rows shown). Click Validate All to check full file.' Prevents blind uploads.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1">
            <w:pPr>
              <w:rPr>
                <w:sz w:val="20"/>
                <w:szCs w:val="20"/>
              </w:rPr>
            </w:pPr>
            <w:r w:rsidDel="00000000" w:rsidR="00000000" w:rsidRPr="00000000">
              <w:rPr>
                <w:sz w:val="20"/>
                <w:szCs w:val="20"/>
                <w:rtl w:val="0"/>
              </w:rPr>
              <w:t xml:space="preserve">Step 4: Battery list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2">
            <w:pPr>
              <w:rPr>
                <w:sz w:val="20"/>
                <w:szCs w:val="20"/>
              </w:rPr>
            </w:pPr>
            <w:r w:rsidDel="00000000" w:rsidR="00000000" w:rsidRPr="00000000">
              <w:rPr>
                <w:sz w:val="20"/>
                <w:szCs w:val="20"/>
                <w:rtl w:val="0"/>
              </w:rPr>
              <w:t xml:space="preserve">Only show available batteries (from API response)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3">
            <w:pPr>
              <w:rPr>
                <w:sz w:val="20"/>
                <w:szCs w:val="20"/>
              </w:rPr>
            </w:pPr>
            <w:r w:rsidDel="00000000" w:rsidR="00000000" w:rsidRPr="00000000">
              <w:rPr>
                <w:sz w:val="20"/>
                <w:szCs w:val="20"/>
                <w:rtl w:val="0"/>
              </w:rPr>
              <w:t xml:space="preserve">Reserved/sold items do not appear. If no available stock: 'No batteries available for this category. Please contact your inventory manager.'</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4">
            <w:pPr>
              <w:rPr>
                <w:sz w:val="20"/>
                <w:szCs w:val="20"/>
              </w:rPr>
            </w:pPr>
            <w:r w:rsidDel="00000000" w:rsidR="00000000" w:rsidRPr="00000000">
              <w:rPr>
                <w:sz w:val="20"/>
                <w:szCs w:val="20"/>
                <w:rtl w:val="0"/>
              </w:rPr>
              <w:t xml:space="preserve">Step 4: Inventory selection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5">
            <w:pPr>
              <w:rPr>
                <w:sz w:val="20"/>
                <w:szCs w:val="20"/>
              </w:rPr>
            </w:pPr>
            <w:r w:rsidDel="00000000" w:rsidR="00000000" w:rsidRPr="00000000">
              <w:rPr>
                <w:sz w:val="20"/>
                <w:szCs w:val="20"/>
                <w:rtl w:val="0"/>
              </w:rPr>
              <w:t xml:space="preserve">Cannot proceed without selecting a battery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6">
            <w:pPr>
              <w:rPr>
                <w:sz w:val="20"/>
                <w:szCs w:val="20"/>
              </w:rPr>
            </w:pPr>
            <w:r w:rsidDel="00000000" w:rsidR="00000000" w:rsidRPr="00000000">
              <w:rPr>
                <w:sz w:val="20"/>
                <w:szCs w:val="20"/>
                <w:rtl w:val="0"/>
              </w:rPr>
              <w:t xml:space="preserve">Submit button disabled. Tooltip: 'Please select a battery to continue.'</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7">
            <w:pPr>
              <w:rPr>
                <w:sz w:val="20"/>
                <w:szCs w:val="20"/>
              </w:rPr>
            </w:pPr>
            <w:r w:rsidDel="00000000" w:rsidR="00000000" w:rsidRPr="00000000">
              <w:rPr>
                <w:sz w:val="20"/>
                <w:szCs w:val="20"/>
                <w:rtl w:val="0"/>
              </w:rPr>
              <w:t xml:space="preserve">Step 4: Price display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8">
            <w:pPr>
              <w:rPr>
                <w:sz w:val="20"/>
                <w:szCs w:val="20"/>
              </w:rPr>
            </w:pPr>
            <w:r w:rsidDel="00000000" w:rsidR="00000000" w:rsidRPr="00000000">
              <w:rPr>
                <w:sz w:val="20"/>
                <w:szCs w:val="20"/>
                <w:rtl w:val="0"/>
              </w:rPr>
              <w:t xml:space="preserve">Final price updates in real-time as margin is entered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9">
            <w:pPr>
              <w:rPr>
                <w:sz w:val="20"/>
                <w:szCs w:val="20"/>
              </w:rPr>
            </w:pPr>
            <w:r w:rsidDel="00000000" w:rsidR="00000000" w:rsidRPr="00000000">
              <w:rPr>
                <w:sz w:val="20"/>
                <w:szCs w:val="20"/>
                <w:rtl w:val="0"/>
              </w:rPr>
              <w:t xml:space="preserve">If final_price &lt; min_allowed_price: input border turns red, 'Price is below minimum allowed (₹{min}).'</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A">
            <w:pPr>
              <w:rPr>
                <w:sz w:val="20"/>
                <w:szCs w:val="20"/>
              </w:rPr>
            </w:pPr>
            <w:r w:rsidDel="00000000" w:rsidR="00000000" w:rsidRPr="00000000">
              <w:rPr>
                <w:sz w:val="20"/>
                <w:szCs w:val="20"/>
                <w:rtl w:val="0"/>
              </w:rPr>
              <w:t xml:space="preserve">Step 4: Conflict (409)</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B">
            <w:pPr>
              <w:rPr>
                <w:sz w:val="20"/>
                <w:szCs w:val="20"/>
              </w:rPr>
            </w:pPr>
            <w:r w:rsidDel="00000000" w:rsidR="00000000" w:rsidRPr="00000000">
              <w:rPr>
                <w:sz w:val="20"/>
                <w:szCs w:val="20"/>
                <w:rtl w:val="0"/>
              </w:rPr>
              <w:t xml:space="preserve">If API returns 409 on submit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C">
            <w:pPr>
              <w:rPr>
                <w:sz w:val="20"/>
                <w:szCs w:val="20"/>
              </w:rPr>
            </w:pPr>
            <w:r w:rsidDel="00000000" w:rsidR="00000000" w:rsidRPr="00000000">
              <w:rPr>
                <w:sz w:val="20"/>
                <w:szCs w:val="20"/>
                <w:rtl w:val="0"/>
              </w:rPr>
              <w:t xml:space="preserve">Modal: 'Battery {serial} is no longer available. Another dealer may have selected it. Please choose a different battery.' Battery list refreshes automatically.</w:t>
            </w:r>
          </w:p>
        </w:tc>
      </w:tr>
      <w:tr>
        <w:trPr>
          <w:cantSplit w:val="0"/>
          <w:trHeight w:val="139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D">
            <w:pPr>
              <w:rPr>
                <w:sz w:val="20"/>
                <w:szCs w:val="20"/>
              </w:rPr>
            </w:pPr>
            <w:r w:rsidDel="00000000" w:rsidR="00000000" w:rsidRPr="00000000">
              <w:rPr>
                <w:sz w:val="20"/>
                <w:szCs w:val="20"/>
                <w:rtl w:val="0"/>
              </w:rPr>
              <w:t xml:space="preserve">Detail card: IoT badge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E">
            <w:pPr>
              <w:rPr>
                <w:sz w:val="20"/>
                <w:szCs w:val="20"/>
              </w:rPr>
            </w:pPr>
            <w:r w:rsidDel="00000000" w:rsidR="00000000" w:rsidRPr="00000000">
              <w:rPr>
                <w:sz w:val="20"/>
                <w:szCs w:val="20"/>
                <w:rtl w:val="0"/>
              </w:rPr>
              <w:t xml:space="preserve">Show 'IoT Enabled ' / 'No IoT'</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7F">
            <w:pPr>
              <w:rPr>
                <w:sz w:val="20"/>
                <w:szCs w:val="20"/>
              </w:rPr>
            </w:pPr>
            <w:r w:rsidDel="00000000" w:rsidR="00000000" w:rsidRPr="00000000">
              <w:rPr>
                <w:sz w:val="20"/>
                <w:szCs w:val="20"/>
                <w:rtl w:val="0"/>
              </w:rPr>
              <w:t xml:space="preserve">If iot_enabled = true and imei_id present: green badge. If iot_enabled = true but no SOC data: '⚠️ IoT linked — no telemetry received yet'.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80">
            <w:pPr>
              <w:rPr>
                <w:sz w:val="20"/>
                <w:szCs w:val="20"/>
              </w:rPr>
            </w:pPr>
            <w:r w:rsidDel="00000000" w:rsidR="00000000" w:rsidRPr="00000000">
              <w:rPr>
                <w:sz w:val="20"/>
                <w:szCs w:val="20"/>
                <w:rtl w:val="0"/>
              </w:rPr>
              <w:t xml:space="preserve">Inventory list: empty state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81">
            <w:pPr>
              <w:rPr>
                <w:sz w:val="20"/>
                <w:szCs w:val="20"/>
              </w:rPr>
            </w:pPr>
            <w:r w:rsidDel="00000000" w:rsidR="00000000" w:rsidRPr="00000000">
              <w:rPr>
                <w:sz w:val="20"/>
                <w:szCs w:val="20"/>
                <w:rtl w:val="0"/>
              </w:rPr>
              <w:t xml:space="preserve">No items for this filter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82">
            <w:pPr>
              <w:rPr>
                <w:sz w:val="20"/>
                <w:szCs w:val="20"/>
              </w:rPr>
            </w:pPr>
            <w:r w:rsidDel="00000000" w:rsidR="00000000" w:rsidRPr="00000000">
              <w:rPr>
                <w:sz w:val="20"/>
                <w:szCs w:val="20"/>
                <w:rtl w:val="0"/>
              </w:rPr>
              <w:t xml:space="preserve">'No batteries found for the selected filters. Try clearing the status or category filter.'</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83">
            <w:pPr>
              <w:rPr>
                <w:sz w:val="20"/>
                <w:szCs w:val="20"/>
              </w:rPr>
            </w:pPr>
            <w:r w:rsidDel="00000000" w:rsidR="00000000" w:rsidRPr="00000000">
              <w:rPr>
                <w:sz w:val="20"/>
                <w:szCs w:val="20"/>
                <w:rtl w:val="0"/>
              </w:rPr>
              <w:t xml:space="preserve">Write-off form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84">
            <w:pPr>
              <w:rPr>
                <w:sz w:val="20"/>
                <w:szCs w:val="20"/>
              </w:rPr>
            </w:pPr>
            <w:r w:rsidDel="00000000" w:rsidR="00000000" w:rsidRPr="00000000">
              <w:rPr>
                <w:sz w:val="20"/>
                <w:szCs w:val="20"/>
                <w:rtl w:val="0"/>
              </w:rPr>
              <w:t xml:space="preserve">Cannot write off reserved or sold item</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85">
            <w:pPr>
              <w:rPr>
                <w:sz w:val="20"/>
                <w:szCs w:val="20"/>
              </w:rPr>
            </w:pPr>
            <w:r w:rsidDel="00000000" w:rsidR="00000000" w:rsidRPr="00000000">
              <w:rPr>
                <w:sz w:val="20"/>
                <w:szCs w:val="20"/>
                <w:rtl w:val="0"/>
              </w:rPr>
              <w:t xml:space="preserve">Write-off button disabled for reserved/sold items. Tooltip: 'Only available items can be written off.'</w:t>
            </w:r>
          </w:p>
        </w:tc>
      </w:tr>
    </w:tbl>
    <w:p w:rsidR="00000000" w:rsidDel="00000000" w:rsidP="00000000" w:rsidRDefault="00000000" w:rsidRPr="00000000" w14:paraId="00001986">
      <w:pPr>
        <w:spacing w:after="60" w:before="60" w:lineRule="auto"/>
        <w:rPr>
          <w:sz w:val="20"/>
          <w:szCs w:val="20"/>
        </w:rPr>
      </w:pPr>
      <w:r w:rsidDel="00000000" w:rsidR="00000000" w:rsidRPr="00000000">
        <w:rPr>
          <w:rtl w:val="0"/>
        </w:rPr>
      </w:r>
    </w:p>
    <w:p w:rsidR="00000000" w:rsidDel="00000000" w:rsidP="00000000" w:rsidRDefault="00000000" w:rsidRPr="00000000" w14:paraId="00001987">
      <w:pPr>
        <w:spacing w:after="60" w:before="60" w:lineRule="auto"/>
        <w:rPr>
          <w:b w:val="1"/>
          <w:bCs w:val="1"/>
          <w:color w:val="003366"/>
          <w:sz w:val="38"/>
          <w:szCs w:val="38"/>
        </w:rPr>
      </w:pPr>
      <w:r w:rsidDel="00000000" w:rsidR="00000000" w:rsidRPr="00000000">
        <w:rPr>
          <w:b w:val="1"/>
          <w:bCs w:val="1"/>
          <w:color w:val="003366"/>
          <w:sz w:val="38"/>
          <w:szCs w:val="38"/>
          <w:rtl w:val="0"/>
        </w:rPr>
        <w:t xml:space="preserve">BUSINESS RULES — CONSOLIDATED</w:t>
      </w:r>
    </w:p>
    <w:p w:rsidR="00000000" w:rsidDel="00000000" w:rsidP="00000000" w:rsidRDefault="00000000" w:rsidRPr="00000000" w14:paraId="00001988">
      <w:pPr>
        <w:spacing w:after="60" w:before="60" w:lineRule="auto"/>
        <w:rPr>
          <w:sz w:val="20"/>
          <w:szCs w:val="20"/>
        </w:rPr>
      </w:pPr>
      <w:r w:rsidDel="00000000" w:rsidR="00000000" w:rsidRPr="00000000">
        <w:rPr>
          <w:sz w:val="20"/>
          <w:szCs w:val="20"/>
          <w:rtl w:val="0"/>
        </w:rPr>
        <w:t xml:space="preserve">The following table consolidates all business rules governing inventory and product master operations, covering both the original spec and additions from the integration analysis.</w:t>
      </w:r>
    </w:p>
    <w:p w:rsidR="00000000" w:rsidDel="00000000" w:rsidP="00000000" w:rsidRDefault="00000000" w:rsidRPr="00000000" w14:paraId="00001989">
      <w:pPr>
        <w:spacing w:after="60" w:before="60" w:lineRule="auto"/>
        <w:rPr>
          <w:sz w:val="20"/>
          <w:szCs w:val="20"/>
        </w:rPr>
      </w:pPr>
      <w:r w:rsidDel="00000000" w:rsidR="00000000" w:rsidRPr="00000000">
        <w:rPr>
          <w:rtl w:val="0"/>
        </w:rPr>
      </w:r>
    </w:p>
    <w:tbl>
      <w:tblPr>
        <w:tblStyle w:val="Table207"/>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90"/>
        <w:gridCol w:w="3930"/>
        <w:gridCol w:w="3525"/>
        <w:tblGridChange w:id="0">
          <w:tblGrid>
            <w:gridCol w:w="1890"/>
            <w:gridCol w:w="3930"/>
            <w:gridCol w:w="352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8A">
            <w:pPr>
              <w:rPr>
                <w:b w:val="1"/>
                <w:bCs w:val="1"/>
                <w:color w:val="ffffff"/>
                <w:sz w:val="18"/>
                <w:szCs w:val="18"/>
              </w:rPr>
            </w:pPr>
            <w:r w:rsidDel="00000000" w:rsidR="00000000" w:rsidRPr="00000000">
              <w:rPr>
                <w:b w:val="1"/>
                <w:bCs w:val="1"/>
                <w:color w:val="ffffff"/>
                <w:sz w:val="18"/>
                <w:szCs w:val="18"/>
                <w:rtl w:val="0"/>
              </w:rPr>
              <w:t xml:space="preserv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8B">
            <w:pPr>
              <w:rPr>
                <w:b w:val="1"/>
                <w:bCs w:val="1"/>
                <w:color w:val="ffffff"/>
                <w:sz w:val="18"/>
                <w:szCs w:val="18"/>
              </w:rPr>
            </w:pPr>
            <w:r w:rsidDel="00000000" w:rsidR="00000000" w:rsidRPr="00000000">
              <w:rPr>
                <w:b w:val="1"/>
                <w:bCs w:val="1"/>
                <w:color w:val="ffffff"/>
                <w:sz w:val="18"/>
                <w:szCs w:val="18"/>
                <w:rtl w:val="0"/>
              </w:rPr>
              <w:t xml:space="preserve">Rule</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8C">
            <w:pPr>
              <w:rPr>
                <w:b w:val="1"/>
                <w:bCs w:val="1"/>
                <w:color w:val="ffffff"/>
                <w:sz w:val="18"/>
                <w:szCs w:val="18"/>
              </w:rPr>
            </w:pPr>
            <w:r w:rsidDel="00000000" w:rsidR="00000000" w:rsidRPr="00000000">
              <w:rPr>
                <w:b w:val="1"/>
                <w:bCs w:val="1"/>
                <w:color w:val="ffffff"/>
                <w:sz w:val="18"/>
                <w:szCs w:val="18"/>
                <w:rtl w:val="0"/>
              </w:rPr>
              <w:t xml:space="preserve">Enforcement Point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8D">
            <w:pPr>
              <w:rPr>
                <w:sz w:val="20"/>
                <w:szCs w:val="20"/>
              </w:rPr>
            </w:pPr>
            <w:r w:rsidDel="00000000" w:rsidR="00000000" w:rsidRPr="00000000">
              <w:rPr>
                <w:sz w:val="20"/>
                <w:szCs w:val="20"/>
                <w:rtl w:val="0"/>
              </w:rPr>
              <w:t xml:space="preserve">BR-01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8E">
            <w:pPr>
              <w:rPr>
                <w:sz w:val="20"/>
                <w:szCs w:val="20"/>
              </w:rPr>
            </w:pPr>
            <w:r w:rsidDel="00000000" w:rsidR="00000000" w:rsidRPr="00000000">
              <w:rPr>
                <w:sz w:val="20"/>
                <w:szCs w:val="20"/>
                <w:rtl w:val="0"/>
              </w:rPr>
              <w:t xml:space="preserve">Serial number (battery_id) is immutable after creation. Cannot be edited, only written off.</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8F">
            <w:pPr>
              <w:rPr>
                <w:sz w:val="20"/>
                <w:szCs w:val="20"/>
              </w:rPr>
            </w:pPr>
            <w:r w:rsidDel="00000000" w:rsidR="00000000" w:rsidRPr="00000000">
              <w:rPr>
                <w:sz w:val="20"/>
                <w:szCs w:val="20"/>
                <w:rtl w:val="0"/>
              </w:rPr>
              <w:t xml:space="preserve">DB: no UPDATE allowed on serial_number column after INSERT. API enforces.</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0">
            <w:pPr>
              <w:rPr>
                <w:sz w:val="20"/>
                <w:szCs w:val="20"/>
              </w:rPr>
            </w:pPr>
            <w:r w:rsidDel="00000000" w:rsidR="00000000" w:rsidRPr="00000000">
              <w:rPr>
                <w:sz w:val="20"/>
                <w:szCs w:val="20"/>
                <w:rtl w:val="0"/>
              </w:rPr>
              <w:t xml:space="preserve">BR-02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1">
            <w:pPr>
              <w:rPr>
                <w:sz w:val="20"/>
                <w:szCs w:val="20"/>
              </w:rPr>
            </w:pPr>
            <w:r w:rsidDel="00000000" w:rsidR="00000000" w:rsidRPr="00000000">
              <w:rPr>
                <w:sz w:val="20"/>
                <w:szCs w:val="20"/>
                <w:rtl w:val="0"/>
              </w:rPr>
              <w:t xml:space="preserve">A battery's category and sub_category are immutable after creation.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2">
            <w:pPr>
              <w:rPr>
                <w:sz w:val="20"/>
                <w:szCs w:val="20"/>
              </w:rPr>
            </w:pPr>
            <w:r w:rsidDel="00000000" w:rsidR="00000000" w:rsidRPr="00000000">
              <w:rPr>
                <w:sz w:val="20"/>
                <w:szCs w:val="20"/>
                <w:rtl w:val="0"/>
              </w:rPr>
              <w:t xml:space="preserve">API: PUT /api/admin/inventory/add-item rejects category field. Only non-critical fields editable.</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3">
            <w:pPr>
              <w:rPr>
                <w:sz w:val="20"/>
                <w:szCs w:val="20"/>
              </w:rPr>
            </w:pPr>
            <w:r w:rsidDel="00000000" w:rsidR="00000000" w:rsidRPr="00000000">
              <w:rPr>
                <w:sz w:val="20"/>
                <w:szCs w:val="20"/>
                <w:rtl w:val="0"/>
              </w:rPr>
              <w:t xml:space="preserve">BR-03</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4">
            <w:pPr>
              <w:rPr>
                <w:sz w:val="20"/>
                <w:szCs w:val="20"/>
              </w:rPr>
            </w:pPr>
            <w:r w:rsidDel="00000000" w:rsidR="00000000" w:rsidRPr="00000000">
              <w:rPr>
                <w:sz w:val="20"/>
                <w:szCs w:val="20"/>
                <w:rtl w:val="0"/>
              </w:rPr>
              <w:t xml:space="preserve">IMEI ID must be unique across all inventory when present. Two batteries cannot share an IMEI.</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5">
            <w:pPr>
              <w:rPr>
                <w:sz w:val="20"/>
                <w:szCs w:val="20"/>
              </w:rPr>
            </w:pPr>
            <w:r w:rsidDel="00000000" w:rsidR="00000000" w:rsidRPr="00000000">
              <w:rPr>
                <w:sz w:val="20"/>
                <w:szCs w:val="20"/>
                <w:rtl w:val="0"/>
              </w:rPr>
              <w:t xml:space="preserve">DB: UNIQUE index on imei_id WHERE imei_id IS NOT NULL. API enforces pre-insert check.</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6">
            <w:pPr>
              <w:rPr>
                <w:sz w:val="20"/>
                <w:szCs w:val="20"/>
              </w:rPr>
            </w:pPr>
            <w:r w:rsidDel="00000000" w:rsidR="00000000" w:rsidRPr="00000000">
              <w:rPr>
                <w:sz w:val="20"/>
                <w:szCs w:val="20"/>
                <w:rtl w:val="0"/>
              </w:rPr>
              <w:t xml:space="preserve">BR-04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7">
            <w:pPr>
              <w:rPr>
                <w:sz w:val="20"/>
                <w:szCs w:val="20"/>
              </w:rPr>
            </w:pPr>
            <w:r w:rsidDel="00000000" w:rsidR="00000000" w:rsidRPr="00000000">
              <w:rPr>
                <w:sz w:val="20"/>
                <w:szCs w:val="20"/>
                <w:rtl w:val="0"/>
              </w:rPr>
              <w:t xml:space="preserve">model_number in inventory must reference a valid, active entry in product_master_batteries.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8">
            <w:pPr>
              <w:rPr>
                <w:sz w:val="20"/>
                <w:szCs w:val="20"/>
              </w:rPr>
            </w:pPr>
            <w:r w:rsidDel="00000000" w:rsidR="00000000" w:rsidRPr="00000000">
              <w:rPr>
                <w:sz w:val="20"/>
                <w:szCs w:val="20"/>
                <w:rtl w:val="0"/>
              </w:rPr>
              <w:t xml:space="preserve">DB: FK constraint. API validates against product master before insert.</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9">
            <w:pPr>
              <w:rPr>
                <w:sz w:val="20"/>
                <w:szCs w:val="20"/>
              </w:rPr>
            </w:pPr>
            <w:r w:rsidDel="00000000" w:rsidR="00000000" w:rsidRPr="00000000">
              <w:rPr>
                <w:sz w:val="20"/>
                <w:szCs w:val="20"/>
                <w:rtl w:val="0"/>
              </w:rPr>
              <w:t xml:space="preserve">BR-05</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A">
            <w:pPr>
              <w:rPr>
                <w:sz w:val="20"/>
                <w:szCs w:val="20"/>
              </w:rPr>
            </w:pPr>
            <w:r w:rsidDel="00000000" w:rsidR="00000000" w:rsidRPr="00000000">
              <w:rPr>
                <w:sz w:val="20"/>
                <w:szCs w:val="20"/>
                <w:rtl w:val="0"/>
              </w:rPr>
              <w:t xml:space="preserve">A battery must have status = 'available' and belong to the requesting dealer to appear in Step 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B">
            <w:pPr>
              <w:rPr>
                <w:sz w:val="20"/>
                <w:szCs w:val="20"/>
              </w:rPr>
            </w:pPr>
            <w:r w:rsidDel="00000000" w:rsidR="00000000" w:rsidRPr="00000000">
              <w:rPr>
                <w:sz w:val="20"/>
                <w:szCs w:val="20"/>
                <w:rtl w:val="0"/>
              </w:rPr>
              <w:t xml:space="preserve">API: inventory fetch filtered by status = available AND dealer_id = token.dealer_id.</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C">
            <w:pPr>
              <w:rPr>
                <w:sz w:val="20"/>
                <w:szCs w:val="20"/>
              </w:rPr>
            </w:pPr>
            <w:r w:rsidDel="00000000" w:rsidR="00000000" w:rsidRPr="00000000">
              <w:rPr>
                <w:sz w:val="20"/>
                <w:szCs w:val="20"/>
                <w:rtl w:val="0"/>
              </w:rPr>
              <w:t xml:space="preserve">BR-06</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D">
            <w:pPr>
              <w:rPr>
                <w:sz w:val="20"/>
                <w:szCs w:val="20"/>
              </w:rPr>
            </w:pPr>
            <w:r w:rsidDel="00000000" w:rsidR="00000000" w:rsidRPr="00000000">
              <w:rPr>
                <w:sz w:val="20"/>
                <w:szCs w:val="20"/>
                <w:rtl w:val="0"/>
              </w:rPr>
              <w:t xml:space="preserve">Inventory reservation uses row-level locking (SELECT FOR UPDATE) to prevent race conditions when two dealers attempt to select the same serial simultaneously.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E">
            <w:pPr>
              <w:rPr>
                <w:sz w:val="20"/>
                <w:szCs w:val="20"/>
              </w:rPr>
            </w:pPr>
            <w:r w:rsidDel="00000000" w:rsidR="00000000" w:rsidRPr="00000000">
              <w:rPr>
                <w:sz w:val="20"/>
                <w:szCs w:val="20"/>
                <w:rtl w:val="0"/>
              </w:rPr>
              <w:t xml:space="preserve">API: reserve-inventory endpoint. See Section 5.2.1.2.</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9F">
            <w:pPr>
              <w:rPr>
                <w:sz w:val="20"/>
                <w:szCs w:val="20"/>
              </w:rPr>
            </w:pPr>
            <w:r w:rsidDel="00000000" w:rsidR="00000000" w:rsidRPr="00000000">
              <w:rPr>
                <w:sz w:val="20"/>
                <w:szCs w:val="20"/>
                <w:rtl w:val="0"/>
              </w:rPr>
              <w:t xml:space="preserve">BR-07</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0">
            <w:pPr>
              <w:rPr>
                <w:sz w:val="20"/>
                <w:szCs w:val="20"/>
              </w:rPr>
            </w:pPr>
            <w:r w:rsidDel="00000000" w:rsidR="00000000" w:rsidRPr="00000000">
              <w:rPr>
                <w:sz w:val="20"/>
                <w:szCs w:val="20"/>
                <w:rtl w:val="0"/>
              </w:rPr>
              <w:t xml:space="preserve">A sold item can never return to available except via a formal admin exception (fraud/error case) requiring Super Admin approval and mandatory audit note.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1">
            <w:pPr>
              <w:rPr>
                <w:sz w:val="20"/>
                <w:szCs w:val="20"/>
              </w:rPr>
            </w:pPr>
            <w:r w:rsidDel="00000000" w:rsidR="00000000" w:rsidRPr="00000000">
              <w:rPr>
                <w:sz w:val="20"/>
                <w:szCs w:val="20"/>
                <w:rtl w:val="0"/>
              </w:rPr>
              <w:t xml:space="preserve">API: no endpoint exposes this path to normal flow. Exception process to be documented separately.</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2">
            <w:pPr>
              <w:rPr>
                <w:sz w:val="20"/>
                <w:szCs w:val="20"/>
              </w:rPr>
            </w:pPr>
            <w:r w:rsidDel="00000000" w:rsidR="00000000" w:rsidRPr="00000000">
              <w:rPr>
                <w:sz w:val="20"/>
                <w:szCs w:val="20"/>
                <w:rtl w:val="0"/>
              </w:rPr>
              <w:t xml:space="preserve">BR-08</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3">
            <w:pPr>
              <w:rPr>
                <w:sz w:val="20"/>
                <w:szCs w:val="20"/>
              </w:rPr>
            </w:pPr>
            <w:r w:rsidDel="00000000" w:rsidR="00000000" w:rsidRPr="00000000">
              <w:rPr>
                <w:rFonts w:ascii="Arial Unicode MS" w:cs="Arial Unicode MS" w:eastAsia="Arial Unicode MS" w:hAnsi="Arial Unicode MS"/>
                <w:sz w:val="20"/>
                <w:szCs w:val="20"/>
                <w:rtl w:val="0"/>
              </w:rPr>
              <w:t xml:space="preserve">final_price in Step 4 must be ≥ product_master.min_allowed_price and dealer_margin must be ≤ product_master.max_dealer_margin. Both enforced server-side.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4">
            <w:pPr>
              <w:rPr>
                <w:sz w:val="20"/>
                <w:szCs w:val="20"/>
              </w:rPr>
            </w:pPr>
            <w:r w:rsidDel="00000000" w:rsidR="00000000" w:rsidRPr="00000000">
              <w:rPr>
                <w:sz w:val="20"/>
                <w:szCs w:val="20"/>
                <w:rtl w:val="0"/>
              </w:rPr>
              <w:t xml:space="preserve">API: submit-product-selection validates against product master snapshot before reserving inventory.</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5">
            <w:pPr>
              <w:rPr>
                <w:sz w:val="20"/>
                <w:szCs w:val="20"/>
              </w:rPr>
            </w:pPr>
            <w:r w:rsidDel="00000000" w:rsidR="00000000" w:rsidRPr="00000000">
              <w:rPr>
                <w:sz w:val="20"/>
                <w:szCs w:val="20"/>
                <w:rtl w:val="0"/>
              </w:rPr>
              <w:t xml:space="preserve">BR-09</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6">
            <w:pPr>
              <w:rPr>
                <w:sz w:val="20"/>
                <w:szCs w:val="20"/>
              </w:rPr>
            </w:pPr>
            <w:r w:rsidDel="00000000" w:rsidR="00000000" w:rsidRPr="00000000">
              <w:rPr>
                <w:sz w:val="20"/>
                <w:szCs w:val="20"/>
                <w:rtl w:val="0"/>
              </w:rPr>
              <w:t xml:space="preserve">Product master price changes do not retroactively affect in-progress or completed product_selection records. Prices are snapshotted at Step 4 submission.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7">
            <w:pPr>
              <w:rPr>
                <w:sz w:val="20"/>
                <w:szCs w:val="20"/>
              </w:rPr>
            </w:pPr>
            <w:r w:rsidDel="00000000" w:rsidR="00000000" w:rsidRPr="00000000">
              <w:rPr>
                <w:sz w:val="20"/>
                <w:szCs w:val="20"/>
                <w:rtl w:val="0"/>
              </w:rPr>
              <w:t xml:space="preserve">DB: product_selections stores battery_base_price at submission time. Price history in product_master_price_history.</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8">
            <w:pPr>
              <w:rPr>
                <w:sz w:val="20"/>
                <w:szCs w:val="20"/>
              </w:rPr>
            </w:pPr>
            <w:r w:rsidDel="00000000" w:rsidR="00000000" w:rsidRPr="00000000">
              <w:rPr>
                <w:sz w:val="20"/>
                <w:szCs w:val="20"/>
                <w:rtl w:val="0"/>
              </w:rPr>
              <w:t xml:space="preserve">BR-10</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9">
            <w:pPr>
              <w:rPr>
                <w:sz w:val="20"/>
                <w:szCs w:val="20"/>
              </w:rPr>
            </w:pPr>
            <w:r w:rsidDel="00000000" w:rsidR="00000000" w:rsidRPr="00000000">
              <w:rPr>
                <w:sz w:val="20"/>
                <w:szCs w:val="20"/>
                <w:rtl w:val="0"/>
              </w:rPr>
              <w:t xml:space="preserve">Paraphernalia stock is deducted at sale confirmation (OTP confirm / cash confirm), not at Step 4 submission. Paraphernalia is not reserved at Step 4.</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A">
            <w:pPr>
              <w:rPr>
                <w:sz w:val="20"/>
                <w:szCs w:val="20"/>
              </w:rPr>
            </w:pPr>
            <w:r w:rsidDel="00000000" w:rsidR="00000000" w:rsidRPr="00000000">
              <w:rPr>
                <w:sz w:val="20"/>
                <w:szCs w:val="20"/>
                <w:rtl w:val="0"/>
              </w:rPr>
              <w:t xml:space="preserve">API: deduction happens in confirm-dispatch / confirm-cash-sale transaction.</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B">
            <w:pPr>
              <w:rPr>
                <w:sz w:val="20"/>
                <w:szCs w:val="20"/>
              </w:rPr>
            </w:pPr>
            <w:r w:rsidDel="00000000" w:rsidR="00000000" w:rsidRPr="00000000">
              <w:rPr>
                <w:sz w:val="20"/>
                <w:szCs w:val="20"/>
                <w:rtl w:val="0"/>
              </w:rPr>
              <w:t xml:space="preserve">BR-11</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C">
            <w:pPr>
              <w:rPr>
                <w:sz w:val="20"/>
                <w:szCs w:val="20"/>
              </w:rPr>
            </w:pPr>
            <w:r w:rsidDel="00000000" w:rsidR="00000000" w:rsidRPr="00000000">
              <w:rPr>
                <w:sz w:val="20"/>
                <w:szCs w:val="20"/>
                <w:rtl w:val="0"/>
              </w:rPr>
              <w:t xml:space="preserve">OEM Warranty Clauses, though optional at upload, must be surfaced in the Battery Detail Card and in the after-sales warranty claim module. A missing clause must show 'No OEM clauses recorded — contact supplier directly.'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D">
            <w:pPr>
              <w:rPr>
                <w:sz w:val="20"/>
                <w:szCs w:val="20"/>
              </w:rPr>
            </w:pPr>
            <w:r w:rsidDel="00000000" w:rsidR="00000000" w:rsidRPr="00000000">
              <w:rPr>
                <w:sz w:val="20"/>
                <w:szCs w:val="20"/>
                <w:rtl w:val="0"/>
              </w:rPr>
              <w:t xml:space="preserve">UI: detail card and after-sales module must show this field. NULL displayed as the fallback message.</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E">
            <w:pPr>
              <w:rPr>
                <w:sz w:val="20"/>
                <w:szCs w:val="20"/>
              </w:rPr>
            </w:pPr>
            <w:r w:rsidDel="00000000" w:rsidR="00000000" w:rsidRPr="00000000">
              <w:rPr>
                <w:sz w:val="20"/>
                <w:szCs w:val="20"/>
                <w:rtl w:val="0"/>
              </w:rPr>
              <w:t xml:space="preserve">BR-12</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AF">
            <w:pPr>
              <w:rPr>
                <w:sz w:val="20"/>
                <w:szCs w:val="20"/>
              </w:rPr>
            </w:pPr>
            <w:r w:rsidDel="00000000" w:rsidR="00000000" w:rsidRPr="00000000">
              <w:rPr>
                <w:sz w:val="20"/>
                <w:szCs w:val="20"/>
                <w:rtl w:val="0"/>
              </w:rPr>
              <w:t xml:space="preserve">warranty.battery_serial is a FK referencing inventory.serial_number. A warranty record cannot exist for a serial not in the inventory table.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B0">
            <w:pPr>
              <w:rPr>
                <w:sz w:val="20"/>
                <w:szCs w:val="20"/>
              </w:rPr>
            </w:pPr>
            <w:r w:rsidDel="00000000" w:rsidR="00000000" w:rsidRPr="00000000">
              <w:rPr>
                <w:sz w:val="20"/>
                <w:szCs w:val="20"/>
                <w:rtl w:val="0"/>
              </w:rPr>
              <w:t xml:space="preserve">DB: FK constraint. ALTER TABLE warranty ADD CONSTRAINT fk_warranty_inventory FOREIGN KEY (battery_serial) REFERENCES inventory(serial_number).</w:t>
            </w:r>
          </w:p>
        </w:tc>
      </w:tr>
    </w:tbl>
    <w:p w:rsidR="00000000" w:rsidDel="00000000" w:rsidP="00000000" w:rsidRDefault="00000000" w:rsidRPr="00000000" w14:paraId="000019B1">
      <w:pPr>
        <w:spacing w:after="60" w:before="60" w:lineRule="auto"/>
        <w:rPr>
          <w:b w:val="1"/>
          <w:bCs w:val="1"/>
          <w:color w:val="003366"/>
          <w:sz w:val="38"/>
          <w:szCs w:val="38"/>
        </w:rPr>
      </w:pPr>
      <w:r w:rsidDel="00000000" w:rsidR="00000000" w:rsidRPr="00000000">
        <w:rPr>
          <w:rtl w:val="0"/>
        </w:rPr>
      </w:r>
    </w:p>
    <w:p w:rsidR="00000000" w:rsidDel="00000000" w:rsidP="00000000" w:rsidRDefault="00000000" w:rsidRPr="00000000" w14:paraId="000019B2">
      <w:pPr>
        <w:spacing w:after="60" w:before="60" w:lineRule="auto"/>
        <w:rPr>
          <w:sz w:val="20"/>
          <w:szCs w:val="20"/>
        </w:rPr>
      </w:pPr>
      <w:r w:rsidDel="00000000" w:rsidR="00000000" w:rsidRPr="00000000">
        <w:rPr>
          <w:b w:val="1"/>
          <w:bCs w:val="1"/>
          <w:color w:val="003366"/>
          <w:sz w:val="38"/>
          <w:szCs w:val="38"/>
          <w:rtl w:val="0"/>
        </w:rPr>
        <w:t xml:space="preserve">NON-FUNCTIONAL REQUIREMENTS</w:t>
      </w:r>
      <w:r w:rsidDel="00000000" w:rsidR="00000000" w:rsidRPr="00000000">
        <w:rPr>
          <w:rtl w:val="0"/>
        </w:rPr>
      </w:r>
    </w:p>
    <w:p w:rsidR="00000000" w:rsidDel="00000000" w:rsidP="00000000" w:rsidRDefault="00000000" w:rsidRPr="00000000" w14:paraId="000019B3">
      <w:pPr>
        <w:rPr>
          <w:b w:val="1"/>
          <w:bCs w:val="1"/>
          <w:color w:val="003366"/>
          <w:sz w:val="38"/>
          <w:szCs w:val="38"/>
        </w:rPr>
      </w:pPr>
      <w:r w:rsidDel="00000000" w:rsidR="00000000" w:rsidRPr="00000000">
        <w:rPr>
          <w:rtl w:val="0"/>
        </w:rPr>
      </w:r>
    </w:p>
    <w:tbl>
      <w:tblPr>
        <w:tblStyle w:val="Table208"/>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40"/>
        <w:gridCol w:w="3195"/>
        <w:gridCol w:w="3195"/>
        <w:tblGridChange w:id="0">
          <w:tblGrid>
            <w:gridCol w:w="2940"/>
            <w:gridCol w:w="3195"/>
            <w:gridCol w:w="3195"/>
          </w:tblGrid>
        </w:tblGridChange>
      </w:tblGrid>
      <w:tr>
        <w:trPr>
          <w:cantSplit w:val="0"/>
          <w:trHeight w:val="390" w:hRule="atLeast"/>
          <w:tblHeader w:val="0"/>
        </w:trPr>
        <w:tc>
          <w:tcPr>
            <w:tcBorders>
              <w:top w:color="cccccc" w:space="0" w:sz="8" w:val="single"/>
              <w:left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B4">
            <w:pPr>
              <w:rPr>
                <w:b w:val="1"/>
                <w:bCs w:val="1"/>
                <w:color w:val="ffffff"/>
                <w:sz w:val="18"/>
                <w:szCs w:val="18"/>
              </w:rPr>
            </w:pPr>
            <w:r w:rsidDel="00000000" w:rsidR="00000000" w:rsidRPr="00000000">
              <w:rPr>
                <w:b w:val="1"/>
                <w:bCs w:val="1"/>
                <w:color w:val="ffffff"/>
                <w:sz w:val="18"/>
                <w:szCs w:val="18"/>
                <w:rtl w:val="0"/>
              </w:rPr>
              <w:t xml:space="preserve">Category</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B5">
            <w:pPr>
              <w:rPr>
                <w:b w:val="1"/>
                <w:bCs w:val="1"/>
                <w:color w:val="ffffff"/>
                <w:sz w:val="18"/>
                <w:szCs w:val="18"/>
              </w:rPr>
            </w:pPr>
            <w:r w:rsidDel="00000000" w:rsidR="00000000" w:rsidRPr="00000000">
              <w:rPr>
                <w:b w:val="1"/>
                <w:bCs w:val="1"/>
                <w:color w:val="ffffff"/>
                <w:sz w:val="18"/>
                <w:szCs w:val="18"/>
                <w:rtl w:val="0"/>
              </w:rPr>
              <w:t xml:space="preserve">Requirement</w:t>
            </w:r>
          </w:p>
        </w:tc>
        <w:tc>
          <w:tcPr>
            <w:tcBorders>
              <w:top w:color="cccccc" w:space="0" w:sz="8" w:val="single"/>
              <w:bottom w:color="cccccc" w:space="0" w:sz="8" w:val="single"/>
              <w:right w:color="cccccc" w:space="0" w:sz="8" w:val="single"/>
            </w:tcBorders>
            <w:shd w:fill="003366" w:val="clear"/>
            <w:tcMar>
              <w:top w:w="80.0" w:type="dxa"/>
              <w:left w:w="120.0" w:type="dxa"/>
              <w:bottom w:w="80.0" w:type="dxa"/>
              <w:right w:w="120.0" w:type="dxa"/>
            </w:tcMar>
            <w:vAlign w:val="top"/>
          </w:tcPr>
          <w:p w:rsidR="00000000" w:rsidDel="00000000" w:rsidP="00000000" w:rsidRDefault="00000000" w:rsidRPr="00000000" w14:paraId="000019B6">
            <w:pPr>
              <w:rPr>
                <w:b w:val="1"/>
                <w:bCs w:val="1"/>
                <w:color w:val="ffffff"/>
                <w:sz w:val="18"/>
                <w:szCs w:val="18"/>
              </w:rPr>
            </w:pPr>
            <w:r w:rsidDel="00000000" w:rsidR="00000000" w:rsidRPr="00000000">
              <w:rPr>
                <w:b w:val="1"/>
                <w:bCs w:val="1"/>
                <w:color w:val="ffffff"/>
                <w:sz w:val="18"/>
                <w:szCs w:val="18"/>
                <w:rtl w:val="0"/>
              </w:rPr>
              <w:t xml:space="preserve">Implementation Guidance</w:t>
            </w:r>
          </w:p>
        </w:tc>
      </w:tr>
      <w:tr>
        <w:trPr>
          <w:cantSplit w:val="0"/>
          <w:trHeight w:val="153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B7">
            <w:pPr>
              <w:rPr>
                <w:sz w:val="20"/>
                <w:szCs w:val="20"/>
              </w:rPr>
            </w:pPr>
            <w:r w:rsidDel="00000000" w:rsidR="00000000" w:rsidRPr="00000000">
              <w:rPr>
                <w:sz w:val="20"/>
                <w:szCs w:val="20"/>
                <w:rtl w:val="0"/>
              </w:rPr>
              <w:t xml:space="preserve">Performance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B8">
            <w:pPr>
              <w:rPr>
                <w:sz w:val="20"/>
                <w:szCs w:val="20"/>
              </w:rPr>
            </w:pPr>
            <w:r w:rsidDel="00000000" w:rsidR="00000000" w:rsidRPr="00000000">
              <w:rPr>
                <w:sz w:val="20"/>
                <w:szCs w:val="20"/>
                <w:rtl w:val="0"/>
              </w:rPr>
              <w:t xml:space="preserve">Interactive API calls (inventory list, detail card) must respond in &lt;500ms under normal load.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B9">
            <w:pPr>
              <w:rPr>
                <w:sz w:val="20"/>
                <w:szCs w:val="20"/>
              </w:rPr>
            </w:pPr>
            <w:r w:rsidDel="00000000" w:rsidR="00000000" w:rsidRPr="00000000">
              <w:rPr>
                <w:sz w:val="20"/>
                <w:szCs w:val="20"/>
                <w:rtl w:val="0"/>
              </w:rPr>
              <w:t xml:space="preserve">DB indexes on serial_number, dealer_id, status, invoice_date. Paginate inventory list (default 50 rows). Cache product master in application layer (TTL 5 minutes).</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BA">
            <w:pPr>
              <w:rPr>
                <w:sz w:val="20"/>
                <w:szCs w:val="20"/>
              </w:rPr>
            </w:pPr>
            <w:r w:rsidDel="00000000" w:rsidR="00000000" w:rsidRPr="00000000">
              <w:rPr>
                <w:sz w:val="20"/>
                <w:szCs w:val="20"/>
                <w:rtl w:val="0"/>
              </w:rPr>
              <w:t xml:space="preserve">Performance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BB">
            <w:pPr>
              <w:rPr>
                <w:sz w:val="20"/>
                <w:szCs w:val="20"/>
              </w:rPr>
            </w:pPr>
            <w:r w:rsidDel="00000000" w:rsidR="00000000" w:rsidRPr="00000000">
              <w:rPr>
                <w:sz w:val="20"/>
                <w:szCs w:val="20"/>
                <w:rtl w:val="0"/>
              </w:rPr>
              <w:t xml:space="preserve">CSV bulk import: up to 500 rows must complete within 10 seconds.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BC">
            <w:pPr>
              <w:rPr>
                <w:sz w:val="20"/>
                <w:szCs w:val="20"/>
              </w:rPr>
            </w:pPr>
            <w:r w:rsidDel="00000000" w:rsidR="00000000" w:rsidRPr="00000000">
              <w:rPr>
                <w:sz w:val="20"/>
                <w:szCs w:val="20"/>
                <w:rtl w:val="0"/>
              </w:rPr>
              <w:t xml:space="preserve">Async processing with progress polling if &gt;100 rows. Stream CSV — do not load entire file into memory. Batch INSERT in groups of 50.</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BD">
            <w:pPr>
              <w:rPr>
                <w:sz w:val="20"/>
                <w:szCs w:val="20"/>
              </w:rPr>
            </w:pPr>
            <w:r w:rsidDel="00000000" w:rsidR="00000000" w:rsidRPr="00000000">
              <w:rPr>
                <w:sz w:val="20"/>
                <w:szCs w:val="20"/>
                <w:rtl w:val="0"/>
              </w:rPr>
              <w:t xml:space="preserve">Security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BE">
            <w:pPr>
              <w:rPr>
                <w:sz w:val="20"/>
                <w:szCs w:val="20"/>
              </w:rPr>
            </w:pPr>
            <w:r w:rsidDel="00000000" w:rsidR="00000000" w:rsidRPr="00000000">
              <w:rPr>
                <w:sz w:val="20"/>
                <w:szCs w:val="20"/>
                <w:rtl w:val="0"/>
              </w:rPr>
              <w:t xml:space="preserve">All endpoints must use HTTPS. No plaintext transmission of inventory or financial data.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BF">
            <w:pPr>
              <w:rPr>
                <w:sz w:val="20"/>
                <w:szCs w:val="20"/>
              </w:rPr>
            </w:pPr>
            <w:r w:rsidDel="00000000" w:rsidR="00000000" w:rsidRPr="00000000">
              <w:rPr>
                <w:sz w:val="20"/>
                <w:szCs w:val="20"/>
                <w:rtl w:val="0"/>
              </w:rPr>
              <w:t xml:space="preserve">TLS 1.2 minimum. HSTS header on all responses.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0">
            <w:pPr>
              <w:rPr>
                <w:sz w:val="20"/>
                <w:szCs w:val="20"/>
              </w:rPr>
            </w:pPr>
            <w:r w:rsidDel="00000000" w:rsidR="00000000" w:rsidRPr="00000000">
              <w:rPr>
                <w:sz w:val="20"/>
                <w:szCs w:val="20"/>
                <w:rtl w:val="0"/>
              </w:rPr>
              <w:t xml:space="preserve">Security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1">
            <w:pPr>
              <w:rPr>
                <w:sz w:val="20"/>
                <w:szCs w:val="20"/>
              </w:rPr>
            </w:pPr>
            <w:r w:rsidDel="00000000" w:rsidR="00000000" w:rsidRPr="00000000">
              <w:rPr>
                <w:sz w:val="20"/>
                <w:szCs w:val="20"/>
                <w:rtl w:val="0"/>
              </w:rPr>
              <w:t xml:space="preserve">DB credentials must not be hard-coded. Use environment variables or secrets manager.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2">
            <w:pPr>
              <w:rPr>
                <w:sz w:val="20"/>
                <w:szCs w:val="20"/>
              </w:rPr>
            </w:pPr>
            <w:r w:rsidDel="00000000" w:rsidR="00000000" w:rsidRPr="00000000">
              <w:rPr>
                <w:sz w:val="20"/>
                <w:szCs w:val="20"/>
                <w:rtl w:val="0"/>
              </w:rPr>
              <w:t xml:space="preserve">AWS Secrets Manager / Vault. Rotate credentials on schedule. DB account has minimal privileges per table.</w:t>
            </w:r>
          </w:p>
        </w:tc>
      </w:tr>
      <w:tr>
        <w:trPr>
          <w:cantSplit w:val="0"/>
          <w:trHeight w:val="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3">
            <w:pPr>
              <w:rPr>
                <w:sz w:val="20"/>
                <w:szCs w:val="20"/>
              </w:rPr>
            </w:pPr>
            <w:r w:rsidDel="00000000" w:rsidR="00000000" w:rsidRPr="00000000">
              <w:rPr>
                <w:sz w:val="20"/>
                <w:szCs w:val="20"/>
                <w:rtl w:val="0"/>
              </w:rPr>
              <w:t xml:space="preserve">Security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4">
            <w:pPr>
              <w:rPr>
                <w:sz w:val="20"/>
                <w:szCs w:val="20"/>
              </w:rPr>
            </w:pPr>
            <w:r w:rsidDel="00000000" w:rsidR="00000000" w:rsidRPr="00000000">
              <w:rPr>
                <w:sz w:val="20"/>
                <w:szCs w:val="20"/>
                <w:rtl w:val="0"/>
              </w:rPr>
              <w:t xml:space="preserve">Prevent SQL injection. All DB queries must use parameterised statements.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5">
            <w:pPr>
              <w:rPr>
                <w:sz w:val="20"/>
                <w:szCs w:val="20"/>
              </w:rPr>
            </w:pPr>
            <w:r w:rsidDel="00000000" w:rsidR="00000000" w:rsidRPr="00000000">
              <w:rPr>
                <w:sz w:val="20"/>
                <w:szCs w:val="20"/>
                <w:rtl w:val="0"/>
              </w:rPr>
              <w:t xml:space="preserve">Use ORM (Sequelize / Prisma) or prepared statements. No string concatenation in queries.</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6">
            <w:pPr>
              <w:rPr>
                <w:sz w:val="20"/>
                <w:szCs w:val="20"/>
              </w:rPr>
            </w:pPr>
            <w:r w:rsidDel="00000000" w:rsidR="00000000" w:rsidRPr="00000000">
              <w:rPr>
                <w:sz w:val="20"/>
                <w:szCs w:val="20"/>
                <w:rtl w:val="0"/>
              </w:rPr>
              <w:t xml:space="preserve">Auditability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7">
            <w:pPr>
              <w:rPr>
                <w:sz w:val="20"/>
                <w:szCs w:val="20"/>
              </w:rPr>
            </w:pPr>
            <w:r w:rsidDel="00000000" w:rsidR="00000000" w:rsidRPr="00000000">
              <w:rPr>
                <w:sz w:val="20"/>
                <w:szCs w:val="20"/>
                <w:rtl w:val="0"/>
              </w:rPr>
              <w:t xml:space="preserve">All inventory status changes must be logged in inventory_events within the same DB transaction.</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8">
            <w:pPr>
              <w:rPr>
                <w:sz w:val="20"/>
                <w:szCs w:val="20"/>
              </w:rPr>
            </w:pPr>
            <w:r w:rsidDel="00000000" w:rsidR="00000000" w:rsidRPr="00000000">
              <w:rPr>
                <w:sz w:val="20"/>
                <w:szCs w:val="20"/>
                <w:rtl w:val="0"/>
              </w:rPr>
              <w:t xml:space="preserve">Log INSERT is part of the transaction — if transaction rolls back, the log rolls back too, preventing phantom audit records.</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9">
            <w:pPr>
              <w:rPr>
                <w:sz w:val="20"/>
                <w:szCs w:val="20"/>
              </w:rPr>
            </w:pPr>
            <w:r w:rsidDel="00000000" w:rsidR="00000000" w:rsidRPr="00000000">
              <w:rPr>
                <w:sz w:val="20"/>
                <w:szCs w:val="20"/>
                <w:rtl w:val="0"/>
              </w:rPr>
              <w:t xml:space="preserve">Auditability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A">
            <w:pPr>
              <w:rPr>
                <w:sz w:val="20"/>
                <w:szCs w:val="20"/>
              </w:rPr>
            </w:pPr>
            <w:r w:rsidDel="00000000" w:rsidR="00000000" w:rsidRPr="00000000">
              <w:rPr>
                <w:sz w:val="20"/>
                <w:szCs w:val="20"/>
                <w:rtl w:val="0"/>
              </w:rPr>
              <w:t xml:space="preserve">Security events (403s, failed auth) must be logged in security_audit_log asynchronously.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B">
            <w:pPr>
              <w:rPr>
                <w:sz w:val="20"/>
                <w:szCs w:val="20"/>
              </w:rPr>
            </w:pPr>
            <w:r w:rsidDel="00000000" w:rsidR="00000000" w:rsidRPr="00000000">
              <w:rPr>
                <w:sz w:val="20"/>
                <w:szCs w:val="20"/>
                <w:rtl w:val="0"/>
              </w:rPr>
              <w:t xml:space="preserve">Write to security_audit_log after sending response (async, non-blocking). Do not let logging failure block the response.</w:t>
            </w:r>
          </w:p>
        </w:tc>
      </w:tr>
      <w:tr>
        <w:trPr>
          <w:cantSplit w:val="0"/>
          <w:trHeight w:val="1080"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C">
            <w:pPr>
              <w:rPr>
                <w:sz w:val="20"/>
                <w:szCs w:val="20"/>
              </w:rPr>
            </w:pPr>
            <w:r w:rsidDel="00000000" w:rsidR="00000000" w:rsidRPr="00000000">
              <w:rPr>
                <w:sz w:val="20"/>
                <w:szCs w:val="20"/>
                <w:rtl w:val="0"/>
              </w:rPr>
              <w:t xml:space="preserve">Resilience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D">
            <w:pPr>
              <w:rPr>
                <w:sz w:val="20"/>
                <w:szCs w:val="20"/>
              </w:rPr>
            </w:pPr>
            <w:r w:rsidDel="00000000" w:rsidR="00000000" w:rsidRPr="00000000">
              <w:rPr>
                <w:sz w:val="20"/>
                <w:szCs w:val="20"/>
                <w:rtl w:val="0"/>
              </w:rPr>
              <w:t xml:space="preserve">CSV upload failures must not leave partial state. Either all valid rows import or admin is clearly shown what failed.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E">
            <w:pPr>
              <w:rPr>
                <w:sz w:val="20"/>
                <w:szCs w:val="20"/>
              </w:rPr>
            </w:pPr>
            <w:r w:rsidDel="00000000" w:rsidR="00000000" w:rsidRPr="00000000">
              <w:rPr>
                <w:sz w:val="20"/>
                <w:szCs w:val="20"/>
                <w:rtl w:val="0"/>
              </w:rPr>
              <w:t xml:space="preserve">Use DB transaction per batch of 50 rows. On batch failure: rollback batch, continue with next batch, report errors.</w:t>
            </w:r>
          </w:p>
        </w:tc>
      </w:tr>
      <w:tr>
        <w:trPr>
          <w:cantSplit w:val="0"/>
          <w:trHeight w:val="130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CF">
            <w:pPr>
              <w:rPr>
                <w:sz w:val="20"/>
                <w:szCs w:val="20"/>
              </w:rPr>
            </w:pPr>
            <w:r w:rsidDel="00000000" w:rsidR="00000000" w:rsidRPr="00000000">
              <w:rPr>
                <w:sz w:val="20"/>
                <w:szCs w:val="20"/>
                <w:rtl w:val="0"/>
              </w:rPr>
              <w:t xml:space="preserve">Observability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D0">
            <w:pPr>
              <w:rPr>
                <w:sz w:val="20"/>
                <w:szCs w:val="20"/>
              </w:rPr>
            </w:pPr>
            <w:r w:rsidDel="00000000" w:rsidR="00000000" w:rsidRPr="00000000">
              <w:rPr>
                <w:sz w:val="20"/>
                <w:szCs w:val="20"/>
                <w:rtl w:val="0"/>
              </w:rPr>
              <w:t xml:space="preserve">Track: API error rates, CSV import success/failure ratio, inventory reservation conflict rate (409s).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19D1">
            <w:pPr>
              <w:rPr>
                <w:sz w:val="20"/>
                <w:szCs w:val="20"/>
              </w:rPr>
            </w:pPr>
            <w:r w:rsidDel="00000000" w:rsidR="00000000" w:rsidRPr="00000000">
              <w:rPr>
                <w:sz w:val="20"/>
                <w:szCs w:val="20"/>
                <w:rtl w:val="0"/>
              </w:rPr>
              <w:t xml:space="preserve">Prometheus metrics or equivalent. Alert if 409 rate on reserve-inventory exceeds 5% over 5 minutes (indicates inventory shortage).</w:t>
            </w:r>
          </w:p>
        </w:tc>
      </w:tr>
    </w:tbl>
    <w:p w:rsidR="00000000" w:rsidDel="00000000" w:rsidP="00000000" w:rsidRDefault="00000000" w:rsidRPr="00000000" w14:paraId="000019D2">
      <w:pPr>
        <w:rPr>
          <w:b w:val="1"/>
          <w:bCs w:val="1"/>
          <w:color w:val="003366"/>
          <w:sz w:val="38"/>
          <w:szCs w:val="38"/>
        </w:rPr>
      </w:pPr>
      <w:r w:rsidDel="00000000" w:rsidR="00000000" w:rsidRPr="00000000">
        <w:rPr>
          <w:rtl w:val="0"/>
        </w:rPr>
      </w:r>
    </w:p>
    <w:p w:rsidR="00000000" w:rsidDel="00000000" w:rsidP="00000000" w:rsidRDefault="00000000" w:rsidRPr="00000000" w14:paraId="000019D3">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9D4">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9D5">
      <w:pPr>
        <w:spacing w:after="60" w:before="60" w:lineRule="auto"/>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9D6">
      <w:pPr>
        <w:spacing w:after="60" w:before="60" w:lineRule="auto"/>
        <w:rPr>
          <w:sz w:val="20"/>
          <w:szCs w:val="20"/>
          <w:highlight w:val="white"/>
        </w:rPr>
      </w:pPr>
      <w:r w:rsidDel="00000000" w:rsidR="00000000" w:rsidRPr="00000000">
        <w:rPr>
          <w:rtl w:val="0"/>
        </w:rPr>
      </w:r>
    </w:p>
    <w:p w:rsidR="00000000" w:rsidDel="00000000" w:rsidP="00000000" w:rsidRDefault="00000000" w:rsidRPr="00000000" w14:paraId="000019D7">
      <w:pPr>
        <w:spacing w:after="60" w:before="60" w:lineRule="auto"/>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9D8">
      <w:pPr>
        <w:rPr>
          <w:b w:val="1"/>
          <w:bCs w:val="1"/>
          <w:color w:val="003366"/>
          <w:sz w:val="38"/>
          <w:szCs w:val="38"/>
          <w:highlight w:val="white"/>
        </w:rPr>
      </w:pPr>
      <w:r w:rsidDel="00000000" w:rsidR="00000000" w:rsidRPr="00000000">
        <w:rPr>
          <w:rtl w:val="0"/>
        </w:rPr>
      </w:r>
    </w:p>
    <w:p w:rsidR="00000000" w:rsidDel="00000000" w:rsidP="00000000" w:rsidRDefault="00000000" w:rsidRPr="00000000" w14:paraId="000019D9">
      <w:pPr>
        <w:rPr>
          <w:b w:val="1"/>
          <w:bCs w:val="1"/>
          <w:color w:val="ffffff"/>
          <w:sz w:val="34"/>
          <w:szCs w:val="34"/>
          <w:shd w:fill="134f5c" w:val="clear"/>
        </w:rPr>
      </w:pPr>
      <w:r w:rsidDel="00000000" w:rsidR="00000000" w:rsidRPr="00000000">
        <w:rPr>
          <w:rtl w:val="0"/>
        </w:rPr>
      </w:r>
    </w:p>
    <w:p w:rsidR="00000000" w:rsidDel="00000000" w:rsidP="00000000" w:rsidRDefault="00000000" w:rsidRPr="00000000" w14:paraId="000019DA">
      <w:pPr>
        <w:rPr>
          <w:b w:val="1"/>
          <w:bCs w:val="1"/>
          <w:color w:val="ffffff"/>
          <w:sz w:val="34"/>
          <w:szCs w:val="34"/>
          <w:shd w:fill="134f5c" w:val="clear"/>
        </w:rPr>
      </w:pPr>
      <w:r w:rsidDel="00000000" w:rsidR="00000000" w:rsidRPr="00000000">
        <w:rPr>
          <w:rtl w:val="0"/>
        </w:rPr>
      </w:r>
    </w:p>
    <w:p w:rsidR="00000000" w:rsidDel="00000000" w:rsidP="00000000" w:rsidRDefault="00000000" w:rsidRPr="00000000" w14:paraId="00001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66"/>
          <w:sz w:val="38"/>
          <w:szCs w:val="38"/>
          <w:highlight w:val="white"/>
        </w:rPr>
      </w:pPr>
      <w:r w:rsidDel="00000000" w:rsidR="00000000" w:rsidRPr="00000000">
        <w:rPr>
          <w:rtl w:val="0"/>
        </w:rPr>
      </w:r>
    </w:p>
    <w:sectPr>
      <w:headerReference r:id="rId44" w:type="default"/>
      <w:footerReference r:id="rId45" w:type="default"/>
      <w:pgSz w:h="15840" w:w="12240" w:orient="portrait"/>
      <w:pgMar w:bottom="1440" w:top="1440" w:left="1440" w:right="1440" w:header="720" w:footer="720"/>
      <w:pgNumType w:start="1"/>
      <w:sectPrChange w:author="Rushikesh Kasav" w:id="0" w:date="2026-03-31T17:39:15Z">
        <w:sectPr w:rsidR="000000" w:rsidDel="000000" w:rsidRPr="000000" w:rsidSect="000000">
          <w:pgMar w:bottom="1440" w:top="1440" w:left="1440" w:right="1440" w:header="720" w:footer="720"/>
          <w:pgNumType w:start="1"/>
          <w:pgSz w:h="15840" w:w="12240"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tik agarwal" w:id="1" w:date="2026-03-05T18:03:27Z">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ushikesh Kasav" w:id="4" w:date="2026-03-31T17:39:15Z"/>
          <w:rFonts w:ascii="Arial" w:cs="Arial" w:eastAsia="Arial" w:hAnsi="Arial"/>
          <w:b w:val="0"/>
          <w:bCs w:val="0"/>
          <w:i w:val="0"/>
          <w:iCs w:val="0"/>
          <w:smallCaps w:val="0"/>
          <w:strike w:val="0"/>
          <w:color w:val="000000"/>
          <w:sz w:val="22"/>
          <w:szCs w:val="22"/>
          <w:u w:val="none"/>
          <w:shd w:fill="auto" w:val="clear"/>
          <w:vertAlign w:val="baseline"/>
        </w:rPr>
      </w:pPr>
      <w:ins w:author="Rushikesh Kasav" w:id="4" w:date="2026-03-31T17:39:1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6th Mar - start</w:t>
        </w:r>
      </w:ins>
    </w:p>
  </w:comment>
  <w:comment w:author="Kartik agarwal" w:id="0" w:date="2026-03-05T16:44:34Z">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ushikesh Kasav" w:id="4" w:date="2026-03-31T17:39:15Z"/>
          <w:rFonts w:ascii="Arial" w:cs="Arial" w:eastAsia="Arial" w:hAnsi="Arial"/>
          <w:b w:val="0"/>
          <w:bCs w:val="0"/>
          <w:i w:val="0"/>
          <w:iCs w:val="0"/>
          <w:smallCaps w:val="0"/>
          <w:strike w:val="0"/>
          <w:color w:val="000000"/>
          <w:sz w:val="22"/>
          <w:szCs w:val="22"/>
          <w:u w:val="none"/>
          <w:shd w:fill="auto" w:val="clear"/>
          <w:vertAlign w:val="baseline"/>
        </w:rPr>
      </w:pPr>
      <w:ins w:author="Rushikesh Kasav" w:id="4" w:date="2026-03-31T17:39:1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w:t>
        </w:r>
      </w:ins>
    </w:p>
  </w:comment>
  <w:comment w:author="Kartik agarwal" w:id="2" w:date="2026-03-09T08:34:27Z">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ushikesh Kasav" w:id="4" w:date="2026-03-31T17:39:15Z"/>
          <w:rFonts w:ascii="Arial" w:cs="Arial" w:eastAsia="Arial" w:hAnsi="Arial"/>
          <w:b w:val="0"/>
          <w:bCs w:val="0"/>
          <w:i w:val="0"/>
          <w:iCs w:val="0"/>
          <w:smallCaps w:val="0"/>
          <w:strike w:val="0"/>
          <w:color w:val="000000"/>
          <w:sz w:val="22"/>
          <w:szCs w:val="22"/>
          <w:u w:val="none"/>
          <w:shd w:fill="auto" w:val="clear"/>
          <w:vertAlign w:val="baseline"/>
        </w:rPr>
      </w:pPr>
      <w:ins w:author="Rushikesh Kasav" w:id="4" w:date="2026-03-31T17:39:1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@kurubapushpalatha688@gmail.com @rushikeshkasav1@gmail.com : Completed till here, coupon engine is ready. working on the next part.</w:t>
        </w:r>
      </w:ins>
    </w:p>
  </w:comment>
  <w:comment w:author="Kartik agarwal" w:id="4" w:date="2026-04-13T12:44:55Z">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ushikesh Kasav" w:id="4" w:date="2026-03-31T17:39:15Z"/>
          <w:rFonts w:ascii="Arial" w:cs="Arial" w:eastAsia="Arial" w:hAnsi="Arial"/>
          <w:b w:val="0"/>
          <w:bCs w:val="0"/>
          <w:i w:val="0"/>
          <w:iCs w:val="0"/>
          <w:smallCaps w:val="0"/>
          <w:strike w:val="0"/>
          <w:color w:val="000000"/>
          <w:sz w:val="22"/>
          <w:szCs w:val="22"/>
          <w:u w:val="none"/>
          <w:shd w:fill="auto" w:val="clear"/>
          <w:vertAlign w:val="baseline"/>
        </w:rPr>
      </w:pPr>
      <w:ins w:author="Rushikesh Kasav" w:id="4" w:date="2026-03-31T17:39:1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@rushikeshkasav1@gmail.com @adityatile.dev@gmail.com Coborrower KYC and supporting document details are available for both Admin and Dealer</w:t>
        </w:r>
      </w:ins>
    </w:p>
  </w:comment>
  <w:comment w:author="Kartik agarwal" w:id="3" w:date="2026-04-08T06:25:13Z">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ushikesh Kasav" w:id="4" w:date="2026-03-31T17:39:15Z"/>
          <w:rFonts w:ascii="Arial" w:cs="Arial" w:eastAsia="Arial" w:hAnsi="Arial"/>
          <w:b w:val="0"/>
          <w:bCs w:val="0"/>
          <w:i w:val="0"/>
          <w:iCs w:val="0"/>
          <w:smallCaps w:val="0"/>
          <w:strike w:val="0"/>
          <w:color w:val="000000"/>
          <w:sz w:val="22"/>
          <w:szCs w:val="22"/>
          <w:u w:val="none"/>
          <w:shd w:fill="auto" w:val="clear"/>
          <w:vertAlign w:val="baseline"/>
        </w:rPr>
      </w:pPr>
      <w:ins w:author="Rushikesh Kasav" w:id="4" w:date="2026-03-31T17:39:1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@rushikeshkasav1@gmail.com New Addition</w:t>
        </w:r>
      </w:ins>
    </w:p>
  </w:comment>
  <w:comment w:author="Kartik agarwal" w:id="5" w:date="2026-04-14T16:55:14Z">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ushikesh Kasav" w:id="4" w:date="2026-03-31T17:39:15Z"/>
          <w:rFonts w:ascii="Arial" w:cs="Arial" w:eastAsia="Arial" w:hAnsi="Arial"/>
          <w:b w:val="0"/>
          <w:bCs w:val="0"/>
          <w:i w:val="0"/>
          <w:iCs w:val="0"/>
          <w:smallCaps w:val="0"/>
          <w:strike w:val="0"/>
          <w:color w:val="000000"/>
          <w:sz w:val="22"/>
          <w:szCs w:val="22"/>
          <w:u w:val="none"/>
          <w:shd w:fill="auto" w:val="clear"/>
          <w:vertAlign w:val="baseline"/>
        </w:rPr>
      </w:pPr>
      <w:ins w:author="Rushikesh Kasav" w:id="4" w:date="2026-03-31T17:39:1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@adityatile.dev@gmail.com @rushikeshkasav1@gmail.com : All steps lead to conversion closed in BRD (For Admin and Dealer)</w:t>
        </w:r>
      </w:ins>
    </w:p>
  </w:comment>
  <w:comment w:author="Kartik agarwal" w:id="6" w:date="2026-04-15T15:07:09Z">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Rushikesh Kasav" w:id="4" w:date="2026-03-31T17:39:15Z"/>
          <w:rFonts w:ascii="Arial" w:cs="Arial" w:eastAsia="Arial" w:hAnsi="Arial"/>
          <w:b w:val="0"/>
          <w:bCs w:val="0"/>
          <w:i w:val="0"/>
          <w:iCs w:val="0"/>
          <w:smallCaps w:val="0"/>
          <w:strike w:val="0"/>
          <w:color w:val="000000"/>
          <w:sz w:val="22"/>
          <w:szCs w:val="22"/>
          <w:u w:val="none"/>
          <w:shd w:fill="auto" w:val="clear"/>
          <w:vertAlign w:val="baseline"/>
        </w:rPr>
      </w:pPr>
      <w:ins w:author="Rushikesh Kasav" w:id="4" w:date="2026-03-31T17:39:1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@rushikeshkasav1@gmail.com @adityatile.dev@gmail.com Inventory Management Workflows</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DD">
    <w:pPr>
      <w:spacing w:line="240" w:lineRule="auto"/>
      <w:rPr>
        <w:ins w:author="Rushikesh Kasav" w:id="4" w:date="2026-03-31T17:39:15Z"/>
        <w:rPrChange w:author="Rushikesh Kasav" w:id="0" w:date="2026-03-31T17:39:15Z">
          <w:rPr/>
        </w:rPrChange>
      </w:rPr>
    </w:pPr>
    <w:ins w:author="Rushikesh Kasav" w:id="4" w:date="2026-03-31T17:39:15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3"/>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5"/>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decentro.tech/docs/bytes-credit-bureau" TargetMode="External"/><Relationship Id="rId20" Type="http://schemas.openxmlformats.org/officeDocument/2006/relationships/hyperlink" Target="https://docs.decentro.tech/reference/kyc_api-digilocker-initiate-session" TargetMode="External"/><Relationship Id="rId42" Type="http://schemas.openxmlformats.org/officeDocument/2006/relationships/hyperlink" Target="https://docs.decentro.tech/reference/rc-to-chasis" TargetMode="External"/><Relationship Id="rId41" Type="http://schemas.openxmlformats.org/officeDocument/2006/relationships/hyperlink" Target="https://docs.decentro.tech/reference/financial_api-customer-data-pull" TargetMode="External"/><Relationship Id="rId22" Type="http://schemas.openxmlformats.org/officeDocument/2006/relationships/hyperlink" Target="https://docs.decentro.tech/reference/kyc-and-onboarding-api-reference-farsight-data-forensics-match-engine" TargetMode="External"/><Relationship Id="rId44" Type="http://schemas.openxmlformats.org/officeDocument/2006/relationships/header" Target="header1.xml"/><Relationship Id="rId21" Type="http://schemas.openxmlformats.org/officeDocument/2006/relationships/hyperlink" Target="https://docs.decentro.tech/reference/kyc-and-onboarding-api-reference-farsight-data-forensics-match-engine" TargetMode="External"/><Relationship Id="rId43" Type="http://schemas.openxmlformats.org/officeDocument/2006/relationships/hyperlink" Target="https://docs.decentro.tech/reference/kyc-and-onboarding-api-reference-farsight-document-forensics-document-extraction" TargetMode="External"/><Relationship Id="rId24" Type="http://schemas.openxmlformats.org/officeDocument/2006/relationships/hyperlink" Target="https://docs.decentro.tech/reference/kyc-and-onboarding-api-reference-farsight-data-forensics-match-engine" TargetMode="External"/><Relationship Id="rId23" Type="http://schemas.openxmlformats.org/officeDocument/2006/relationships/hyperlink" Target="https://docs.decentro.tech/reference/kyc-and-onboarding-api-reference-farsight-data-forensics-match-engine"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26" Type="http://schemas.openxmlformats.org/officeDocument/2006/relationships/hyperlink" Target="https://docs.decentro.tech/reference/kyc-and-onboarding-api-reference-farsight-data-forensics-match-engine" TargetMode="External"/><Relationship Id="rId25" Type="http://schemas.openxmlformats.org/officeDocument/2006/relationships/hyperlink" Target="https://docs.decentro.tech/reference/kyc-and-onboarding-api-reference-farsight-data-forensics-match-engine" TargetMode="External"/><Relationship Id="rId28" Type="http://schemas.openxmlformats.org/officeDocument/2006/relationships/hyperlink" Target="https://docs.decentro.tech/docs/kyc-and-onboarding-identities-verification-services-customer-verification" TargetMode="External"/><Relationship Id="rId27" Type="http://schemas.openxmlformats.org/officeDocument/2006/relationships/hyperlink" Target="https://docs.decentro.tech/reference/kyc-and-onboarding-api-reference-farsight-face-forensics-face-match-v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decentro.tech/reference/kyc-and-onboarding-api-reference-farsight-document-forensics-document-extraction" TargetMode="External"/><Relationship Id="rId7" Type="http://schemas.openxmlformats.org/officeDocument/2006/relationships/image" Target="media/image2.png"/><Relationship Id="rId8" Type="http://schemas.openxmlformats.org/officeDocument/2006/relationships/hyperlink" Target="https://docs.decentro.tech/reference/kyc-and-onboarding-api-reference-farsight-document-forensics-document-extraction" TargetMode="External"/><Relationship Id="rId31" Type="http://schemas.openxmlformats.org/officeDocument/2006/relationships/hyperlink" Target="https://docs.decentro.tech/reference/kyc-and-onboarding-api-reference-farsight-data-forensics-match-engine" TargetMode="External"/><Relationship Id="rId30" Type="http://schemas.openxmlformats.org/officeDocument/2006/relationships/hyperlink" Target="https://docs.decentro.tech/reference/kyc-and-onboarding-api-reference-farsight-data-forensics-match-engine" TargetMode="External"/><Relationship Id="rId11" Type="http://schemas.openxmlformats.org/officeDocument/2006/relationships/hyperlink" Target="https://www.dpdpa.com/templates/consentformfordataprocessingtemplate.html" TargetMode="External"/><Relationship Id="rId33" Type="http://schemas.openxmlformats.org/officeDocument/2006/relationships/hyperlink" Target="https://docs.decentro.tech/reference/kyc-and-onboarding-api-reference-farsight-data-forensics-match-engine" TargetMode="External"/><Relationship Id="rId10" Type="http://schemas.openxmlformats.org/officeDocument/2006/relationships/image" Target="media/image5.png"/><Relationship Id="rId32" Type="http://schemas.openxmlformats.org/officeDocument/2006/relationships/hyperlink" Target="https://docs.decentro.tech/reference/kyc-and-onboarding-api-reference-farsight-data-forensics-match-engine" TargetMode="External"/><Relationship Id="rId13" Type="http://schemas.openxmlformats.org/officeDocument/2006/relationships/image" Target="media/image1.png"/><Relationship Id="rId35" Type="http://schemas.openxmlformats.org/officeDocument/2006/relationships/hyperlink" Target="https://docs.decentro.tech/reference/kyc-and-onboarding-api-reference-farsight-data-forensics-match-engine" TargetMode="External"/><Relationship Id="rId12" Type="http://schemas.openxmlformats.org/officeDocument/2006/relationships/hyperlink" Target="https://www.dpdpa.com/templates/consentformfordataprocessingtemplate.html" TargetMode="External"/><Relationship Id="rId34" Type="http://schemas.openxmlformats.org/officeDocument/2006/relationships/hyperlink" Target="https://docs.decentro.tech/reference/kyc-and-onboarding-api-reference-farsight-data-forensics-match-engine" TargetMode="External"/><Relationship Id="rId15" Type="http://schemas.openxmlformats.org/officeDocument/2006/relationships/hyperlink" Target="http://lead.dealer.name" TargetMode="External"/><Relationship Id="rId37" Type="http://schemas.openxmlformats.org/officeDocument/2006/relationships/hyperlink" Target="https://docs.decentro.tech/reference/kyc-and-onboarding-api-reference-farsight-data-forensics-match-engine" TargetMode="External"/><Relationship Id="rId14" Type="http://schemas.openxmlformats.org/officeDocument/2006/relationships/image" Target="media/image3.png"/><Relationship Id="rId36" Type="http://schemas.openxmlformats.org/officeDocument/2006/relationships/hyperlink" Target="https://docs.decentro.tech/reference/kyc-and-onboarding-api-reference-farsight-data-forensics-match-engine" TargetMode="External"/><Relationship Id="rId17" Type="http://schemas.openxmlformats.org/officeDocument/2006/relationships/hyperlink" Target="https://docs.decentro.tech/reference/kyc_api-digilocker-get-e-aadhaar" TargetMode="External"/><Relationship Id="rId39" Type="http://schemas.openxmlformats.org/officeDocument/2006/relationships/hyperlink" Target="https://docs.decentro.tech/reference/kyc-and-onboarding-api-reference-farsight-document-forensics-document-extraction" TargetMode="External"/><Relationship Id="rId16" Type="http://schemas.openxmlformats.org/officeDocument/2006/relationships/hyperlink" Target="https://docs.decentro.tech/reference/kyc-and-onboarding-api-reference-farsight-document-forensics-document-extraction" TargetMode="External"/><Relationship Id="rId38" Type="http://schemas.openxmlformats.org/officeDocument/2006/relationships/hyperlink" Target="https://docs.decentro.tech/reference/validate-bank-account-v3" TargetMode="External"/><Relationship Id="rId19" Type="http://schemas.openxmlformats.org/officeDocument/2006/relationships/hyperlink" Target="https://docs.decentro.tech/reference/kyc-and-onboarding-api-reference-farsight-document-forensics-document-extraction" TargetMode="External"/><Relationship Id="rId18" Type="http://schemas.openxmlformats.org/officeDocument/2006/relationships/hyperlink" Target="https://docs.decentro.tech/docs/kyc-and-onboarding-identities-digilocker-serv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